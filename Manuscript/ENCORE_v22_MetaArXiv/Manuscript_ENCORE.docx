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7B650" w14:textId="50E6A891" w:rsidR="001224A3" w:rsidRPr="00115EC4" w:rsidRDefault="00FB7E90" w:rsidP="00115EC4">
      <w:pPr>
        <w:rPr>
          <w:rFonts w:asciiTheme="minorHAnsi" w:eastAsia="Times New Roman" w:hAnsiTheme="minorHAnsi" w:cstheme="minorHAnsi"/>
          <w:b/>
          <w:sz w:val="28"/>
          <w:szCs w:val="28"/>
        </w:rPr>
      </w:pPr>
      <w:bookmarkStart w:id="0" w:name="_Hlk108900785"/>
      <w:r>
        <w:rPr>
          <w:rFonts w:asciiTheme="minorHAnsi" w:eastAsia="Times New Roman" w:hAnsiTheme="minorHAnsi" w:cstheme="minorHAnsi"/>
          <w:b/>
          <w:sz w:val="28"/>
          <w:szCs w:val="28"/>
        </w:rPr>
        <w:t xml:space="preserve">ENCORE. </w:t>
      </w:r>
      <w:r w:rsidR="00CC7F8B">
        <w:rPr>
          <w:rFonts w:asciiTheme="minorHAnsi" w:eastAsia="Times New Roman" w:hAnsiTheme="minorHAnsi" w:cstheme="minorHAnsi"/>
          <w:b/>
          <w:sz w:val="28"/>
          <w:szCs w:val="28"/>
        </w:rPr>
        <w:t xml:space="preserve">A practical implementation to improve </w:t>
      </w:r>
      <w:r w:rsidR="001224A3" w:rsidRPr="00115EC4">
        <w:rPr>
          <w:rFonts w:asciiTheme="minorHAnsi" w:eastAsia="Times New Roman" w:hAnsiTheme="minorHAnsi" w:cstheme="minorHAnsi"/>
          <w:b/>
          <w:sz w:val="28"/>
          <w:szCs w:val="28"/>
        </w:rPr>
        <w:t>reproducibility</w:t>
      </w:r>
      <w:r>
        <w:rPr>
          <w:rFonts w:asciiTheme="minorHAnsi" w:eastAsia="Times New Roman" w:hAnsiTheme="minorHAnsi" w:cstheme="minorHAnsi"/>
          <w:b/>
          <w:sz w:val="28"/>
          <w:szCs w:val="28"/>
        </w:rPr>
        <w:t xml:space="preserve"> and transparency</w:t>
      </w:r>
      <w:r w:rsidR="001224A3" w:rsidRPr="00115EC4">
        <w:rPr>
          <w:rFonts w:asciiTheme="minorHAnsi" w:eastAsia="Times New Roman" w:hAnsiTheme="minorHAnsi" w:cstheme="minorHAnsi"/>
          <w:b/>
          <w:sz w:val="28"/>
          <w:szCs w:val="28"/>
        </w:rPr>
        <w:t xml:space="preserve"> </w:t>
      </w:r>
      <w:r w:rsidR="00CC7F8B">
        <w:rPr>
          <w:rFonts w:asciiTheme="minorHAnsi" w:eastAsia="Times New Roman" w:hAnsiTheme="minorHAnsi" w:cstheme="minorHAnsi"/>
          <w:b/>
          <w:sz w:val="28"/>
          <w:szCs w:val="28"/>
        </w:rPr>
        <w:t>of</w:t>
      </w:r>
      <w:r w:rsidR="001224A3" w:rsidRPr="00115EC4">
        <w:rPr>
          <w:rFonts w:asciiTheme="minorHAnsi" w:eastAsia="Times New Roman" w:hAnsiTheme="minorHAnsi" w:cstheme="minorHAnsi"/>
          <w:b/>
          <w:sz w:val="28"/>
          <w:szCs w:val="28"/>
        </w:rPr>
        <w:t xml:space="preserve"> computational </w:t>
      </w:r>
      <w:proofErr w:type="gramStart"/>
      <w:r w:rsidR="001224A3" w:rsidRPr="00115EC4">
        <w:rPr>
          <w:rFonts w:asciiTheme="minorHAnsi" w:eastAsia="Times New Roman" w:hAnsiTheme="minorHAnsi" w:cstheme="minorHAnsi"/>
          <w:b/>
          <w:sz w:val="28"/>
          <w:szCs w:val="28"/>
        </w:rPr>
        <w:t>research</w:t>
      </w:r>
      <w:proofErr w:type="gramEnd"/>
    </w:p>
    <w:p w14:paraId="12ACFFF9" w14:textId="77777777" w:rsidR="001224A3" w:rsidRPr="00115EC4" w:rsidRDefault="001224A3" w:rsidP="00115EC4">
      <w:pPr>
        <w:pStyle w:val="BodyA"/>
        <w:rPr>
          <w:rFonts w:asciiTheme="minorHAnsi" w:hAnsiTheme="minorHAnsi" w:cstheme="minorHAnsi"/>
        </w:rPr>
      </w:pPr>
      <w:bookmarkStart w:id="1" w:name="_Hlk102672487"/>
      <w:bookmarkEnd w:id="0"/>
    </w:p>
    <w:p w14:paraId="2769EAA3" w14:textId="6A683DA0" w:rsidR="001224A3" w:rsidRPr="00FB7E90" w:rsidRDefault="001224A3" w:rsidP="00115EC4">
      <w:pPr>
        <w:pStyle w:val="BodyA"/>
        <w:rPr>
          <w:rFonts w:asciiTheme="minorHAnsi" w:eastAsia="Times New Roman" w:hAnsiTheme="minorHAnsi" w:cstheme="minorHAnsi"/>
        </w:rPr>
      </w:pPr>
      <w:r w:rsidRPr="00FB7E90">
        <w:rPr>
          <w:rFonts w:asciiTheme="minorHAnsi" w:hAnsiTheme="minorHAnsi" w:cstheme="minorHAnsi"/>
        </w:rPr>
        <w:t>Antoine H.C. van Kampen</w:t>
      </w:r>
      <w:r w:rsidRPr="00FB7E90">
        <w:rPr>
          <w:rFonts w:asciiTheme="minorHAnsi" w:hAnsiTheme="minorHAnsi" w:cstheme="minorHAnsi"/>
          <w:vertAlign w:val="superscript"/>
        </w:rPr>
        <w:t>1,2*</w:t>
      </w:r>
      <w:r w:rsidR="00FB7E90">
        <w:rPr>
          <w:rFonts w:asciiTheme="minorHAnsi" w:hAnsiTheme="minorHAnsi" w:cstheme="minorHAnsi"/>
          <w:vertAlign w:val="superscript"/>
        </w:rPr>
        <w:t>#</w:t>
      </w:r>
      <w:r w:rsidRPr="00FB7E90">
        <w:rPr>
          <w:rFonts w:asciiTheme="minorHAnsi" w:hAnsiTheme="minorHAnsi" w:cstheme="minorHAnsi"/>
        </w:rPr>
        <w:t xml:space="preserve">, </w:t>
      </w:r>
      <w:r w:rsidR="00FB7E90" w:rsidRPr="00FB7E90">
        <w:rPr>
          <w:rFonts w:asciiTheme="minorHAnsi" w:hAnsiTheme="minorHAnsi" w:cstheme="minorHAnsi"/>
        </w:rPr>
        <w:t>Utkarsh Mahamune</w:t>
      </w:r>
      <w:r w:rsidR="00FB7E90" w:rsidRPr="00FB7E90">
        <w:rPr>
          <w:rFonts w:asciiTheme="minorHAnsi" w:hAnsiTheme="minorHAnsi" w:cstheme="minorHAnsi"/>
          <w:vertAlign w:val="superscript"/>
        </w:rPr>
        <w:t>1#</w:t>
      </w:r>
      <w:r w:rsidR="00FB7E90" w:rsidRPr="00FB7E90">
        <w:rPr>
          <w:rFonts w:asciiTheme="minorHAnsi" w:hAnsiTheme="minorHAnsi" w:cstheme="minorHAnsi"/>
        </w:rPr>
        <w:t xml:space="preserve">, </w:t>
      </w:r>
      <w:r w:rsidRPr="00FB7E90">
        <w:rPr>
          <w:rFonts w:asciiTheme="minorHAnsi" w:hAnsiTheme="minorHAnsi" w:cstheme="minorHAnsi"/>
        </w:rPr>
        <w:t>Aldo Jongejan</w:t>
      </w:r>
      <w:r w:rsidRPr="00FB7E90">
        <w:rPr>
          <w:rFonts w:asciiTheme="minorHAnsi" w:hAnsiTheme="minorHAnsi" w:cstheme="minorHAnsi"/>
          <w:vertAlign w:val="superscript"/>
        </w:rPr>
        <w:t>1</w:t>
      </w:r>
      <w:r w:rsidRPr="00FB7E90">
        <w:rPr>
          <w:rFonts w:asciiTheme="minorHAnsi" w:hAnsiTheme="minorHAnsi" w:cstheme="minorHAnsi"/>
        </w:rPr>
        <w:t>, Barbera D.C. van Schaik</w:t>
      </w:r>
      <w:r w:rsidRPr="00FB7E90">
        <w:rPr>
          <w:rFonts w:asciiTheme="minorHAnsi" w:hAnsiTheme="minorHAnsi" w:cstheme="minorHAnsi"/>
          <w:vertAlign w:val="superscript"/>
        </w:rPr>
        <w:t>1</w:t>
      </w:r>
      <w:r w:rsidRPr="00FB7E90">
        <w:rPr>
          <w:rFonts w:asciiTheme="minorHAnsi" w:hAnsiTheme="minorHAnsi" w:cstheme="minorHAnsi"/>
        </w:rPr>
        <w:t>,</w:t>
      </w:r>
      <w:r w:rsidR="00FB7E90" w:rsidRPr="00FB7E90">
        <w:rPr>
          <w:rFonts w:asciiTheme="minorHAnsi" w:hAnsiTheme="minorHAnsi" w:cstheme="minorHAnsi"/>
        </w:rPr>
        <w:t xml:space="preserve"> </w:t>
      </w:r>
      <w:r w:rsidR="000D2106">
        <w:rPr>
          <w:rFonts w:asciiTheme="minorHAnsi" w:hAnsiTheme="minorHAnsi" w:cstheme="minorHAnsi"/>
        </w:rPr>
        <w:t>Da</w:t>
      </w:r>
      <w:r w:rsidR="00A02AB5">
        <w:rPr>
          <w:rFonts w:asciiTheme="minorHAnsi" w:hAnsiTheme="minorHAnsi" w:cstheme="minorHAnsi"/>
        </w:rPr>
        <w:t>ria</w:t>
      </w:r>
      <w:r w:rsidR="000D2106">
        <w:rPr>
          <w:rFonts w:asciiTheme="minorHAnsi" w:hAnsiTheme="minorHAnsi" w:cstheme="minorHAnsi"/>
        </w:rPr>
        <w:t xml:space="preserve"> Balashova</w:t>
      </w:r>
      <w:r w:rsidR="000D2106" w:rsidRPr="000D2106">
        <w:rPr>
          <w:rFonts w:asciiTheme="minorHAnsi" w:hAnsiTheme="minorHAnsi" w:cstheme="minorHAnsi"/>
          <w:vertAlign w:val="superscript"/>
        </w:rPr>
        <w:t>1</w:t>
      </w:r>
      <w:r w:rsidR="000D2106">
        <w:rPr>
          <w:rFonts w:asciiTheme="minorHAnsi" w:hAnsiTheme="minorHAnsi" w:cstheme="minorHAnsi"/>
        </w:rPr>
        <w:t xml:space="preserve">, </w:t>
      </w:r>
      <w:r w:rsidRPr="00FB7E90">
        <w:rPr>
          <w:rFonts w:asciiTheme="minorHAnsi" w:hAnsiTheme="minorHAnsi" w:cstheme="minorHAnsi"/>
        </w:rPr>
        <w:t>Danial Lashgari</w:t>
      </w:r>
      <w:r w:rsidRPr="00FB7E90">
        <w:rPr>
          <w:rFonts w:asciiTheme="minorHAnsi" w:hAnsiTheme="minorHAnsi" w:cstheme="minorHAnsi"/>
          <w:vertAlign w:val="superscript"/>
        </w:rPr>
        <w:t>1</w:t>
      </w:r>
      <w:r w:rsidRPr="00FB7E90">
        <w:rPr>
          <w:rFonts w:asciiTheme="minorHAnsi" w:hAnsiTheme="minorHAnsi" w:cstheme="minorHAnsi"/>
        </w:rPr>
        <w:t xml:space="preserve">, </w:t>
      </w:r>
      <w:r w:rsidR="00A44F7C">
        <w:rPr>
          <w:rFonts w:asciiTheme="minorHAnsi" w:hAnsiTheme="minorHAnsi" w:cstheme="minorHAnsi"/>
        </w:rPr>
        <w:t>Mia Pras-Raves</w:t>
      </w:r>
      <w:r w:rsidR="00A44F7C">
        <w:rPr>
          <w:rFonts w:asciiTheme="minorHAnsi" w:hAnsiTheme="minorHAnsi" w:cstheme="minorHAnsi"/>
          <w:vertAlign w:val="superscript"/>
        </w:rPr>
        <w:t>1</w:t>
      </w:r>
      <w:r w:rsidR="00A44F7C" w:rsidRPr="00FB7E90">
        <w:rPr>
          <w:rFonts w:asciiTheme="minorHAnsi" w:hAnsiTheme="minorHAnsi" w:cstheme="minorHAnsi"/>
        </w:rPr>
        <w:t>,</w:t>
      </w:r>
      <w:r w:rsidR="00A44F7C">
        <w:rPr>
          <w:rFonts w:asciiTheme="minorHAnsi" w:hAnsiTheme="minorHAnsi" w:cstheme="minorHAnsi"/>
        </w:rPr>
        <w:t xml:space="preserve"> </w:t>
      </w:r>
      <w:r w:rsidR="008F093D">
        <w:rPr>
          <w:rFonts w:asciiTheme="minorHAnsi" w:hAnsiTheme="minorHAnsi" w:cstheme="minorHAnsi"/>
        </w:rPr>
        <w:t>Eric</w:t>
      </w:r>
      <w:r w:rsidR="00623894">
        <w:rPr>
          <w:rFonts w:asciiTheme="minorHAnsi" w:hAnsiTheme="minorHAnsi" w:cstheme="minorHAnsi"/>
        </w:rPr>
        <w:t xml:space="preserve"> J.M.</w:t>
      </w:r>
      <w:r w:rsidR="008F093D">
        <w:rPr>
          <w:rFonts w:asciiTheme="minorHAnsi" w:hAnsiTheme="minorHAnsi" w:cstheme="minorHAnsi"/>
        </w:rPr>
        <w:t xml:space="preserve"> Wever</w:t>
      </w:r>
      <w:r w:rsidR="008F093D" w:rsidRPr="008F093D">
        <w:rPr>
          <w:rFonts w:asciiTheme="minorHAnsi" w:hAnsiTheme="minorHAnsi" w:cstheme="minorHAnsi"/>
          <w:vertAlign w:val="superscript"/>
        </w:rPr>
        <w:t>1,3</w:t>
      </w:r>
      <w:r w:rsidR="008F093D">
        <w:rPr>
          <w:rFonts w:asciiTheme="minorHAnsi" w:hAnsiTheme="minorHAnsi" w:cstheme="minorHAnsi"/>
        </w:rPr>
        <w:t xml:space="preserve">, </w:t>
      </w:r>
      <w:r w:rsidR="002A3FF4" w:rsidRPr="00FB7E90">
        <w:rPr>
          <w:rFonts w:asciiTheme="minorHAnsi" w:hAnsiTheme="minorHAnsi" w:cstheme="minorHAnsi"/>
        </w:rPr>
        <w:t>A</w:t>
      </w:r>
      <w:r w:rsidR="002A3FF4">
        <w:rPr>
          <w:rFonts w:asciiTheme="minorHAnsi" w:hAnsiTheme="minorHAnsi" w:cstheme="minorHAnsi"/>
        </w:rPr>
        <w:t xml:space="preserve">drie </w:t>
      </w:r>
      <w:r w:rsidR="002A3FF4" w:rsidRPr="00FB7E90">
        <w:rPr>
          <w:rFonts w:asciiTheme="minorHAnsi" w:hAnsiTheme="minorHAnsi" w:cstheme="minorHAnsi"/>
        </w:rPr>
        <w:t>D. Da</w:t>
      </w:r>
      <w:r w:rsidR="002A3FF4">
        <w:rPr>
          <w:rFonts w:asciiTheme="minorHAnsi" w:hAnsiTheme="minorHAnsi" w:cstheme="minorHAnsi"/>
        </w:rPr>
        <w:t>ne</w:t>
      </w:r>
      <w:r w:rsidR="002A3FF4">
        <w:rPr>
          <w:rFonts w:asciiTheme="minorHAnsi" w:hAnsiTheme="minorHAnsi" w:cstheme="minorHAnsi"/>
          <w:vertAlign w:val="superscript"/>
        </w:rPr>
        <w:t>1</w:t>
      </w:r>
      <w:r w:rsidR="005F5A83">
        <w:rPr>
          <w:rFonts w:asciiTheme="minorHAnsi" w:hAnsiTheme="minorHAnsi" w:cstheme="minorHAnsi"/>
          <w:vertAlign w:val="superscript"/>
        </w:rPr>
        <w:t>,</w:t>
      </w:r>
      <w:r w:rsidR="00623894">
        <w:rPr>
          <w:rFonts w:asciiTheme="minorHAnsi" w:hAnsiTheme="minorHAnsi" w:cstheme="minorHAnsi"/>
          <w:vertAlign w:val="superscript"/>
        </w:rPr>
        <w:t>4</w:t>
      </w:r>
      <w:r w:rsidR="002A3FF4">
        <w:rPr>
          <w:rFonts w:asciiTheme="minorHAnsi" w:hAnsiTheme="minorHAnsi" w:cstheme="minorHAnsi"/>
        </w:rPr>
        <w:t xml:space="preserve">, </w:t>
      </w:r>
      <w:r w:rsidR="00893A93" w:rsidRPr="00FB7E90">
        <w:rPr>
          <w:rFonts w:asciiTheme="minorHAnsi" w:hAnsiTheme="minorHAnsi" w:cstheme="minorHAnsi"/>
        </w:rPr>
        <w:t>Rodrigo García-Valiente</w:t>
      </w:r>
      <w:r w:rsidR="00893A93" w:rsidRPr="00FB7E90">
        <w:rPr>
          <w:rFonts w:asciiTheme="minorHAnsi" w:hAnsiTheme="minorHAnsi" w:cstheme="minorHAnsi"/>
          <w:vertAlign w:val="superscript"/>
        </w:rPr>
        <w:t>1</w:t>
      </w:r>
      <w:r w:rsidR="00893A93" w:rsidRPr="00FB7E90">
        <w:rPr>
          <w:rFonts w:asciiTheme="minorHAnsi" w:hAnsiTheme="minorHAnsi" w:cstheme="minorHAnsi"/>
        </w:rPr>
        <w:t xml:space="preserve">, </w:t>
      </w:r>
      <w:r w:rsidRPr="00FB7E90">
        <w:rPr>
          <w:rFonts w:asciiTheme="minorHAnsi" w:hAnsiTheme="minorHAnsi" w:cstheme="minorHAnsi"/>
        </w:rPr>
        <w:t>Perry D. Moerland</w:t>
      </w:r>
      <w:r w:rsidRPr="00FB7E90">
        <w:rPr>
          <w:rFonts w:asciiTheme="minorHAnsi" w:hAnsiTheme="minorHAnsi" w:cstheme="minorHAnsi"/>
          <w:vertAlign w:val="superscript"/>
        </w:rPr>
        <w:t>1</w:t>
      </w:r>
    </w:p>
    <w:bookmarkEnd w:id="1"/>
    <w:p w14:paraId="255B454F" w14:textId="77777777" w:rsidR="001224A3" w:rsidRPr="00FB7E90" w:rsidRDefault="001224A3" w:rsidP="00115EC4">
      <w:pPr>
        <w:spacing w:line="276" w:lineRule="auto"/>
        <w:rPr>
          <w:rFonts w:asciiTheme="minorHAnsi" w:eastAsia="Times New Roman" w:hAnsiTheme="minorHAnsi" w:cstheme="minorHAnsi"/>
        </w:rPr>
      </w:pPr>
    </w:p>
    <w:p w14:paraId="0E0FCDA6" w14:textId="209AEF50" w:rsidR="001224A3" w:rsidRPr="00115EC4" w:rsidRDefault="001224A3" w:rsidP="00115EC4">
      <w:pPr>
        <w:pStyle w:val="BodyA"/>
        <w:spacing w:line="276" w:lineRule="auto"/>
        <w:rPr>
          <w:rFonts w:asciiTheme="minorHAnsi" w:hAnsiTheme="minorHAnsi" w:cstheme="minorHAnsi"/>
          <w:sz w:val="20"/>
          <w:szCs w:val="20"/>
        </w:rPr>
      </w:pPr>
      <w:bookmarkStart w:id="2" w:name="_Hlk102672589"/>
      <w:r w:rsidRPr="00115EC4">
        <w:rPr>
          <w:rFonts w:asciiTheme="minorHAnsi" w:hAnsiTheme="minorHAnsi" w:cstheme="minorHAnsi"/>
          <w:sz w:val="20"/>
          <w:szCs w:val="20"/>
          <w:vertAlign w:val="superscript"/>
        </w:rPr>
        <w:t>1</w:t>
      </w:r>
      <w:r w:rsidRPr="00115EC4">
        <w:rPr>
          <w:rFonts w:asciiTheme="minorHAnsi" w:hAnsiTheme="minorHAnsi" w:cstheme="minorHAnsi"/>
          <w:sz w:val="20"/>
          <w:szCs w:val="20"/>
        </w:rPr>
        <w:t xml:space="preserve">Amsterdam UMC location University of Amsterdam, Epidemiology and Data Science, </w:t>
      </w:r>
      <w:proofErr w:type="spellStart"/>
      <w:r w:rsidRPr="00115EC4">
        <w:rPr>
          <w:rFonts w:asciiTheme="minorHAnsi" w:hAnsiTheme="minorHAnsi" w:cstheme="minorHAnsi"/>
          <w:sz w:val="20"/>
          <w:szCs w:val="20"/>
        </w:rPr>
        <w:t>Meibergdreef</w:t>
      </w:r>
      <w:proofErr w:type="spellEnd"/>
      <w:r w:rsidRPr="00115EC4">
        <w:rPr>
          <w:rFonts w:asciiTheme="minorHAnsi" w:hAnsiTheme="minorHAnsi" w:cstheme="minorHAnsi"/>
          <w:sz w:val="20"/>
          <w:szCs w:val="20"/>
        </w:rPr>
        <w:t xml:space="preserve"> 9, Amsterdam, Netherlands</w:t>
      </w:r>
      <w:r w:rsidR="00FB7E90">
        <w:rPr>
          <w:rFonts w:asciiTheme="minorHAnsi" w:hAnsiTheme="minorHAnsi" w:cstheme="minorHAnsi"/>
          <w:sz w:val="20"/>
          <w:szCs w:val="20"/>
        </w:rPr>
        <w:t xml:space="preserve">. </w:t>
      </w:r>
      <w:r w:rsidRPr="00115EC4">
        <w:rPr>
          <w:rFonts w:asciiTheme="minorHAnsi" w:hAnsiTheme="minorHAnsi" w:cstheme="minorHAnsi"/>
          <w:sz w:val="20"/>
          <w:szCs w:val="20"/>
        </w:rPr>
        <w:t>Amsterdam Public Health, Methodology, Amsterdam, The Netherlands</w:t>
      </w:r>
      <w:r w:rsidR="00FB7E90">
        <w:rPr>
          <w:rFonts w:asciiTheme="minorHAnsi" w:hAnsiTheme="minorHAnsi" w:cstheme="minorHAnsi"/>
          <w:sz w:val="20"/>
          <w:szCs w:val="20"/>
        </w:rPr>
        <w:t xml:space="preserve">. </w:t>
      </w:r>
      <w:r w:rsidRPr="00115EC4">
        <w:rPr>
          <w:rFonts w:asciiTheme="minorHAnsi" w:hAnsiTheme="minorHAnsi" w:cstheme="minorHAnsi"/>
          <w:sz w:val="20"/>
          <w:szCs w:val="20"/>
        </w:rPr>
        <w:t>Amsterdam</w:t>
      </w:r>
      <w:r w:rsidR="00893A93">
        <w:rPr>
          <w:rFonts w:asciiTheme="minorHAnsi" w:hAnsiTheme="minorHAnsi" w:cstheme="minorHAnsi"/>
          <w:sz w:val="20"/>
          <w:szCs w:val="20"/>
        </w:rPr>
        <w:t xml:space="preserve"> Institute for Immunology and Infectious Diseases</w:t>
      </w:r>
      <w:r w:rsidRPr="00115EC4">
        <w:rPr>
          <w:rFonts w:asciiTheme="minorHAnsi" w:hAnsiTheme="minorHAnsi" w:cstheme="minorHAnsi"/>
          <w:sz w:val="20"/>
          <w:szCs w:val="20"/>
        </w:rPr>
        <w:t>, Amsterdam, The Netherlands</w:t>
      </w:r>
      <w:r w:rsidR="00FB7E90">
        <w:rPr>
          <w:rFonts w:asciiTheme="minorHAnsi" w:hAnsiTheme="minorHAnsi" w:cstheme="minorHAnsi"/>
          <w:sz w:val="20"/>
          <w:szCs w:val="20"/>
        </w:rPr>
        <w:t>.</w:t>
      </w:r>
    </w:p>
    <w:p w14:paraId="59631CC9" w14:textId="77777777" w:rsidR="001224A3" w:rsidRPr="00115EC4" w:rsidRDefault="001224A3" w:rsidP="00115EC4">
      <w:pPr>
        <w:pStyle w:val="BodyA"/>
        <w:spacing w:line="276" w:lineRule="auto"/>
        <w:rPr>
          <w:rFonts w:asciiTheme="minorHAnsi" w:eastAsia="Times New Roman" w:hAnsiTheme="minorHAnsi" w:cstheme="minorHAnsi"/>
          <w:sz w:val="20"/>
          <w:szCs w:val="20"/>
        </w:rPr>
      </w:pPr>
    </w:p>
    <w:p w14:paraId="4088C64D" w14:textId="6FF21103" w:rsidR="000D2106" w:rsidRDefault="00FB7E90" w:rsidP="00115EC4">
      <w:pPr>
        <w:pStyle w:val="BodyA"/>
        <w:spacing w:line="276" w:lineRule="auto"/>
        <w:rPr>
          <w:rFonts w:asciiTheme="minorHAnsi" w:eastAsia="Times New Roman" w:hAnsiTheme="minorHAnsi" w:cstheme="minorHAnsi"/>
          <w:sz w:val="20"/>
          <w:szCs w:val="20"/>
        </w:rPr>
      </w:pPr>
      <w:r>
        <w:rPr>
          <w:rFonts w:asciiTheme="minorHAnsi" w:hAnsiTheme="minorHAnsi" w:cstheme="minorHAnsi"/>
          <w:sz w:val="20"/>
          <w:szCs w:val="20"/>
          <w:vertAlign w:val="superscript"/>
        </w:rPr>
        <w:t>2</w:t>
      </w:r>
      <w:r w:rsidR="001224A3" w:rsidRPr="00115EC4">
        <w:rPr>
          <w:rFonts w:asciiTheme="minorHAnsi" w:hAnsiTheme="minorHAnsi" w:cstheme="minorHAnsi"/>
          <w:sz w:val="20"/>
          <w:szCs w:val="20"/>
        </w:rPr>
        <w:t>Biosystems Data Analysis, Swammerdam Institute for Life Sciences, University of Amsterdam, Amsterdam, the Netherlands</w:t>
      </w:r>
      <w:bookmarkEnd w:id="2"/>
    </w:p>
    <w:p w14:paraId="32A76C78" w14:textId="77777777" w:rsidR="000D2106" w:rsidRDefault="000D2106" w:rsidP="00115EC4">
      <w:pPr>
        <w:pStyle w:val="BodyA"/>
        <w:spacing w:line="276" w:lineRule="auto"/>
        <w:rPr>
          <w:rFonts w:asciiTheme="minorHAnsi" w:eastAsia="Times New Roman" w:hAnsiTheme="minorHAnsi" w:cstheme="minorHAnsi"/>
          <w:sz w:val="20"/>
          <w:szCs w:val="20"/>
        </w:rPr>
      </w:pPr>
    </w:p>
    <w:p w14:paraId="4D7E6716" w14:textId="77777777" w:rsidR="00623894" w:rsidRDefault="00623894" w:rsidP="00623894">
      <w:pPr>
        <w:pStyle w:val="BodyA"/>
        <w:spacing w:line="276" w:lineRule="auto"/>
        <w:rPr>
          <w:rFonts w:asciiTheme="minorHAnsi" w:eastAsia="Times New Roman" w:hAnsiTheme="minorHAnsi" w:cstheme="minorHAnsi"/>
          <w:sz w:val="20"/>
          <w:szCs w:val="20"/>
        </w:rPr>
      </w:pPr>
      <w:r w:rsidRPr="008F093D">
        <w:rPr>
          <w:rFonts w:asciiTheme="minorHAnsi" w:eastAsia="Times New Roman" w:hAnsiTheme="minorHAnsi" w:cstheme="minorHAnsi"/>
          <w:sz w:val="20"/>
          <w:szCs w:val="20"/>
          <w:vertAlign w:val="superscript"/>
        </w:rPr>
        <w:t>3</w:t>
      </w:r>
      <w:r w:rsidRPr="00D64CD5">
        <w:rPr>
          <w:rFonts w:asciiTheme="minorHAnsi" w:eastAsia="Times New Roman" w:hAnsiTheme="minorHAnsi" w:cstheme="minorHAnsi"/>
          <w:sz w:val="20"/>
          <w:szCs w:val="20"/>
        </w:rPr>
        <w:t xml:space="preserve">Amsterdam UMC location University of Amsterdam, Department of Clinical Chemistry; Laboratory Genetic Metabolic Diseases, Department of Pediatrics; Emma Children's Hospital, </w:t>
      </w:r>
      <w:proofErr w:type="spellStart"/>
      <w:r w:rsidRPr="00D64CD5">
        <w:rPr>
          <w:rFonts w:asciiTheme="minorHAnsi" w:eastAsia="Times New Roman" w:hAnsiTheme="minorHAnsi" w:cstheme="minorHAnsi"/>
          <w:sz w:val="20"/>
          <w:szCs w:val="20"/>
        </w:rPr>
        <w:t>Meibergdreef</w:t>
      </w:r>
      <w:proofErr w:type="spellEnd"/>
      <w:r w:rsidRPr="00D64CD5">
        <w:rPr>
          <w:rFonts w:asciiTheme="minorHAnsi" w:eastAsia="Times New Roman" w:hAnsiTheme="minorHAnsi" w:cstheme="minorHAnsi"/>
          <w:sz w:val="20"/>
          <w:szCs w:val="20"/>
        </w:rPr>
        <w:t xml:space="preserve"> 9, Amsterdam, The Netherlands</w:t>
      </w:r>
    </w:p>
    <w:p w14:paraId="0545A37E" w14:textId="77777777" w:rsidR="00623894" w:rsidRDefault="00623894" w:rsidP="00623894">
      <w:pPr>
        <w:pStyle w:val="BodyA"/>
        <w:spacing w:line="276" w:lineRule="auto"/>
        <w:rPr>
          <w:rFonts w:asciiTheme="minorHAnsi" w:eastAsia="Times New Roman" w:hAnsiTheme="minorHAnsi" w:cstheme="minorHAnsi"/>
          <w:sz w:val="20"/>
          <w:szCs w:val="20"/>
        </w:rPr>
      </w:pPr>
    </w:p>
    <w:p w14:paraId="5B9DCCD9" w14:textId="77777777" w:rsidR="00623894" w:rsidRDefault="00623894" w:rsidP="00623894">
      <w:pPr>
        <w:pStyle w:val="BodyA"/>
        <w:spacing w:line="276" w:lineRule="auto"/>
        <w:rPr>
          <w:rFonts w:asciiTheme="minorHAnsi" w:eastAsia="Times New Roman" w:hAnsiTheme="minorHAnsi" w:cstheme="minorHAnsi"/>
          <w:sz w:val="20"/>
          <w:szCs w:val="20"/>
        </w:rPr>
      </w:pPr>
      <w:r w:rsidRPr="0054587A">
        <w:rPr>
          <w:rFonts w:asciiTheme="minorHAnsi" w:eastAsia="Times New Roman" w:hAnsiTheme="minorHAnsi" w:cstheme="minorHAnsi"/>
          <w:sz w:val="20"/>
          <w:szCs w:val="20"/>
          <w:vertAlign w:val="superscript"/>
        </w:rPr>
        <w:t>4</w:t>
      </w:r>
      <w:r w:rsidRPr="00D64CD5">
        <w:rPr>
          <w:rFonts w:asciiTheme="minorHAnsi" w:eastAsia="Times New Roman" w:hAnsiTheme="minorHAnsi" w:cstheme="minorHAnsi"/>
          <w:sz w:val="20"/>
          <w:szCs w:val="20"/>
        </w:rPr>
        <w:t>Core Facility Metabolomics, Amsterdam UMC location University of Amsterdam, Amsterdam, The Netherlands</w:t>
      </w:r>
    </w:p>
    <w:p w14:paraId="323D5EA1" w14:textId="77777777" w:rsidR="008F093D" w:rsidRPr="00115EC4" w:rsidRDefault="008F093D" w:rsidP="00115EC4">
      <w:pPr>
        <w:pStyle w:val="BodyA"/>
        <w:spacing w:line="276" w:lineRule="auto"/>
        <w:rPr>
          <w:rFonts w:asciiTheme="minorHAnsi" w:eastAsia="Times New Roman" w:hAnsiTheme="minorHAnsi" w:cstheme="minorHAnsi"/>
          <w:sz w:val="20"/>
          <w:szCs w:val="20"/>
        </w:rPr>
      </w:pPr>
    </w:p>
    <w:p w14:paraId="1173489F" w14:textId="2CFA3044" w:rsidR="001224A3" w:rsidRDefault="00FB7E90" w:rsidP="00115EC4">
      <w:pPr>
        <w:pStyle w:val="BodyA"/>
        <w:spacing w:line="276" w:lineRule="auto"/>
        <w:rPr>
          <w:rFonts w:asciiTheme="minorHAnsi" w:hAnsiTheme="minorHAnsi" w:cstheme="minorHAnsi"/>
        </w:rPr>
      </w:pPr>
      <w:r>
        <w:rPr>
          <w:rFonts w:asciiTheme="minorHAnsi" w:hAnsiTheme="minorHAnsi" w:cstheme="minorHAnsi"/>
        </w:rPr>
        <w:t># Equally contributed</w:t>
      </w:r>
    </w:p>
    <w:p w14:paraId="05BB52E7" w14:textId="77777777" w:rsidR="00FB7E90" w:rsidRPr="00115EC4" w:rsidRDefault="00FB7E90" w:rsidP="00115EC4">
      <w:pPr>
        <w:pStyle w:val="BodyA"/>
        <w:spacing w:line="276" w:lineRule="auto"/>
        <w:rPr>
          <w:rFonts w:asciiTheme="minorHAnsi" w:hAnsiTheme="minorHAnsi" w:cstheme="minorHAnsi"/>
        </w:rPr>
      </w:pPr>
    </w:p>
    <w:p w14:paraId="0EB5A640" w14:textId="77777777" w:rsidR="001224A3" w:rsidRPr="00115EC4" w:rsidRDefault="001224A3" w:rsidP="00115EC4">
      <w:pPr>
        <w:pStyle w:val="BodyA"/>
        <w:spacing w:line="276" w:lineRule="auto"/>
        <w:rPr>
          <w:rFonts w:asciiTheme="minorHAnsi" w:eastAsia="Times New Roman" w:hAnsiTheme="minorHAnsi" w:cstheme="minorHAnsi"/>
        </w:rPr>
      </w:pPr>
      <w:r w:rsidRPr="00115EC4">
        <w:rPr>
          <w:rFonts w:asciiTheme="minorHAnsi" w:hAnsiTheme="minorHAnsi" w:cstheme="minorHAnsi"/>
        </w:rPr>
        <w:t xml:space="preserve">*Corresponding author: </w:t>
      </w:r>
    </w:p>
    <w:p w14:paraId="69B79859" w14:textId="77777777" w:rsidR="001224A3" w:rsidRPr="008E6B55" w:rsidRDefault="001224A3" w:rsidP="00115EC4">
      <w:pPr>
        <w:pStyle w:val="BodyA"/>
        <w:spacing w:line="276" w:lineRule="auto"/>
        <w:rPr>
          <w:rFonts w:asciiTheme="minorHAnsi" w:eastAsia="Times New Roman" w:hAnsiTheme="minorHAnsi" w:cstheme="minorHAnsi"/>
          <w:sz w:val="18"/>
          <w:szCs w:val="18"/>
          <w:lang w:val="en-GB"/>
        </w:rPr>
      </w:pPr>
      <w:r w:rsidRPr="008E6B55">
        <w:rPr>
          <w:rFonts w:asciiTheme="minorHAnsi" w:hAnsiTheme="minorHAnsi" w:cstheme="minorHAnsi"/>
          <w:sz w:val="18"/>
          <w:szCs w:val="18"/>
          <w:lang w:val="en-GB"/>
        </w:rPr>
        <w:t>Antoine H.C. van Kampen</w:t>
      </w:r>
    </w:p>
    <w:p w14:paraId="435C89E4" w14:textId="77777777" w:rsidR="001224A3" w:rsidRPr="008E6B55" w:rsidRDefault="001224A3" w:rsidP="00115EC4">
      <w:pPr>
        <w:pStyle w:val="BodyA"/>
        <w:spacing w:line="276" w:lineRule="auto"/>
        <w:rPr>
          <w:rFonts w:asciiTheme="minorHAnsi" w:eastAsia="Times New Roman" w:hAnsiTheme="minorHAnsi" w:cstheme="minorHAnsi"/>
          <w:sz w:val="18"/>
          <w:szCs w:val="18"/>
          <w:lang w:val="en-GB"/>
        </w:rPr>
      </w:pPr>
      <w:r w:rsidRPr="008E6B55">
        <w:rPr>
          <w:rFonts w:asciiTheme="minorHAnsi" w:hAnsiTheme="minorHAnsi" w:cstheme="minorHAnsi"/>
          <w:sz w:val="18"/>
          <w:szCs w:val="18"/>
          <w:lang w:val="en-GB"/>
        </w:rPr>
        <w:t>Bioinformatics Laboratory</w:t>
      </w:r>
    </w:p>
    <w:p w14:paraId="5022B775" w14:textId="77777777" w:rsidR="001224A3" w:rsidRPr="00115EC4" w:rsidRDefault="001224A3" w:rsidP="00115EC4">
      <w:pPr>
        <w:pStyle w:val="BodyA"/>
        <w:spacing w:line="276" w:lineRule="auto"/>
        <w:rPr>
          <w:rFonts w:asciiTheme="minorHAnsi" w:eastAsia="Times New Roman" w:hAnsiTheme="minorHAnsi" w:cstheme="minorHAnsi"/>
          <w:sz w:val="18"/>
          <w:szCs w:val="18"/>
        </w:rPr>
      </w:pPr>
      <w:r w:rsidRPr="00115EC4">
        <w:rPr>
          <w:rFonts w:asciiTheme="minorHAnsi" w:hAnsiTheme="minorHAnsi" w:cstheme="minorHAnsi"/>
          <w:sz w:val="18"/>
          <w:szCs w:val="18"/>
        </w:rPr>
        <w:t>Epidemiology and Data Science</w:t>
      </w:r>
    </w:p>
    <w:p w14:paraId="5EE4F638" w14:textId="77777777" w:rsidR="001224A3" w:rsidRPr="00115EC4" w:rsidRDefault="001224A3" w:rsidP="00115EC4">
      <w:pPr>
        <w:pStyle w:val="BodyA"/>
        <w:spacing w:line="276" w:lineRule="auto"/>
        <w:rPr>
          <w:rFonts w:asciiTheme="minorHAnsi" w:eastAsia="Times New Roman" w:hAnsiTheme="minorHAnsi" w:cstheme="minorHAnsi"/>
          <w:sz w:val="18"/>
          <w:szCs w:val="18"/>
        </w:rPr>
      </w:pPr>
      <w:r w:rsidRPr="00115EC4">
        <w:rPr>
          <w:rFonts w:asciiTheme="minorHAnsi" w:hAnsiTheme="minorHAnsi" w:cstheme="minorHAnsi"/>
          <w:sz w:val="18"/>
          <w:szCs w:val="18"/>
        </w:rPr>
        <w:t>Amsterdam University Medical Centers</w:t>
      </w:r>
    </w:p>
    <w:p w14:paraId="10C69FB5" w14:textId="77777777" w:rsidR="001224A3" w:rsidRPr="00272442" w:rsidRDefault="001224A3" w:rsidP="00115EC4">
      <w:pPr>
        <w:pStyle w:val="BodyA"/>
        <w:spacing w:line="276" w:lineRule="auto"/>
        <w:rPr>
          <w:rFonts w:asciiTheme="minorHAnsi" w:eastAsia="Times New Roman" w:hAnsiTheme="minorHAnsi" w:cstheme="minorHAnsi"/>
          <w:sz w:val="18"/>
          <w:szCs w:val="18"/>
          <w:lang w:val="en-GB"/>
        </w:rPr>
      </w:pPr>
      <w:proofErr w:type="spellStart"/>
      <w:r w:rsidRPr="00272442">
        <w:rPr>
          <w:rFonts w:asciiTheme="minorHAnsi" w:hAnsiTheme="minorHAnsi" w:cstheme="minorHAnsi"/>
          <w:sz w:val="18"/>
          <w:szCs w:val="18"/>
          <w:lang w:val="en-GB"/>
        </w:rPr>
        <w:t>Meibergdreef</w:t>
      </w:r>
      <w:proofErr w:type="spellEnd"/>
      <w:r w:rsidRPr="00272442">
        <w:rPr>
          <w:rFonts w:asciiTheme="minorHAnsi" w:hAnsiTheme="minorHAnsi" w:cstheme="minorHAnsi"/>
          <w:sz w:val="18"/>
          <w:szCs w:val="18"/>
          <w:lang w:val="en-GB"/>
        </w:rPr>
        <w:t xml:space="preserve"> 9, 1105 AZ Amsterdam, the Netherlands</w:t>
      </w:r>
    </w:p>
    <w:p w14:paraId="2EE9A2AB" w14:textId="77777777" w:rsidR="001224A3" w:rsidRPr="00272442" w:rsidRDefault="001224A3" w:rsidP="00115EC4">
      <w:pPr>
        <w:pStyle w:val="BodyA"/>
        <w:spacing w:line="276" w:lineRule="auto"/>
        <w:rPr>
          <w:rFonts w:asciiTheme="minorHAnsi" w:eastAsia="Times New Roman" w:hAnsiTheme="minorHAnsi" w:cstheme="minorHAnsi"/>
          <w:sz w:val="18"/>
          <w:szCs w:val="18"/>
          <w:lang w:val="en-GB"/>
        </w:rPr>
      </w:pPr>
      <w:r w:rsidRPr="00272442">
        <w:rPr>
          <w:rFonts w:asciiTheme="minorHAnsi" w:hAnsiTheme="minorHAnsi" w:cstheme="minorHAnsi"/>
          <w:sz w:val="18"/>
          <w:szCs w:val="18"/>
          <w:lang w:val="en-GB"/>
        </w:rPr>
        <w:t>a.h.vankampen@amsterdamumc.nl</w:t>
      </w:r>
    </w:p>
    <w:p w14:paraId="541251A3" w14:textId="1A1170F3" w:rsidR="001224A3" w:rsidRPr="008E6B55" w:rsidRDefault="001224A3" w:rsidP="00115EC4">
      <w:pPr>
        <w:pStyle w:val="BodyA"/>
        <w:spacing w:line="276" w:lineRule="auto"/>
        <w:rPr>
          <w:rFonts w:asciiTheme="minorHAnsi" w:hAnsiTheme="minorHAnsi" w:cstheme="minorHAnsi"/>
          <w:sz w:val="18"/>
          <w:szCs w:val="18"/>
          <w:lang w:val="en-GB"/>
        </w:rPr>
      </w:pPr>
      <w:r w:rsidRPr="008E6B55">
        <w:rPr>
          <w:rFonts w:asciiTheme="minorHAnsi" w:hAnsiTheme="minorHAnsi" w:cstheme="minorHAnsi"/>
          <w:sz w:val="18"/>
          <w:szCs w:val="18"/>
          <w:lang w:val="en-GB"/>
        </w:rPr>
        <w:t>tel. +31-20-5667096</w:t>
      </w:r>
    </w:p>
    <w:p w14:paraId="3F99CC05" w14:textId="77777777" w:rsidR="000212A1" w:rsidRPr="008E6B55" w:rsidRDefault="000212A1" w:rsidP="006F5EB5">
      <w:pPr>
        <w:spacing w:line="276" w:lineRule="auto"/>
        <w:rPr>
          <w:rFonts w:asciiTheme="minorHAnsi" w:eastAsia="Times New Roman" w:hAnsiTheme="minorHAnsi" w:cstheme="minorHAnsi"/>
          <w:bCs/>
          <w:sz w:val="24"/>
          <w:szCs w:val="24"/>
          <w:lang w:val="en-GB"/>
        </w:rPr>
      </w:pPr>
    </w:p>
    <w:p w14:paraId="5DD2BA0C" w14:textId="29B06FCE" w:rsidR="001224A3" w:rsidRPr="00A23796" w:rsidRDefault="001224A3" w:rsidP="00115EC4">
      <w:pPr>
        <w:spacing w:line="276" w:lineRule="auto"/>
        <w:rPr>
          <w:rFonts w:asciiTheme="minorHAnsi" w:eastAsia="Times New Roman" w:hAnsiTheme="minorHAnsi" w:cstheme="minorHAnsi"/>
          <w:b/>
          <w:sz w:val="28"/>
          <w:szCs w:val="28"/>
        </w:rPr>
      </w:pPr>
      <w:r w:rsidRPr="00A23796">
        <w:rPr>
          <w:rFonts w:asciiTheme="minorHAnsi" w:eastAsia="Times New Roman" w:hAnsiTheme="minorHAnsi" w:cstheme="minorHAnsi"/>
          <w:b/>
          <w:sz w:val="28"/>
          <w:szCs w:val="28"/>
        </w:rPr>
        <w:t>Abstract</w:t>
      </w:r>
    </w:p>
    <w:p w14:paraId="635178BA" w14:textId="11480743" w:rsidR="00CB2B7E" w:rsidRPr="00625F8B" w:rsidRDefault="00625F8B" w:rsidP="00625F8B">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O</w:t>
      </w:r>
      <w:r w:rsidR="0017278B" w:rsidRPr="00625F8B">
        <w:rPr>
          <w:rFonts w:asciiTheme="minorHAnsi" w:eastAsia="Times New Roman" w:hAnsiTheme="minorHAnsi" w:cstheme="minorHAnsi"/>
          <w:bCs/>
          <w:sz w:val="22"/>
          <w:szCs w:val="22"/>
        </w:rPr>
        <w:t xml:space="preserve">utcomes </w:t>
      </w:r>
      <w:r w:rsidR="00E94B34">
        <w:rPr>
          <w:rFonts w:asciiTheme="minorHAnsi" w:eastAsia="Times New Roman" w:hAnsiTheme="minorHAnsi" w:cstheme="minorHAnsi"/>
          <w:bCs/>
          <w:sz w:val="22"/>
          <w:szCs w:val="22"/>
        </w:rPr>
        <w:t>of</w:t>
      </w:r>
      <w:r w:rsidR="0017278B" w:rsidRPr="00625F8B">
        <w:rPr>
          <w:rFonts w:asciiTheme="minorHAnsi" w:eastAsia="Times New Roman" w:hAnsiTheme="minorHAnsi" w:cstheme="minorHAnsi"/>
          <w:bCs/>
          <w:sz w:val="22"/>
          <w:szCs w:val="22"/>
        </w:rPr>
        <w:t xml:space="preserve"> </w:t>
      </w:r>
      <w:r w:rsidR="00CB2B7E" w:rsidRPr="00625F8B">
        <w:rPr>
          <w:rFonts w:asciiTheme="minorHAnsi" w:eastAsia="Times New Roman" w:hAnsiTheme="minorHAnsi" w:cstheme="minorHAnsi"/>
          <w:bCs/>
          <w:sz w:val="22"/>
          <w:szCs w:val="22"/>
        </w:rPr>
        <w:t xml:space="preserve">computational </w:t>
      </w:r>
      <w:r w:rsidR="0017278B" w:rsidRPr="00625F8B">
        <w:rPr>
          <w:rFonts w:asciiTheme="minorHAnsi" w:eastAsia="Times New Roman" w:hAnsiTheme="minorHAnsi" w:cstheme="minorHAnsi"/>
          <w:bCs/>
          <w:sz w:val="22"/>
          <w:szCs w:val="22"/>
        </w:rPr>
        <w:t>approaches are</w:t>
      </w:r>
      <w:r w:rsidR="006B3010" w:rsidRPr="00625F8B">
        <w:rPr>
          <w:rFonts w:asciiTheme="minorHAnsi" w:eastAsia="Times New Roman" w:hAnsiTheme="minorHAnsi" w:cstheme="minorHAnsi"/>
          <w:bCs/>
          <w:sz w:val="22"/>
          <w:szCs w:val="22"/>
        </w:rPr>
        <w:t xml:space="preserve"> </w:t>
      </w:r>
      <w:r w:rsidR="00E94B34" w:rsidRPr="00625F8B">
        <w:rPr>
          <w:rFonts w:asciiTheme="minorHAnsi" w:eastAsia="Times New Roman" w:hAnsiTheme="minorHAnsi" w:cstheme="minorHAnsi"/>
          <w:bCs/>
          <w:sz w:val="22"/>
          <w:szCs w:val="22"/>
        </w:rPr>
        <w:t>occasionally</w:t>
      </w:r>
      <w:r w:rsidR="00E94B34" w:rsidRPr="00625F8B">
        <w:rPr>
          <w:rFonts w:asciiTheme="minorHAnsi" w:eastAsia="Times New Roman" w:hAnsiTheme="minorHAnsi" w:cstheme="minorHAnsi"/>
          <w:bCs/>
          <w:sz w:val="22"/>
          <w:szCs w:val="22"/>
        </w:rPr>
        <w:t xml:space="preserve"> </w:t>
      </w:r>
      <w:r w:rsidR="00CB2B7E" w:rsidRPr="00625F8B">
        <w:rPr>
          <w:rFonts w:asciiTheme="minorHAnsi" w:eastAsia="Times New Roman" w:hAnsiTheme="minorHAnsi" w:cstheme="minorHAnsi"/>
          <w:bCs/>
          <w:sz w:val="22"/>
          <w:szCs w:val="22"/>
        </w:rPr>
        <w:t>difficult to reproduce</w:t>
      </w:r>
      <w:r>
        <w:rPr>
          <w:rFonts w:asciiTheme="minorHAnsi" w:eastAsia="Times New Roman" w:hAnsiTheme="minorHAnsi" w:cstheme="minorHAnsi"/>
          <w:bCs/>
          <w:sz w:val="22"/>
          <w:szCs w:val="22"/>
        </w:rPr>
        <w:t xml:space="preserve"> d</w:t>
      </w:r>
      <w:r w:rsidRPr="00625F8B">
        <w:rPr>
          <w:rFonts w:asciiTheme="minorHAnsi" w:eastAsia="Times New Roman" w:hAnsiTheme="minorHAnsi" w:cstheme="minorHAnsi"/>
          <w:bCs/>
          <w:sz w:val="22"/>
          <w:szCs w:val="22"/>
        </w:rPr>
        <w:t>espite ongoing (open science) initiatives</w:t>
      </w:r>
      <w:r w:rsidR="00595080">
        <w:rPr>
          <w:rFonts w:asciiTheme="minorHAnsi" w:eastAsia="Times New Roman" w:hAnsiTheme="minorHAnsi" w:cstheme="minorHAnsi"/>
          <w:bCs/>
          <w:sz w:val="22"/>
          <w:szCs w:val="22"/>
        </w:rPr>
        <w:t xml:space="preserve"> that resulted in </w:t>
      </w:r>
      <w:r w:rsidR="00CB2B7E" w:rsidRPr="00625F8B">
        <w:rPr>
          <w:rFonts w:asciiTheme="minorHAnsi" w:eastAsia="Times New Roman" w:hAnsiTheme="minorHAnsi" w:cstheme="minorHAnsi"/>
          <w:bCs/>
          <w:sz w:val="22"/>
          <w:szCs w:val="22"/>
        </w:rPr>
        <w:t>guidelines</w:t>
      </w:r>
      <w:r w:rsidR="0017278B" w:rsidRPr="00625F8B">
        <w:rPr>
          <w:rFonts w:asciiTheme="minorHAnsi" w:eastAsia="Times New Roman" w:hAnsiTheme="minorHAnsi" w:cstheme="minorHAnsi"/>
          <w:bCs/>
          <w:sz w:val="22"/>
          <w:szCs w:val="22"/>
        </w:rPr>
        <w:t xml:space="preserve"> and best practices</w:t>
      </w:r>
      <w:r w:rsidR="00CB2B7E" w:rsidRPr="00625F8B">
        <w:rPr>
          <w:rFonts w:asciiTheme="minorHAnsi" w:eastAsia="Times New Roman" w:hAnsiTheme="minorHAnsi" w:cstheme="minorHAnsi"/>
          <w:bCs/>
          <w:sz w:val="22"/>
          <w:szCs w:val="22"/>
        </w:rPr>
        <w:t xml:space="preserve"> to improve reproducibility</w:t>
      </w:r>
      <w:r w:rsidR="00595080">
        <w:rPr>
          <w:rFonts w:asciiTheme="minorHAnsi" w:eastAsia="Times New Roman" w:hAnsiTheme="minorHAnsi" w:cstheme="minorHAnsi"/>
          <w:bCs/>
          <w:sz w:val="22"/>
          <w:szCs w:val="22"/>
        </w:rPr>
        <w:t>. However, their</w:t>
      </w:r>
      <w:r w:rsidR="00CB2B7E" w:rsidRPr="00625F8B">
        <w:rPr>
          <w:rFonts w:asciiTheme="minorHAnsi" w:eastAsia="Times New Roman" w:hAnsiTheme="minorHAnsi" w:cstheme="minorHAnsi"/>
          <w:bCs/>
          <w:sz w:val="22"/>
          <w:szCs w:val="22"/>
        </w:rPr>
        <w:t xml:space="preserve"> translation and application </w:t>
      </w:r>
      <w:r w:rsidR="006B3010" w:rsidRPr="00625F8B">
        <w:rPr>
          <w:rFonts w:asciiTheme="minorHAnsi" w:eastAsia="Times New Roman" w:hAnsiTheme="minorHAnsi" w:cstheme="minorHAnsi"/>
          <w:bCs/>
          <w:sz w:val="22"/>
          <w:szCs w:val="22"/>
        </w:rPr>
        <w:t>in</w:t>
      </w:r>
      <w:r w:rsidR="00CB2B7E" w:rsidRPr="00625F8B">
        <w:rPr>
          <w:rFonts w:asciiTheme="minorHAnsi" w:eastAsia="Times New Roman" w:hAnsiTheme="minorHAnsi" w:cstheme="minorHAnsi"/>
          <w:bCs/>
          <w:sz w:val="22"/>
          <w:szCs w:val="22"/>
        </w:rPr>
        <w:t xml:space="preserve"> practice </w:t>
      </w:r>
      <w:r w:rsidR="00E94B34">
        <w:rPr>
          <w:rFonts w:asciiTheme="minorHAnsi" w:eastAsia="Times New Roman" w:hAnsiTheme="minorHAnsi" w:cstheme="minorHAnsi"/>
          <w:bCs/>
          <w:sz w:val="22"/>
          <w:szCs w:val="22"/>
        </w:rPr>
        <w:t>still is</w:t>
      </w:r>
      <w:r w:rsidR="00CB2B7E" w:rsidRPr="00625F8B">
        <w:rPr>
          <w:rFonts w:asciiTheme="minorHAnsi" w:eastAsia="Times New Roman" w:hAnsiTheme="minorHAnsi" w:cstheme="minorHAnsi"/>
          <w:bCs/>
          <w:sz w:val="22"/>
          <w:szCs w:val="22"/>
        </w:rPr>
        <w:t xml:space="preserve"> an obstacle. </w:t>
      </w:r>
      <w:r w:rsidR="00595080">
        <w:rPr>
          <w:rFonts w:asciiTheme="minorHAnsi" w:eastAsia="Times New Roman" w:hAnsiTheme="minorHAnsi" w:cstheme="minorHAnsi"/>
          <w:bCs/>
          <w:sz w:val="22"/>
          <w:szCs w:val="22"/>
        </w:rPr>
        <w:t>W</w:t>
      </w:r>
      <w:r w:rsidR="00CB2B7E" w:rsidRPr="00625F8B">
        <w:rPr>
          <w:rFonts w:asciiTheme="minorHAnsi" w:eastAsia="Times New Roman" w:hAnsiTheme="minorHAnsi" w:cstheme="minorHAnsi"/>
          <w:bCs/>
          <w:sz w:val="22"/>
          <w:szCs w:val="22"/>
        </w:rPr>
        <w:t>e propose ENCORE (</w:t>
      </w:r>
      <w:proofErr w:type="spellStart"/>
      <w:r w:rsidR="00CB2B7E" w:rsidRPr="00625F8B">
        <w:rPr>
          <w:rFonts w:asciiTheme="minorHAnsi" w:eastAsia="Times New Roman" w:hAnsiTheme="minorHAnsi" w:cstheme="minorHAnsi"/>
          <w:bCs/>
          <w:sz w:val="22"/>
          <w:szCs w:val="22"/>
        </w:rPr>
        <w:t>ENhancing</w:t>
      </w:r>
      <w:proofErr w:type="spellEnd"/>
      <w:r w:rsidR="00CB2B7E" w:rsidRPr="00625F8B">
        <w:rPr>
          <w:rFonts w:asciiTheme="minorHAnsi" w:eastAsia="Times New Roman" w:hAnsiTheme="minorHAnsi" w:cstheme="minorHAnsi"/>
          <w:bCs/>
          <w:sz w:val="22"/>
          <w:szCs w:val="22"/>
        </w:rPr>
        <w:t xml:space="preserve"> </w:t>
      </w:r>
      <w:proofErr w:type="spellStart"/>
      <w:r w:rsidR="00CB2B7E" w:rsidRPr="00625F8B">
        <w:rPr>
          <w:rFonts w:asciiTheme="minorHAnsi" w:eastAsia="Times New Roman" w:hAnsiTheme="minorHAnsi" w:cstheme="minorHAnsi"/>
          <w:bCs/>
          <w:sz w:val="22"/>
          <w:szCs w:val="22"/>
        </w:rPr>
        <w:t>COmputational</w:t>
      </w:r>
      <w:proofErr w:type="spellEnd"/>
      <w:r w:rsidR="00CB2B7E" w:rsidRPr="00625F8B">
        <w:rPr>
          <w:rFonts w:asciiTheme="minorHAnsi" w:eastAsia="Times New Roman" w:hAnsiTheme="minorHAnsi" w:cstheme="minorHAnsi"/>
          <w:bCs/>
          <w:sz w:val="22"/>
          <w:szCs w:val="22"/>
        </w:rPr>
        <w:t xml:space="preserve"> </w:t>
      </w:r>
      <w:proofErr w:type="spellStart"/>
      <w:r w:rsidR="00CB2B7E" w:rsidRPr="00625F8B">
        <w:rPr>
          <w:rFonts w:asciiTheme="minorHAnsi" w:eastAsia="Times New Roman" w:hAnsiTheme="minorHAnsi" w:cstheme="minorHAnsi"/>
          <w:bCs/>
          <w:sz w:val="22"/>
          <w:szCs w:val="22"/>
        </w:rPr>
        <w:t>REproducilbity</w:t>
      </w:r>
      <w:proofErr w:type="spellEnd"/>
      <w:r w:rsidR="00CB2B7E" w:rsidRPr="00625F8B">
        <w:rPr>
          <w:rFonts w:asciiTheme="minorHAnsi" w:eastAsia="Times New Roman" w:hAnsiTheme="minorHAnsi" w:cstheme="minorHAnsi"/>
          <w:bCs/>
          <w:sz w:val="22"/>
          <w:szCs w:val="22"/>
        </w:rPr>
        <w:t>) to improve reproducibility</w:t>
      </w:r>
      <w:r w:rsidR="00676E23" w:rsidRPr="00625F8B">
        <w:rPr>
          <w:rFonts w:asciiTheme="minorHAnsi" w:eastAsia="Times New Roman" w:hAnsiTheme="minorHAnsi" w:cstheme="minorHAnsi"/>
          <w:bCs/>
          <w:sz w:val="22"/>
          <w:szCs w:val="22"/>
        </w:rPr>
        <w:t xml:space="preserve"> and</w:t>
      </w:r>
      <w:r w:rsidR="00CB2B7E" w:rsidRPr="00625F8B">
        <w:rPr>
          <w:rFonts w:asciiTheme="minorHAnsi" w:eastAsia="Times New Roman" w:hAnsiTheme="minorHAnsi" w:cstheme="minorHAnsi"/>
          <w:bCs/>
          <w:sz w:val="22"/>
          <w:szCs w:val="22"/>
        </w:rPr>
        <w:t xml:space="preserve"> transparency through integration of </w:t>
      </w:r>
      <w:r w:rsidRPr="00625F8B">
        <w:rPr>
          <w:rFonts w:asciiTheme="minorHAnsi" w:eastAsia="Times New Roman" w:hAnsiTheme="minorHAnsi" w:cstheme="minorHAnsi"/>
          <w:bCs/>
          <w:sz w:val="22"/>
          <w:szCs w:val="22"/>
        </w:rPr>
        <w:t xml:space="preserve">all </w:t>
      </w:r>
      <w:r w:rsidR="00CB2B7E" w:rsidRPr="00625F8B">
        <w:rPr>
          <w:rFonts w:asciiTheme="minorHAnsi" w:eastAsia="Times New Roman" w:hAnsiTheme="minorHAnsi" w:cstheme="minorHAnsi"/>
          <w:bCs/>
          <w:sz w:val="22"/>
          <w:szCs w:val="22"/>
        </w:rPr>
        <w:t>project components (</w:t>
      </w:r>
      <w:r w:rsidRPr="00625F8B">
        <w:rPr>
          <w:rFonts w:asciiTheme="minorHAnsi" w:eastAsia="Times New Roman" w:hAnsiTheme="minorHAnsi" w:cstheme="minorHAnsi"/>
          <w:bCs/>
          <w:sz w:val="22"/>
          <w:szCs w:val="22"/>
        </w:rPr>
        <w:t xml:space="preserve">e.g., </w:t>
      </w:r>
      <w:r w:rsidR="00CB2B7E" w:rsidRPr="00625F8B">
        <w:rPr>
          <w:rFonts w:asciiTheme="minorHAnsi" w:eastAsia="Times New Roman" w:hAnsiTheme="minorHAnsi" w:cstheme="minorHAnsi"/>
          <w:bCs/>
          <w:sz w:val="22"/>
          <w:szCs w:val="22"/>
        </w:rPr>
        <w:t>data, code, results, concepts</w:t>
      </w:r>
      <w:r w:rsidR="00A44F7C" w:rsidRPr="00625F8B">
        <w:rPr>
          <w:rFonts w:asciiTheme="minorHAnsi" w:eastAsia="Times New Roman" w:hAnsiTheme="minorHAnsi" w:cstheme="minorHAnsi"/>
          <w:bCs/>
          <w:sz w:val="22"/>
          <w:szCs w:val="22"/>
        </w:rPr>
        <w:t>, documentation</w:t>
      </w:r>
      <w:r w:rsidR="00CB2B7E" w:rsidRPr="00625F8B">
        <w:rPr>
          <w:rFonts w:asciiTheme="minorHAnsi" w:eastAsia="Times New Roman" w:hAnsiTheme="minorHAnsi" w:cstheme="minorHAnsi"/>
          <w:bCs/>
          <w:sz w:val="22"/>
          <w:szCs w:val="22"/>
        </w:rPr>
        <w:t>)</w:t>
      </w:r>
      <w:r w:rsidRPr="00625F8B">
        <w:rPr>
          <w:rFonts w:asciiTheme="minorHAnsi" w:eastAsia="Times New Roman" w:hAnsiTheme="minorHAnsi" w:cstheme="minorHAnsi"/>
          <w:bCs/>
          <w:sz w:val="22"/>
          <w:szCs w:val="22"/>
        </w:rPr>
        <w:t xml:space="preserve"> </w:t>
      </w:r>
      <w:r w:rsidR="00595080">
        <w:rPr>
          <w:rFonts w:asciiTheme="minorHAnsi" w:eastAsia="Times New Roman" w:hAnsiTheme="minorHAnsi" w:cstheme="minorHAnsi"/>
          <w:bCs/>
          <w:sz w:val="22"/>
          <w:szCs w:val="22"/>
        </w:rPr>
        <w:t>in</w:t>
      </w:r>
      <w:r w:rsidRPr="00625F8B">
        <w:rPr>
          <w:rFonts w:asciiTheme="minorHAnsi" w:eastAsia="Times New Roman" w:hAnsiTheme="minorHAnsi" w:cstheme="minorHAnsi"/>
          <w:bCs/>
          <w:sz w:val="22"/>
          <w:szCs w:val="22"/>
        </w:rPr>
        <w:t xml:space="preserve"> a </w:t>
      </w:r>
      <w:r w:rsidR="00CB2B7E" w:rsidRPr="00625F8B">
        <w:rPr>
          <w:rFonts w:asciiTheme="minorHAnsi" w:eastAsia="Times New Roman" w:hAnsiTheme="minorHAnsi" w:cstheme="minorHAnsi"/>
          <w:bCs/>
          <w:sz w:val="22"/>
          <w:szCs w:val="22"/>
        </w:rPr>
        <w:t>standardized file system structure</w:t>
      </w:r>
      <w:r w:rsidRPr="00625F8B">
        <w:rPr>
          <w:rFonts w:asciiTheme="minorHAnsi" w:eastAsia="Times New Roman" w:hAnsiTheme="minorHAnsi" w:cstheme="minorHAnsi"/>
          <w:bCs/>
          <w:sz w:val="22"/>
          <w:szCs w:val="22"/>
        </w:rPr>
        <w:t>. The approach makes use of</w:t>
      </w:r>
      <w:r w:rsidR="00CB2B7E" w:rsidRPr="00625F8B">
        <w:rPr>
          <w:rFonts w:asciiTheme="minorHAnsi" w:eastAsia="Times New Roman" w:hAnsiTheme="minorHAnsi" w:cstheme="minorHAnsi"/>
          <w:bCs/>
          <w:sz w:val="22"/>
          <w:szCs w:val="22"/>
        </w:rPr>
        <w:t xml:space="preserve"> pre-defined </w:t>
      </w:r>
      <w:r w:rsidRPr="00625F8B">
        <w:rPr>
          <w:rFonts w:asciiTheme="minorHAnsi" w:eastAsia="Times New Roman" w:hAnsiTheme="minorHAnsi" w:cstheme="minorHAnsi"/>
          <w:bCs/>
          <w:sz w:val="22"/>
          <w:szCs w:val="22"/>
        </w:rPr>
        <w:t xml:space="preserve">(template) </w:t>
      </w:r>
      <w:r w:rsidR="00CB2B7E" w:rsidRPr="00625F8B">
        <w:rPr>
          <w:rFonts w:asciiTheme="minorHAnsi" w:eastAsia="Times New Roman" w:hAnsiTheme="minorHAnsi" w:cstheme="minorHAnsi"/>
          <w:bCs/>
          <w:sz w:val="22"/>
          <w:szCs w:val="22"/>
        </w:rPr>
        <w:t xml:space="preserve">files </w:t>
      </w:r>
      <w:r w:rsidRPr="00625F8B">
        <w:rPr>
          <w:rFonts w:asciiTheme="minorHAnsi" w:eastAsia="Times New Roman" w:hAnsiTheme="minorHAnsi" w:cstheme="minorHAnsi"/>
          <w:bCs/>
          <w:sz w:val="22"/>
          <w:szCs w:val="22"/>
        </w:rPr>
        <w:t>to guide</w:t>
      </w:r>
      <w:r w:rsidR="00CB2B7E" w:rsidRPr="00625F8B">
        <w:rPr>
          <w:rFonts w:asciiTheme="minorHAnsi" w:eastAsia="Times New Roman" w:hAnsiTheme="minorHAnsi" w:cstheme="minorHAnsi"/>
          <w:bCs/>
          <w:sz w:val="22"/>
          <w:szCs w:val="22"/>
        </w:rPr>
        <w:t xml:space="preserve"> documentation, a GitHub repository for software version</w:t>
      </w:r>
      <w:r w:rsidRPr="00625F8B">
        <w:rPr>
          <w:rFonts w:asciiTheme="minorHAnsi" w:eastAsia="Times New Roman" w:hAnsiTheme="minorHAnsi" w:cstheme="minorHAnsi"/>
          <w:bCs/>
          <w:sz w:val="22"/>
          <w:szCs w:val="22"/>
        </w:rPr>
        <w:t>ing</w:t>
      </w:r>
      <w:r w:rsidR="00CB2B7E" w:rsidRPr="00625F8B">
        <w:rPr>
          <w:rFonts w:asciiTheme="minorHAnsi" w:eastAsia="Times New Roman" w:hAnsiTheme="minorHAnsi" w:cstheme="minorHAnsi"/>
          <w:bCs/>
          <w:sz w:val="22"/>
          <w:szCs w:val="22"/>
        </w:rPr>
        <w:t xml:space="preserve">, </w:t>
      </w:r>
      <w:r w:rsidR="00B162E8" w:rsidRPr="00625F8B">
        <w:rPr>
          <w:rFonts w:asciiTheme="minorHAnsi" w:eastAsia="Times New Roman" w:hAnsiTheme="minorHAnsi" w:cstheme="minorHAnsi"/>
          <w:bCs/>
          <w:sz w:val="22"/>
          <w:szCs w:val="22"/>
        </w:rPr>
        <w:t xml:space="preserve">a </w:t>
      </w:r>
      <w:r w:rsidR="00E94B34">
        <w:rPr>
          <w:rFonts w:asciiTheme="minorHAnsi" w:eastAsia="Times New Roman" w:hAnsiTheme="minorHAnsi" w:cstheme="minorHAnsi"/>
          <w:bCs/>
          <w:sz w:val="22"/>
          <w:szCs w:val="22"/>
        </w:rPr>
        <w:t xml:space="preserve">HTML-based </w:t>
      </w:r>
      <w:r w:rsidR="00B65831">
        <w:rPr>
          <w:rFonts w:asciiTheme="minorHAnsi" w:eastAsia="Times New Roman" w:hAnsiTheme="minorHAnsi" w:cstheme="minorHAnsi"/>
          <w:bCs/>
          <w:sz w:val="22"/>
          <w:szCs w:val="22"/>
        </w:rPr>
        <w:t>n</w:t>
      </w:r>
      <w:r w:rsidR="00CB2B7E" w:rsidRPr="00625F8B">
        <w:rPr>
          <w:rFonts w:asciiTheme="minorHAnsi" w:eastAsia="Times New Roman" w:hAnsiTheme="minorHAnsi" w:cstheme="minorHAnsi"/>
          <w:bCs/>
          <w:sz w:val="22"/>
          <w:szCs w:val="22"/>
        </w:rPr>
        <w:t xml:space="preserve">avigator, and ENCORE </w:t>
      </w:r>
      <w:r w:rsidRPr="00625F8B">
        <w:rPr>
          <w:rFonts w:asciiTheme="minorHAnsi" w:eastAsia="Times New Roman" w:hAnsiTheme="minorHAnsi" w:cstheme="minorHAnsi"/>
          <w:bCs/>
          <w:sz w:val="22"/>
          <w:szCs w:val="22"/>
        </w:rPr>
        <w:t xml:space="preserve">user </w:t>
      </w:r>
      <w:r w:rsidR="00CB2B7E" w:rsidRPr="00625F8B">
        <w:rPr>
          <w:rFonts w:asciiTheme="minorHAnsi" w:eastAsia="Times New Roman" w:hAnsiTheme="minorHAnsi" w:cstheme="minorHAnsi"/>
          <w:bCs/>
          <w:sz w:val="22"/>
          <w:szCs w:val="22"/>
        </w:rPr>
        <w:t xml:space="preserve">documentation. </w:t>
      </w:r>
      <w:r w:rsidRPr="00625F8B">
        <w:rPr>
          <w:rFonts w:asciiTheme="minorHAnsi" w:eastAsia="Times New Roman" w:hAnsiTheme="minorHAnsi" w:cstheme="minorHAnsi"/>
          <w:bCs/>
          <w:sz w:val="22"/>
          <w:szCs w:val="22"/>
        </w:rPr>
        <w:t xml:space="preserve">ENCORE is agnostic </w:t>
      </w:r>
      <w:r w:rsidR="00E94B34">
        <w:rPr>
          <w:rFonts w:asciiTheme="minorHAnsi" w:eastAsia="Times New Roman" w:hAnsiTheme="minorHAnsi" w:cstheme="minorHAnsi"/>
          <w:bCs/>
          <w:sz w:val="22"/>
          <w:szCs w:val="22"/>
        </w:rPr>
        <w:t>to</w:t>
      </w:r>
      <w:r w:rsidRPr="00625F8B">
        <w:rPr>
          <w:rFonts w:asciiTheme="minorHAnsi" w:eastAsia="Times New Roman" w:hAnsiTheme="minorHAnsi" w:cstheme="minorHAnsi"/>
          <w:bCs/>
          <w:sz w:val="22"/>
          <w:szCs w:val="22"/>
        </w:rPr>
        <w:t xml:space="preserve"> the type of computational project, data, programming language, and ICT infrastructure and does not depend on any software tool. </w:t>
      </w:r>
      <w:r w:rsidR="00CB2B7E" w:rsidRPr="00625F8B">
        <w:rPr>
          <w:rFonts w:asciiTheme="minorHAnsi" w:eastAsia="Times New Roman" w:hAnsiTheme="minorHAnsi" w:cstheme="minorHAnsi"/>
          <w:bCs/>
          <w:sz w:val="22"/>
          <w:szCs w:val="22"/>
        </w:rPr>
        <w:t>ENCORE improve</w:t>
      </w:r>
      <w:r w:rsidRPr="00625F8B">
        <w:rPr>
          <w:rFonts w:asciiTheme="minorHAnsi" w:eastAsia="Times New Roman" w:hAnsiTheme="minorHAnsi" w:cstheme="minorHAnsi"/>
          <w:bCs/>
          <w:sz w:val="22"/>
          <w:szCs w:val="22"/>
        </w:rPr>
        <w:t>d</w:t>
      </w:r>
      <w:r w:rsidR="00CB2B7E" w:rsidRPr="00625F8B">
        <w:rPr>
          <w:rFonts w:asciiTheme="minorHAnsi" w:eastAsia="Times New Roman" w:hAnsiTheme="minorHAnsi" w:cstheme="minorHAnsi"/>
          <w:bCs/>
          <w:sz w:val="22"/>
          <w:szCs w:val="22"/>
        </w:rPr>
        <w:t xml:space="preserve"> reproducibility and transparency of computational projects</w:t>
      </w:r>
      <w:r w:rsidR="00E94B34">
        <w:rPr>
          <w:rFonts w:asciiTheme="minorHAnsi" w:eastAsia="Times New Roman" w:hAnsiTheme="minorHAnsi" w:cstheme="minorHAnsi"/>
          <w:bCs/>
          <w:sz w:val="22"/>
          <w:szCs w:val="22"/>
        </w:rPr>
        <w:t xml:space="preserve"> in our group</w:t>
      </w:r>
      <w:r w:rsidRPr="00625F8B">
        <w:rPr>
          <w:rFonts w:asciiTheme="minorHAnsi" w:eastAsia="Times New Roman" w:hAnsiTheme="minorHAnsi" w:cstheme="minorHAnsi"/>
          <w:bCs/>
          <w:sz w:val="22"/>
          <w:szCs w:val="22"/>
        </w:rPr>
        <w:t>.</w:t>
      </w:r>
      <w:r w:rsidR="00595080">
        <w:rPr>
          <w:rFonts w:asciiTheme="minorHAnsi" w:eastAsia="Times New Roman" w:hAnsiTheme="minorHAnsi" w:cstheme="minorHAnsi"/>
          <w:bCs/>
          <w:sz w:val="22"/>
          <w:szCs w:val="22"/>
        </w:rPr>
        <w:t xml:space="preserve"> </w:t>
      </w:r>
      <w:r w:rsidR="00CB2B7E" w:rsidRPr="00625F8B">
        <w:rPr>
          <w:rFonts w:asciiTheme="minorHAnsi" w:eastAsia="Times New Roman" w:hAnsiTheme="minorHAnsi" w:cstheme="minorHAnsi"/>
          <w:bCs/>
          <w:sz w:val="22"/>
          <w:szCs w:val="22"/>
        </w:rPr>
        <w:t xml:space="preserve">Perhaps the most significant challenge to </w:t>
      </w:r>
      <w:r w:rsidR="00595080">
        <w:rPr>
          <w:rFonts w:asciiTheme="minorHAnsi" w:eastAsia="Times New Roman" w:hAnsiTheme="minorHAnsi" w:cstheme="minorHAnsi"/>
          <w:bCs/>
          <w:sz w:val="22"/>
          <w:szCs w:val="22"/>
        </w:rPr>
        <w:t>overcome</w:t>
      </w:r>
      <w:r w:rsidR="00E94B34">
        <w:rPr>
          <w:rFonts w:asciiTheme="minorHAnsi" w:eastAsia="Times New Roman" w:hAnsiTheme="minorHAnsi" w:cstheme="minorHAnsi"/>
          <w:bCs/>
          <w:sz w:val="22"/>
          <w:szCs w:val="22"/>
        </w:rPr>
        <w:t xml:space="preserve"> for routine usage of initiatives such as ENCORE</w:t>
      </w:r>
      <w:r w:rsidR="00595080">
        <w:rPr>
          <w:rFonts w:asciiTheme="minorHAnsi" w:eastAsia="Times New Roman" w:hAnsiTheme="minorHAnsi" w:cstheme="minorHAnsi"/>
          <w:bCs/>
          <w:sz w:val="22"/>
          <w:szCs w:val="22"/>
        </w:rPr>
        <w:t xml:space="preserve"> is the </w:t>
      </w:r>
      <w:r w:rsidR="00CB2B7E" w:rsidRPr="00625F8B">
        <w:rPr>
          <w:rFonts w:asciiTheme="minorHAnsi" w:eastAsia="Times New Roman" w:hAnsiTheme="minorHAnsi" w:cstheme="minorHAnsi"/>
          <w:bCs/>
          <w:sz w:val="22"/>
          <w:szCs w:val="22"/>
        </w:rPr>
        <w:t>lack of incentives</w:t>
      </w:r>
      <w:r w:rsidR="00595080">
        <w:rPr>
          <w:rFonts w:asciiTheme="minorHAnsi" w:eastAsia="Times New Roman" w:hAnsiTheme="minorHAnsi" w:cstheme="minorHAnsi"/>
          <w:bCs/>
          <w:sz w:val="22"/>
          <w:szCs w:val="22"/>
        </w:rPr>
        <w:t xml:space="preserve"> to sufficiently motivate researcher</w:t>
      </w:r>
      <w:r w:rsidR="00E94B34">
        <w:rPr>
          <w:rFonts w:asciiTheme="minorHAnsi" w:eastAsia="Times New Roman" w:hAnsiTheme="minorHAnsi" w:cstheme="minorHAnsi"/>
          <w:bCs/>
          <w:sz w:val="22"/>
          <w:szCs w:val="22"/>
        </w:rPr>
        <w:t>s</w:t>
      </w:r>
      <w:r w:rsidR="00595080">
        <w:rPr>
          <w:rFonts w:asciiTheme="minorHAnsi" w:eastAsia="Times New Roman" w:hAnsiTheme="minorHAnsi" w:cstheme="minorHAnsi"/>
          <w:bCs/>
          <w:sz w:val="22"/>
          <w:szCs w:val="22"/>
        </w:rPr>
        <w:t xml:space="preserve"> to spend</w:t>
      </w:r>
      <w:r w:rsidR="00E94B34">
        <w:rPr>
          <w:rFonts w:asciiTheme="minorHAnsi" w:eastAsia="Times New Roman" w:hAnsiTheme="minorHAnsi" w:cstheme="minorHAnsi"/>
          <w:bCs/>
          <w:sz w:val="22"/>
          <w:szCs w:val="22"/>
        </w:rPr>
        <w:t xml:space="preserve"> sufficient</w:t>
      </w:r>
      <w:r w:rsidR="00595080">
        <w:rPr>
          <w:rFonts w:asciiTheme="minorHAnsi" w:eastAsia="Times New Roman" w:hAnsiTheme="minorHAnsi" w:cstheme="minorHAnsi"/>
          <w:bCs/>
          <w:sz w:val="22"/>
          <w:szCs w:val="22"/>
        </w:rPr>
        <w:t xml:space="preserve"> time and effort on reproducibility. </w:t>
      </w:r>
      <w:r w:rsidR="00B65831">
        <w:rPr>
          <w:rFonts w:asciiTheme="minorHAnsi" w:eastAsia="Times New Roman" w:hAnsiTheme="minorHAnsi" w:cstheme="minorHAnsi"/>
          <w:bCs/>
          <w:sz w:val="22"/>
          <w:szCs w:val="22"/>
        </w:rPr>
        <w:t>We expect ENCORE</w:t>
      </w:r>
      <w:r w:rsidR="00E94B34">
        <w:rPr>
          <w:rFonts w:asciiTheme="minorHAnsi" w:eastAsia="Times New Roman" w:hAnsiTheme="minorHAnsi" w:cstheme="minorHAnsi"/>
          <w:bCs/>
          <w:sz w:val="22"/>
          <w:szCs w:val="22"/>
        </w:rPr>
        <w:t xml:space="preserve"> to</w:t>
      </w:r>
      <w:r w:rsidR="00B65831">
        <w:rPr>
          <w:rFonts w:asciiTheme="minorHAnsi" w:eastAsia="Times New Roman" w:hAnsiTheme="minorHAnsi" w:cstheme="minorHAnsi"/>
          <w:bCs/>
          <w:sz w:val="22"/>
          <w:szCs w:val="22"/>
        </w:rPr>
        <w:t xml:space="preserve"> contribute to the further development of approaches increasing transparency and reproducibility of computational research. </w:t>
      </w:r>
    </w:p>
    <w:p w14:paraId="00EC2A46" w14:textId="77777777" w:rsidR="001224A3" w:rsidRPr="00115EC4" w:rsidRDefault="001224A3" w:rsidP="00115EC4">
      <w:pPr>
        <w:spacing w:line="276" w:lineRule="auto"/>
        <w:rPr>
          <w:rFonts w:asciiTheme="minorHAnsi" w:eastAsia="Times New Roman" w:hAnsiTheme="minorHAnsi" w:cstheme="minorHAnsi"/>
          <w:b/>
          <w:sz w:val="22"/>
          <w:szCs w:val="22"/>
        </w:rPr>
      </w:pPr>
    </w:p>
    <w:p w14:paraId="6AD11D84" w14:textId="7F437644" w:rsidR="001224A3" w:rsidRDefault="001224A3" w:rsidP="00115EC4">
      <w:pPr>
        <w:pStyle w:val="ListParagraph"/>
        <w:tabs>
          <w:tab w:val="right" w:pos="8300"/>
        </w:tabs>
        <w:spacing w:line="276" w:lineRule="auto"/>
        <w:ind w:left="0"/>
        <w:jc w:val="both"/>
        <w:rPr>
          <w:rFonts w:asciiTheme="minorHAnsi" w:hAnsiTheme="minorHAnsi" w:cstheme="minorHAnsi"/>
          <w:sz w:val="22"/>
          <w:szCs w:val="22"/>
        </w:rPr>
      </w:pPr>
      <w:r w:rsidRPr="00115EC4">
        <w:rPr>
          <w:rFonts w:asciiTheme="minorHAnsi" w:hAnsiTheme="minorHAnsi" w:cstheme="minorHAnsi"/>
          <w:b/>
          <w:bCs/>
          <w:sz w:val="22"/>
          <w:szCs w:val="22"/>
        </w:rPr>
        <w:lastRenderedPageBreak/>
        <w:t xml:space="preserve">Keywords: </w:t>
      </w:r>
      <w:r w:rsidRPr="00115EC4">
        <w:rPr>
          <w:rFonts w:asciiTheme="minorHAnsi" w:hAnsiTheme="minorHAnsi" w:cstheme="minorHAnsi"/>
          <w:sz w:val="22"/>
          <w:szCs w:val="22"/>
        </w:rPr>
        <w:t xml:space="preserve">Computational research, Reproducibility, </w:t>
      </w:r>
      <w:r w:rsidR="00FB7E90">
        <w:rPr>
          <w:rFonts w:asciiTheme="minorHAnsi" w:hAnsiTheme="minorHAnsi" w:cstheme="minorHAnsi"/>
          <w:sz w:val="22"/>
          <w:szCs w:val="22"/>
        </w:rPr>
        <w:t>Transparency,</w:t>
      </w:r>
      <w:r w:rsidR="00A44F7C">
        <w:rPr>
          <w:rFonts w:asciiTheme="minorHAnsi" w:hAnsiTheme="minorHAnsi" w:cstheme="minorHAnsi"/>
          <w:sz w:val="22"/>
          <w:szCs w:val="22"/>
        </w:rPr>
        <w:t xml:space="preserve"> </w:t>
      </w:r>
      <w:r w:rsidR="00FB7E90">
        <w:rPr>
          <w:rFonts w:asciiTheme="minorHAnsi" w:hAnsiTheme="minorHAnsi" w:cstheme="minorHAnsi"/>
          <w:sz w:val="22"/>
          <w:szCs w:val="22"/>
        </w:rPr>
        <w:t>Open-Science</w:t>
      </w:r>
      <w:r w:rsidR="00676E23">
        <w:rPr>
          <w:rFonts w:asciiTheme="minorHAnsi" w:hAnsiTheme="minorHAnsi" w:cstheme="minorHAnsi"/>
          <w:sz w:val="22"/>
          <w:szCs w:val="22"/>
        </w:rPr>
        <w:t>.</w:t>
      </w:r>
    </w:p>
    <w:p w14:paraId="4208E20C" w14:textId="77777777" w:rsidR="00510F74" w:rsidRPr="00115EC4" w:rsidRDefault="00510F74" w:rsidP="00115EC4">
      <w:pPr>
        <w:pStyle w:val="ListParagraph"/>
        <w:tabs>
          <w:tab w:val="right" w:pos="8300"/>
        </w:tabs>
        <w:spacing w:line="276" w:lineRule="auto"/>
        <w:ind w:left="0"/>
        <w:jc w:val="both"/>
        <w:rPr>
          <w:rFonts w:asciiTheme="minorHAnsi" w:hAnsiTheme="minorHAnsi" w:cstheme="minorHAnsi"/>
          <w:sz w:val="22"/>
          <w:szCs w:val="22"/>
        </w:rPr>
      </w:pPr>
    </w:p>
    <w:p w14:paraId="7366405E" w14:textId="1ACEC269" w:rsidR="001224A3" w:rsidRPr="00A23796" w:rsidRDefault="001224A3" w:rsidP="00115EC4">
      <w:pPr>
        <w:spacing w:line="276" w:lineRule="auto"/>
        <w:rPr>
          <w:rFonts w:asciiTheme="minorHAnsi" w:eastAsia="Times New Roman" w:hAnsiTheme="minorHAnsi" w:cstheme="minorHAnsi"/>
          <w:b/>
          <w:sz w:val="28"/>
          <w:szCs w:val="28"/>
        </w:rPr>
      </w:pPr>
      <w:r w:rsidRPr="00A23796">
        <w:rPr>
          <w:rFonts w:asciiTheme="minorHAnsi" w:eastAsia="Times New Roman" w:hAnsiTheme="minorHAnsi" w:cstheme="minorHAnsi"/>
          <w:b/>
          <w:sz w:val="28"/>
          <w:szCs w:val="28"/>
        </w:rPr>
        <w:t>Introduction</w:t>
      </w:r>
    </w:p>
    <w:p w14:paraId="01DED262" w14:textId="73DD2E4F" w:rsidR="00C67666" w:rsidRDefault="00E23557" w:rsidP="0034475E">
      <w:pPr>
        <w:spacing w:line="276" w:lineRule="auto"/>
        <w:rPr>
          <w:rFonts w:asciiTheme="minorHAnsi" w:eastAsia="Times New Roman" w:hAnsiTheme="minorHAnsi" w:cstheme="minorHAnsi"/>
          <w:bCs/>
          <w:sz w:val="22"/>
          <w:szCs w:val="22"/>
        </w:rPr>
      </w:pPr>
      <w:bookmarkStart w:id="3" w:name="_Hlk144738956"/>
      <w:bookmarkStart w:id="4" w:name="_Hlk130909681"/>
      <w:r>
        <w:rPr>
          <w:rFonts w:asciiTheme="minorHAnsi" w:eastAsia="Times New Roman" w:hAnsiTheme="minorHAnsi" w:cstheme="minorHAnsi"/>
          <w:bCs/>
          <w:sz w:val="22"/>
          <w:szCs w:val="22"/>
        </w:rPr>
        <w:t>Reproducibility of research</w:t>
      </w:r>
      <w:r w:rsidR="0063418C">
        <w:rPr>
          <w:rFonts w:asciiTheme="minorHAnsi" w:eastAsia="Times New Roman" w:hAnsiTheme="minorHAnsi" w:cstheme="minorHAnsi"/>
          <w:bCs/>
          <w:sz w:val="22"/>
          <w:szCs w:val="22"/>
        </w:rPr>
        <w:t xml:space="preserve"> outcomes</w:t>
      </w:r>
      <w:r>
        <w:rPr>
          <w:rFonts w:asciiTheme="minorHAnsi" w:eastAsia="Times New Roman" w:hAnsiTheme="minorHAnsi" w:cstheme="minorHAnsi"/>
          <w:bCs/>
          <w:sz w:val="22"/>
          <w:szCs w:val="22"/>
        </w:rPr>
        <w:t xml:space="preserve"> </w:t>
      </w:r>
      <w:r w:rsidR="00B061A3">
        <w:rPr>
          <w:rFonts w:asciiTheme="minorHAnsi" w:eastAsia="Times New Roman" w:hAnsiTheme="minorHAnsi" w:cstheme="minorHAnsi"/>
          <w:bCs/>
          <w:sz w:val="22"/>
          <w:szCs w:val="22"/>
        </w:rPr>
        <w:t>has become</w:t>
      </w:r>
      <w:r>
        <w:rPr>
          <w:rFonts w:asciiTheme="minorHAnsi" w:eastAsia="Times New Roman" w:hAnsiTheme="minorHAnsi" w:cstheme="minorHAnsi"/>
          <w:bCs/>
          <w:sz w:val="22"/>
          <w:szCs w:val="22"/>
        </w:rPr>
        <w:t xml:space="preserve"> </w:t>
      </w:r>
      <w:r w:rsidR="000453B2">
        <w:rPr>
          <w:rFonts w:asciiTheme="minorHAnsi" w:eastAsia="Times New Roman" w:hAnsiTheme="minorHAnsi" w:cstheme="minorHAnsi"/>
          <w:bCs/>
          <w:sz w:val="22"/>
          <w:szCs w:val="22"/>
        </w:rPr>
        <w:t>increasin</w:t>
      </w:r>
      <w:r w:rsidR="009C69E4">
        <w:rPr>
          <w:rFonts w:asciiTheme="minorHAnsi" w:eastAsia="Times New Roman" w:hAnsiTheme="minorHAnsi" w:cstheme="minorHAnsi"/>
          <w:bCs/>
          <w:sz w:val="22"/>
          <w:szCs w:val="22"/>
        </w:rPr>
        <w:t xml:space="preserve">gly </w:t>
      </w:r>
      <w:r>
        <w:rPr>
          <w:rFonts w:asciiTheme="minorHAnsi" w:eastAsia="Times New Roman" w:hAnsiTheme="minorHAnsi" w:cstheme="minorHAnsi"/>
          <w:bCs/>
          <w:sz w:val="22"/>
          <w:szCs w:val="22"/>
        </w:rPr>
        <w:t xml:space="preserve">important within </w:t>
      </w:r>
      <w:r w:rsidR="009C69E4">
        <w:rPr>
          <w:rFonts w:asciiTheme="minorHAnsi" w:eastAsia="Times New Roman" w:hAnsiTheme="minorHAnsi" w:cstheme="minorHAnsi"/>
          <w:bCs/>
          <w:sz w:val="22"/>
          <w:szCs w:val="22"/>
        </w:rPr>
        <w:t xml:space="preserve">all </w:t>
      </w:r>
      <w:r>
        <w:rPr>
          <w:rFonts w:asciiTheme="minorHAnsi" w:eastAsia="Times New Roman" w:hAnsiTheme="minorHAnsi" w:cstheme="minorHAnsi"/>
          <w:bCs/>
          <w:sz w:val="22"/>
          <w:szCs w:val="22"/>
        </w:rPr>
        <w:t xml:space="preserve">research </w:t>
      </w:r>
      <w:r w:rsidR="00D81456">
        <w:rPr>
          <w:rFonts w:asciiTheme="minorHAnsi" w:eastAsia="Times New Roman" w:hAnsiTheme="minorHAnsi" w:cstheme="minorHAnsi"/>
          <w:bCs/>
          <w:sz w:val="22"/>
          <w:szCs w:val="22"/>
        </w:rPr>
        <w:t>fields</w:t>
      </w:r>
      <w:r w:rsidR="000B4AA0">
        <w:rPr>
          <w:rFonts w:asciiTheme="minorHAnsi" w:eastAsia="Times New Roman" w:hAnsiTheme="minorHAnsi" w:cstheme="minorHAnsi"/>
          <w:bCs/>
          <w:sz w:val="22"/>
          <w:szCs w:val="22"/>
        </w:rPr>
        <w:t>,</w:t>
      </w:r>
      <w:r>
        <w:rPr>
          <w:rFonts w:asciiTheme="minorHAnsi" w:eastAsia="Times New Roman" w:hAnsiTheme="minorHAnsi" w:cstheme="minorHAnsi"/>
          <w:bCs/>
          <w:sz w:val="22"/>
          <w:szCs w:val="22"/>
        </w:rPr>
        <w:t xml:space="preserve"> including </w:t>
      </w:r>
      <w:r w:rsidR="00D83007">
        <w:rPr>
          <w:rFonts w:asciiTheme="minorHAnsi" w:eastAsia="Times New Roman" w:hAnsiTheme="minorHAnsi" w:cstheme="minorHAnsi"/>
          <w:bCs/>
          <w:sz w:val="22"/>
          <w:szCs w:val="22"/>
        </w:rPr>
        <w:t>the</w:t>
      </w:r>
      <w:r w:rsidR="009C69E4">
        <w:rPr>
          <w:rFonts w:asciiTheme="minorHAnsi" w:eastAsia="Times New Roman" w:hAnsiTheme="minorHAnsi" w:cstheme="minorHAnsi"/>
          <w:bCs/>
          <w:sz w:val="22"/>
          <w:szCs w:val="22"/>
        </w:rPr>
        <w:t xml:space="preserve"> </w:t>
      </w:r>
      <w:r w:rsidR="00423734">
        <w:rPr>
          <w:rFonts w:asciiTheme="minorHAnsi" w:eastAsia="Times New Roman" w:hAnsiTheme="minorHAnsi" w:cstheme="minorHAnsi"/>
          <w:bCs/>
          <w:sz w:val="22"/>
          <w:szCs w:val="22"/>
        </w:rPr>
        <w:t>(bio)medical</w:t>
      </w:r>
      <w:r w:rsidR="00D83007">
        <w:rPr>
          <w:rFonts w:asciiTheme="minorHAnsi" w:eastAsia="Times New Roman" w:hAnsiTheme="minorHAnsi" w:cstheme="minorHAnsi"/>
          <w:bCs/>
          <w:sz w:val="22"/>
          <w:szCs w:val="22"/>
        </w:rPr>
        <w:t xml:space="preserve"> domain</w:t>
      </w:r>
      <w:bookmarkEnd w:id="3"/>
      <w:r w:rsidR="00FE18DB">
        <w:rPr>
          <w:rFonts w:asciiTheme="minorHAnsi" w:eastAsia="Times New Roman" w:hAnsiTheme="minorHAnsi" w:cstheme="minorHAnsi"/>
          <w:bCs/>
          <w:sz w:val="22"/>
          <w:szCs w:val="22"/>
        </w:rPr>
        <w:t xml:space="preserve"> </w:t>
      </w:r>
      <w:r w:rsidR="00FE18DB">
        <w:rPr>
          <w:rFonts w:asciiTheme="minorHAnsi" w:eastAsia="Times New Roman" w:hAnsiTheme="minorHAnsi" w:cstheme="minorHAnsi"/>
          <w:bCs/>
          <w:sz w:val="22"/>
          <w:szCs w:val="22"/>
        </w:rPr>
        <w:fldChar w:fldCharType="begin">
          <w:fldData xml:space="preserve">PEVuZE5vdGU+PENpdGU+PEF1dGhvcj5TdHVwcGxlPC9BdXRob3I+PFllYXI+MjAxOTwvWWVhcj48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</w:fldData>
        </w:fldChar>
      </w:r>
      <w:r w:rsidR="002D3343">
        <w:rPr>
          <w:rFonts w:asciiTheme="minorHAnsi" w:eastAsia="Times New Roman" w:hAnsiTheme="minorHAnsi" w:cstheme="minorHAnsi"/>
          <w:bCs/>
          <w:sz w:val="22"/>
          <w:szCs w:val="22"/>
        </w:rPr>
        <w:instrText xml:space="preserve"> ADDIN EN.CITE </w:instrText>
      </w:r>
      <w:r w:rsidR="002D3343">
        <w:rPr>
          <w:rFonts w:asciiTheme="minorHAnsi" w:eastAsia="Times New Roman" w:hAnsiTheme="minorHAnsi" w:cstheme="minorHAnsi"/>
          <w:bCs/>
          <w:sz w:val="22"/>
          <w:szCs w:val="22"/>
        </w:rPr>
        <w:fldChar w:fldCharType="begin">
          <w:fldData xml:space="preserve">PEVuZE5vdGU+PENpdGU+PEF1dGhvcj5TdHVwcGxlPC9BdXRob3I+PFllYXI+MjAxOTwvWWVhcj48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</w:fldData>
        </w:fldChar>
      </w:r>
      <w:r w:rsidR="002D3343">
        <w:rPr>
          <w:rFonts w:asciiTheme="minorHAnsi" w:eastAsia="Times New Roman" w:hAnsiTheme="minorHAnsi" w:cstheme="minorHAnsi"/>
          <w:bCs/>
          <w:sz w:val="22"/>
          <w:szCs w:val="22"/>
        </w:rPr>
        <w:instrText xml:space="preserve"> ADDIN EN.CITE.DATA </w:instrText>
      </w:r>
      <w:r w:rsidR="002D3343">
        <w:rPr>
          <w:rFonts w:asciiTheme="minorHAnsi" w:eastAsia="Times New Roman" w:hAnsiTheme="minorHAnsi" w:cstheme="minorHAnsi"/>
          <w:bCs/>
          <w:sz w:val="22"/>
          <w:szCs w:val="22"/>
        </w:rPr>
      </w:r>
      <w:r w:rsidR="002D3343">
        <w:rPr>
          <w:rFonts w:asciiTheme="minorHAnsi" w:eastAsia="Times New Roman" w:hAnsiTheme="minorHAnsi" w:cstheme="minorHAnsi"/>
          <w:bCs/>
          <w:sz w:val="22"/>
          <w:szCs w:val="22"/>
        </w:rPr>
        <w:fldChar w:fldCharType="end"/>
      </w:r>
      <w:r w:rsidR="00FE18DB">
        <w:rPr>
          <w:rFonts w:asciiTheme="minorHAnsi" w:eastAsia="Times New Roman" w:hAnsiTheme="minorHAnsi" w:cstheme="minorHAnsi"/>
          <w:bCs/>
          <w:sz w:val="22"/>
          <w:szCs w:val="22"/>
        </w:rPr>
      </w:r>
      <w:r w:rsidR="00FE18DB">
        <w:rPr>
          <w:rFonts w:asciiTheme="minorHAnsi" w:eastAsia="Times New Roman" w:hAnsiTheme="minorHAnsi" w:cstheme="minorHAnsi"/>
          <w:bCs/>
          <w:sz w:val="22"/>
          <w:szCs w:val="22"/>
        </w:rPr>
        <w:fldChar w:fldCharType="separate"/>
      </w:r>
      <w:r w:rsidR="002D3343">
        <w:rPr>
          <w:rFonts w:asciiTheme="minorHAnsi" w:eastAsia="Times New Roman" w:hAnsiTheme="minorHAnsi" w:cstheme="minorHAnsi"/>
          <w:bCs/>
          <w:noProof/>
          <w:sz w:val="22"/>
          <w:szCs w:val="22"/>
        </w:rPr>
        <w:t>(Ioannidis, 2005; Stupple et al., 2019)</w:t>
      </w:r>
      <w:r w:rsidR="00FE18DB">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w:t>
      </w:r>
      <w:r w:rsidR="003E1F79">
        <w:rPr>
          <w:rFonts w:asciiTheme="minorHAnsi" w:eastAsia="Times New Roman" w:hAnsiTheme="minorHAnsi" w:cstheme="minorHAnsi"/>
          <w:bCs/>
          <w:sz w:val="22"/>
          <w:szCs w:val="22"/>
        </w:rPr>
        <w:t xml:space="preserve"> </w:t>
      </w:r>
      <w:r w:rsidR="0063418C">
        <w:rPr>
          <w:rFonts w:asciiTheme="minorHAnsi" w:eastAsia="Times New Roman" w:hAnsiTheme="minorHAnsi" w:cstheme="minorHAnsi"/>
          <w:bCs/>
          <w:sz w:val="22"/>
          <w:szCs w:val="22"/>
        </w:rPr>
        <w:t xml:space="preserve">The scientific community is increasingly </w:t>
      </w:r>
      <w:r w:rsidR="00263C96">
        <w:rPr>
          <w:rFonts w:asciiTheme="minorHAnsi" w:eastAsia="Times New Roman" w:hAnsiTheme="minorHAnsi" w:cstheme="minorHAnsi"/>
          <w:bCs/>
          <w:sz w:val="22"/>
          <w:szCs w:val="22"/>
        </w:rPr>
        <w:t>concerned about</w:t>
      </w:r>
      <w:r w:rsidR="003E1F79">
        <w:rPr>
          <w:rFonts w:asciiTheme="minorHAnsi" w:eastAsia="Times New Roman" w:hAnsiTheme="minorHAnsi" w:cstheme="minorHAnsi"/>
          <w:bCs/>
          <w:sz w:val="22"/>
          <w:szCs w:val="22"/>
        </w:rPr>
        <w:t xml:space="preserve"> </w:t>
      </w:r>
      <w:r w:rsidR="00DB6513">
        <w:rPr>
          <w:rFonts w:asciiTheme="minorHAnsi" w:eastAsia="Times New Roman" w:hAnsiTheme="minorHAnsi" w:cstheme="minorHAnsi"/>
          <w:bCs/>
          <w:sz w:val="22"/>
          <w:szCs w:val="22"/>
        </w:rPr>
        <w:t>the so-called</w:t>
      </w:r>
      <w:r w:rsidR="003E1F79">
        <w:rPr>
          <w:rFonts w:asciiTheme="minorHAnsi" w:eastAsia="Times New Roman" w:hAnsiTheme="minorHAnsi" w:cstheme="minorHAnsi"/>
          <w:bCs/>
          <w:sz w:val="22"/>
          <w:szCs w:val="22"/>
        </w:rPr>
        <w:t xml:space="preserve"> </w:t>
      </w:r>
      <w:r w:rsidR="00DB6513">
        <w:rPr>
          <w:rFonts w:asciiTheme="minorHAnsi" w:eastAsia="Times New Roman" w:hAnsiTheme="minorHAnsi" w:cstheme="minorHAnsi"/>
          <w:bCs/>
          <w:sz w:val="22"/>
          <w:szCs w:val="22"/>
        </w:rPr>
        <w:t>‘</w:t>
      </w:r>
      <w:r w:rsidR="003E1F79">
        <w:rPr>
          <w:rFonts w:asciiTheme="minorHAnsi" w:eastAsia="Times New Roman" w:hAnsiTheme="minorHAnsi" w:cstheme="minorHAnsi"/>
          <w:bCs/>
          <w:sz w:val="22"/>
          <w:szCs w:val="22"/>
        </w:rPr>
        <w:t>reproducibility crisis</w:t>
      </w:r>
      <w:r w:rsidR="00DB6513">
        <w:rPr>
          <w:rFonts w:asciiTheme="minorHAnsi" w:eastAsia="Times New Roman" w:hAnsiTheme="minorHAnsi" w:cstheme="minorHAnsi"/>
          <w:bCs/>
          <w:sz w:val="22"/>
          <w:szCs w:val="22"/>
        </w:rPr>
        <w:t>’</w:t>
      </w:r>
      <w:r w:rsidR="00B061A3">
        <w:rPr>
          <w:rFonts w:asciiTheme="minorHAnsi" w:eastAsia="Times New Roman" w:hAnsiTheme="minorHAnsi" w:cstheme="minorHAnsi"/>
          <w:bCs/>
          <w:sz w:val="22"/>
          <w:szCs w:val="22"/>
        </w:rPr>
        <w:t>,</w:t>
      </w:r>
      <w:r w:rsidR="003E1F79">
        <w:rPr>
          <w:rFonts w:asciiTheme="minorHAnsi" w:eastAsia="Times New Roman" w:hAnsiTheme="minorHAnsi" w:cstheme="minorHAnsi"/>
          <w:bCs/>
          <w:sz w:val="22"/>
          <w:szCs w:val="22"/>
        </w:rPr>
        <w:t xml:space="preserve"> </w:t>
      </w:r>
      <w:r w:rsidR="008E647F">
        <w:rPr>
          <w:rFonts w:asciiTheme="minorHAnsi" w:eastAsia="Times New Roman" w:hAnsiTheme="minorHAnsi" w:cstheme="minorHAnsi"/>
          <w:bCs/>
          <w:sz w:val="22"/>
          <w:szCs w:val="22"/>
        </w:rPr>
        <w:t xml:space="preserve">which includes but is not limited to </w:t>
      </w:r>
      <w:r w:rsidR="00B061A3">
        <w:rPr>
          <w:rFonts w:asciiTheme="minorHAnsi" w:eastAsia="Times New Roman" w:hAnsiTheme="minorHAnsi" w:cstheme="minorHAnsi"/>
          <w:bCs/>
          <w:sz w:val="22"/>
          <w:szCs w:val="22"/>
        </w:rPr>
        <w:t xml:space="preserve">the </w:t>
      </w:r>
      <w:r w:rsidR="008E647F">
        <w:rPr>
          <w:rFonts w:asciiTheme="minorHAnsi" w:eastAsia="Times New Roman" w:hAnsiTheme="minorHAnsi" w:cstheme="minorHAnsi"/>
          <w:bCs/>
          <w:sz w:val="22"/>
          <w:szCs w:val="22"/>
        </w:rPr>
        <w:t>failure to reproduce results of published studies and lack of transparency and completeness</w:t>
      </w:r>
      <w:r w:rsidR="00FE18DB">
        <w:rPr>
          <w:rFonts w:asciiTheme="minorHAnsi" w:eastAsia="Times New Roman" w:hAnsiTheme="minorHAnsi" w:cstheme="minorHAnsi"/>
          <w:bCs/>
          <w:sz w:val="22"/>
          <w:szCs w:val="22"/>
        </w:rPr>
        <w:t xml:space="preserve"> </w:t>
      </w:r>
      <w:r w:rsidR="00FE18DB">
        <w:rPr>
          <w:rFonts w:asciiTheme="minorHAnsi" w:eastAsia="Times New Roman" w:hAnsiTheme="minorHAnsi" w:cstheme="minorHAnsi"/>
          <w:bCs/>
          <w:sz w:val="22"/>
          <w:szCs w:val="22"/>
        </w:rPr>
        <w:fldChar w:fldCharType="begin"/>
      </w:r>
      <w:r w:rsidR="00FE18DB">
        <w:rPr>
          <w:rFonts w:asciiTheme="minorHAnsi" w:eastAsia="Times New Roman" w:hAnsiTheme="minorHAnsi" w:cstheme="minorHAnsi"/>
          <w:bCs/>
          <w:sz w:val="22"/>
          <w:szCs w:val="22"/>
        </w:rPr>
        <w:instrText xml:space="preserve"> ADDIN EN.CITE &lt;EndNote&gt;&lt;Cite&gt;&lt;Author&gt;Fidler&lt;/Author&gt;&lt;Year&gt;2021&lt;/Year&gt;&lt;RecNum&gt;7164&lt;/RecNum&gt;&lt;DisplayText&gt;(Fidler &amp;amp; Wilcox, 2021)&lt;/DisplayText&gt;&lt;record&gt;&lt;rec-number&gt;7164&lt;/rec-number&gt;&lt;foreign-keys&gt;&lt;key app="EN" db-id="sfxpwwt9asr05de5przpt5fuvpdvta5wwtv2" timestamp="1679479367"&gt;7164&lt;/key&gt;&lt;/foreign-keys&gt;&lt;ref-type name="Book"&gt;6&lt;/ref-type&gt;&lt;contributors&gt;&lt;authors&gt;&lt;author&gt;Fidler, F&lt;/author&gt;&lt;author&gt;Wilcox, J&lt;/author&gt;&lt;/authors&gt;&lt;secondary-authors&gt;&lt;author&gt;Zalta, E.N.&lt;/author&gt;&lt;/secondary-authors&gt;&lt;/contributors&gt;&lt;titles&gt;&lt;title&gt;Reproducibility of Scientific Results&lt;/title&gt;&lt;secondary-title&gt;The Stanford Encyclopedia of Philosophy&lt;/secondary-title&gt;&lt;/titles&gt;&lt;dates&gt;&lt;year&gt;2021&lt;/year&gt;&lt;/dates&gt;&lt;publisher&gt;Metaphysics Research Lab, Stanford University&lt;/publisher&gt;&lt;label&gt;Reproducibility&amp;#xD;&lt;/label&gt;&lt;urls&gt;&lt;related-urls&gt;&lt;url&gt;https://plato.stanford.edu/archives/sum2021/entries/scientific-reproducibility&lt;/url&gt;&lt;/related-urls&gt;&lt;/urls&gt;&lt;/record&gt;&lt;/Cite&gt;&lt;/EndNote&gt;</w:instrText>
      </w:r>
      <w:r w:rsidR="00FE18DB">
        <w:rPr>
          <w:rFonts w:asciiTheme="minorHAnsi" w:eastAsia="Times New Roman" w:hAnsiTheme="minorHAnsi" w:cstheme="minorHAnsi"/>
          <w:bCs/>
          <w:sz w:val="22"/>
          <w:szCs w:val="22"/>
        </w:rPr>
        <w:fldChar w:fldCharType="separate"/>
      </w:r>
      <w:r w:rsidR="00FE18DB">
        <w:rPr>
          <w:rFonts w:asciiTheme="minorHAnsi" w:eastAsia="Times New Roman" w:hAnsiTheme="minorHAnsi" w:cstheme="minorHAnsi"/>
          <w:bCs/>
          <w:noProof/>
          <w:sz w:val="22"/>
          <w:szCs w:val="22"/>
        </w:rPr>
        <w:t>(Fidler &amp; Wilcox, 2021)</w:t>
      </w:r>
      <w:r w:rsidR="00FE18DB">
        <w:rPr>
          <w:rFonts w:asciiTheme="minorHAnsi" w:eastAsia="Times New Roman" w:hAnsiTheme="minorHAnsi" w:cstheme="minorHAnsi"/>
          <w:bCs/>
          <w:sz w:val="22"/>
          <w:szCs w:val="22"/>
        </w:rPr>
        <w:fldChar w:fldCharType="end"/>
      </w:r>
      <w:r w:rsidR="003E1F79">
        <w:rPr>
          <w:rFonts w:asciiTheme="minorHAnsi" w:eastAsia="Times New Roman" w:hAnsiTheme="minorHAnsi" w:cstheme="minorHAnsi"/>
          <w:bCs/>
          <w:sz w:val="22"/>
          <w:szCs w:val="22"/>
        </w:rPr>
        <w:t>.</w:t>
      </w:r>
      <w:r w:rsidR="00FE18DB">
        <w:rPr>
          <w:rFonts w:asciiTheme="minorHAnsi" w:eastAsia="Times New Roman" w:hAnsiTheme="minorHAnsi" w:cstheme="minorHAnsi"/>
          <w:bCs/>
          <w:sz w:val="22"/>
          <w:szCs w:val="22"/>
        </w:rPr>
        <w:t xml:space="preserve"> </w:t>
      </w:r>
      <w:r w:rsidR="00263C96">
        <w:rPr>
          <w:rFonts w:asciiTheme="minorHAnsi" w:eastAsia="Times New Roman" w:hAnsiTheme="minorHAnsi" w:cstheme="minorHAnsi"/>
          <w:bCs/>
          <w:sz w:val="22"/>
          <w:szCs w:val="22"/>
        </w:rPr>
        <w:t>Research t</w:t>
      </w:r>
      <w:r w:rsidR="002D55F5" w:rsidRPr="002D55F5">
        <w:rPr>
          <w:rFonts w:asciiTheme="minorHAnsi" w:eastAsia="Times New Roman" w:hAnsiTheme="minorHAnsi" w:cstheme="minorHAnsi"/>
          <w:bCs/>
          <w:sz w:val="22"/>
          <w:szCs w:val="22"/>
        </w:rPr>
        <w:t xml:space="preserve">ransparency </w:t>
      </w:r>
      <w:r w:rsidR="00263C96">
        <w:rPr>
          <w:rFonts w:asciiTheme="minorHAnsi" w:eastAsia="Times New Roman" w:hAnsiTheme="minorHAnsi" w:cstheme="minorHAnsi"/>
          <w:bCs/>
          <w:sz w:val="22"/>
          <w:szCs w:val="22"/>
        </w:rPr>
        <w:t xml:space="preserve">importantly contributes to reproducibility and </w:t>
      </w:r>
      <w:r w:rsidR="002D55F5" w:rsidRPr="002D55F5">
        <w:rPr>
          <w:rFonts w:asciiTheme="minorHAnsi" w:eastAsia="Times New Roman" w:hAnsiTheme="minorHAnsi" w:cstheme="minorHAnsi"/>
          <w:bCs/>
          <w:sz w:val="22"/>
          <w:szCs w:val="22"/>
        </w:rPr>
        <w:t>refers to the degree to which methodologies, data, and results are accessible and understandable to others</w:t>
      </w:r>
      <w:r w:rsidR="002D55F5">
        <w:rPr>
          <w:rFonts w:asciiTheme="minorHAnsi" w:eastAsia="Times New Roman" w:hAnsiTheme="minorHAnsi" w:cstheme="minorHAnsi"/>
          <w:bCs/>
          <w:sz w:val="22"/>
          <w:szCs w:val="22"/>
        </w:rPr>
        <w:t xml:space="preserve"> and, consequently, </w:t>
      </w:r>
      <w:r w:rsidR="002D55F5" w:rsidRPr="002D55F5">
        <w:rPr>
          <w:rFonts w:asciiTheme="minorHAnsi" w:eastAsia="Times New Roman" w:hAnsiTheme="minorHAnsi" w:cstheme="minorHAnsi"/>
          <w:bCs/>
          <w:sz w:val="22"/>
          <w:szCs w:val="22"/>
        </w:rPr>
        <w:t>contributes to the overall credibility and trustworthiness of a study</w:t>
      </w:r>
      <w:r w:rsidR="00E107F9" w:rsidRPr="00E8757A">
        <w:rPr>
          <w:rFonts w:asciiTheme="minorHAnsi" w:eastAsia="Times New Roman" w:hAnsiTheme="minorHAnsi" w:cstheme="minorHAnsi"/>
          <w:bCs/>
          <w:sz w:val="22"/>
          <w:szCs w:val="22"/>
        </w:rPr>
        <w:t xml:space="preserve"> </w:t>
      </w:r>
      <w:r w:rsidR="00E107F9" w:rsidRPr="00E8757A">
        <w:rPr>
          <w:rFonts w:asciiTheme="minorHAnsi" w:eastAsia="Times New Roman" w:hAnsiTheme="minorHAnsi" w:cstheme="minorHAnsi"/>
          <w:bCs/>
          <w:sz w:val="22"/>
          <w:szCs w:val="22"/>
        </w:rPr>
        <w:fldChar w:fldCharType="begin"/>
      </w:r>
      <w:r w:rsidR="00E107F9" w:rsidRPr="00E8757A">
        <w:rPr>
          <w:rFonts w:asciiTheme="minorHAnsi" w:eastAsia="Times New Roman" w:hAnsiTheme="minorHAnsi" w:cstheme="minorHAnsi"/>
          <w:bCs/>
          <w:sz w:val="22"/>
          <w:szCs w:val="22"/>
        </w:rPr>
        <w:instrText xml:space="preserve"> ADDIN EN.CITE &lt;EndNote&gt;&lt;Cite&gt;&lt;Author&gt;Diaba-Nuhoho&lt;/Author&gt;&lt;Year&gt;2021&lt;/Year&gt;&lt;RecNum&gt;7259&lt;/RecNum&gt;&lt;DisplayText&gt;(Diaba-Nuhoho &amp;amp; Amponsah-Offeh, 2021)&lt;/DisplayText&gt;&lt;record&gt;&lt;rec-number&gt;7259&lt;/rec-number&gt;&lt;foreign-keys&gt;&lt;key app="EN" db-id="sfxpwwt9asr05de5przpt5fuvpdvta5wwtv2" timestamp="1680008752"&gt;7259&lt;/key&gt;&lt;/foreign-keys&gt;&lt;ref-type name="Journal Article"&gt;17&lt;/ref-type&gt;&lt;contributors&gt;&lt;authors&gt;&lt;author&gt;Diaba-Nuhoho, P.&lt;/author&gt;&lt;author&gt;Amponsah-Offeh, M.&lt;/author&gt;&lt;/authors&gt;&lt;/contributors&gt;&lt;auth-address&gt;Division of Vascular Endothelium and Microcirculation, Department of Medicine III, University of Technology Dresden, Fetscherstr. 74, 01307, Dresden, Germany. patrick.diaba-nuhoho@uniklinikum-dresden.de.&amp;#xD;Institute of Physiology, Faculty of Medicine, University of Technology Dresden, Fetscherstr. 74, 01307, Dresden, Germany.&lt;/auth-address&gt;&lt;titles&gt;&lt;title&gt;Reproducibility and research integrity: the role of scientists and institutions&lt;/title&gt;&lt;secondary-title&gt;BMC Res Notes&lt;/secondary-title&gt;&lt;/titles&gt;&lt;periodical&gt;&lt;full-title&gt;BMC Res Notes&lt;/full-title&gt;&lt;/periodical&gt;&lt;pages&gt;451&lt;/pages&gt;&lt;volume&gt;14&lt;/volume&gt;&lt;number&gt;1&lt;/number&gt;&lt;edition&gt;2021/12/16&lt;/edition&gt;&lt;keywords&gt;&lt;keyword&gt;*Biomedical Research&lt;/keyword&gt;&lt;keyword&gt;Humans&lt;/keyword&gt;&lt;keyword&gt;*Knowledge&lt;/keyword&gt;&lt;keyword&gt;Reproducibility of Results&lt;/keyword&gt;&lt;keyword&gt;Individual contributions&lt;/keyword&gt;&lt;keyword&gt;Reproducibility&lt;/keyword&gt;&lt;keyword&gt;Research institutions&lt;/keyword&gt;&lt;keyword&gt;Research integrity&lt;/keyword&gt;&lt;keyword&gt;Research scientists&lt;/keyword&gt;&lt;keyword&gt;Stakeholders&lt;/keyword&gt;&lt;/keywords&gt;&lt;dates&gt;&lt;year&gt;2021&lt;/year&gt;&lt;pub-dates&gt;&lt;date&gt;Dec 14&lt;/date&gt;&lt;/pub-dates&gt;&lt;/dates&gt;&lt;isbn&gt;1756-0500 (Electronic)&amp;#xD;1756-0500 (Linking)&lt;/isbn&gt;&lt;accession-num&gt;34906213&lt;/accession-num&gt;&lt;label&gt;Reproducibility&amp;#xD;&lt;/label&gt;&lt;urls&gt;&lt;related-urls&gt;&lt;url&gt;https://www.ncbi.nlm.nih.gov/pubmed/34906213&lt;/url&gt;&lt;url&gt;https://bmcresnotes.biomedcentral.com/counter/pdf/10.1186/s13104-021-05875-3.pdf&lt;/url&gt;&lt;/related-urls&gt;&lt;/urls&gt;&lt;custom2&gt;PMC8672590&lt;/custom2&gt;&lt;electronic-resource-num&gt;10.1186/s13104-021-05875-3&lt;/electronic-resource-num&gt;&lt;/record&gt;&lt;/Cite&gt;&lt;/EndNote&gt;</w:instrText>
      </w:r>
      <w:r w:rsidR="00E107F9" w:rsidRPr="00E8757A">
        <w:rPr>
          <w:rFonts w:asciiTheme="minorHAnsi" w:eastAsia="Times New Roman" w:hAnsiTheme="minorHAnsi" w:cstheme="minorHAnsi"/>
          <w:bCs/>
          <w:sz w:val="22"/>
          <w:szCs w:val="22"/>
        </w:rPr>
        <w:fldChar w:fldCharType="separate"/>
      </w:r>
      <w:r w:rsidR="00E107F9" w:rsidRPr="00E8757A">
        <w:rPr>
          <w:rFonts w:asciiTheme="minorHAnsi" w:eastAsia="Times New Roman" w:hAnsiTheme="minorHAnsi" w:cstheme="minorHAnsi"/>
          <w:bCs/>
          <w:noProof/>
          <w:sz w:val="22"/>
          <w:szCs w:val="22"/>
        </w:rPr>
        <w:t>(Diaba-Nuhoho &amp; Amponsah-Offeh, 2021)</w:t>
      </w:r>
      <w:r w:rsidR="00E107F9" w:rsidRPr="00E8757A">
        <w:rPr>
          <w:rFonts w:asciiTheme="minorHAnsi" w:eastAsia="Times New Roman" w:hAnsiTheme="minorHAnsi" w:cstheme="minorHAnsi"/>
          <w:bCs/>
          <w:sz w:val="22"/>
          <w:szCs w:val="22"/>
        </w:rPr>
        <w:fldChar w:fldCharType="end"/>
      </w:r>
      <w:r w:rsidR="00E107F9" w:rsidRPr="00E8757A">
        <w:rPr>
          <w:rFonts w:asciiTheme="minorHAnsi" w:eastAsia="Times New Roman" w:hAnsiTheme="minorHAnsi" w:cstheme="minorHAnsi"/>
          <w:bCs/>
          <w:sz w:val="22"/>
          <w:szCs w:val="22"/>
        </w:rPr>
        <w:t>.</w:t>
      </w:r>
      <w:r w:rsidR="005A0B95">
        <w:rPr>
          <w:rFonts w:asciiTheme="minorHAnsi" w:eastAsia="Times New Roman" w:hAnsiTheme="minorHAnsi" w:cstheme="minorHAnsi"/>
          <w:bCs/>
          <w:sz w:val="22"/>
          <w:szCs w:val="22"/>
        </w:rPr>
        <w:t xml:space="preserve"> </w:t>
      </w:r>
      <w:r w:rsidR="001207EF">
        <w:rPr>
          <w:rFonts w:asciiTheme="minorHAnsi" w:eastAsia="Times New Roman" w:hAnsiTheme="minorHAnsi" w:cstheme="minorHAnsi"/>
          <w:bCs/>
          <w:sz w:val="22"/>
          <w:szCs w:val="22"/>
        </w:rPr>
        <w:t>Increased data size,</w:t>
      </w:r>
      <w:r w:rsidR="00423734">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t>increas</w:t>
      </w:r>
      <w:r w:rsidR="009C69E4">
        <w:rPr>
          <w:rFonts w:asciiTheme="minorHAnsi" w:eastAsia="Times New Roman" w:hAnsiTheme="minorHAnsi" w:cstheme="minorHAnsi"/>
          <w:bCs/>
          <w:sz w:val="22"/>
          <w:szCs w:val="22"/>
        </w:rPr>
        <w:t>ed</w:t>
      </w:r>
      <w:r>
        <w:rPr>
          <w:rFonts w:asciiTheme="minorHAnsi" w:eastAsia="Times New Roman" w:hAnsiTheme="minorHAnsi" w:cstheme="minorHAnsi"/>
          <w:bCs/>
          <w:sz w:val="22"/>
          <w:szCs w:val="22"/>
        </w:rPr>
        <w:t xml:space="preserve"> complexity</w:t>
      </w:r>
      <w:r w:rsidR="004F2798">
        <w:rPr>
          <w:rFonts w:asciiTheme="minorHAnsi" w:eastAsia="Times New Roman" w:hAnsiTheme="minorHAnsi" w:cstheme="minorHAnsi"/>
          <w:bCs/>
          <w:sz w:val="22"/>
          <w:szCs w:val="22"/>
        </w:rPr>
        <w:t xml:space="preserve"> of experimental and computational methods,</w:t>
      </w:r>
      <w:r w:rsidR="009C69E4">
        <w:rPr>
          <w:rFonts w:asciiTheme="minorHAnsi" w:eastAsia="Times New Roman" w:hAnsiTheme="minorHAnsi" w:cstheme="minorHAnsi"/>
          <w:bCs/>
          <w:sz w:val="22"/>
          <w:szCs w:val="22"/>
        </w:rPr>
        <w:t xml:space="preserve"> and multi-disciplinarity</w:t>
      </w:r>
      <w:r w:rsidR="0085309E">
        <w:rPr>
          <w:rFonts w:asciiTheme="minorHAnsi" w:eastAsia="Times New Roman" w:hAnsiTheme="minorHAnsi" w:cstheme="minorHAnsi"/>
          <w:bCs/>
          <w:sz w:val="22"/>
          <w:szCs w:val="22"/>
        </w:rPr>
        <w:t>,</w:t>
      </w:r>
      <w:r>
        <w:rPr>
          <w:rFonts w:asciiTheme="minorHAnsi" w:eastAsia="Times New Roman" w:hAnsiTheme="minorHAnsi" w:cstheme="minorHAnsi"/>
          <w:bCs/>
          <w:sz w:val="22"/>
          <w:szCs w:val="22"/>
        </w:rPr>
        <w:t xml:space="preserve"> </w:t>
      </w:r>
      <w:r w:rsidR="0055120C">
        <w:rPr>
          <w:rFonts w:asciiTheme="minorHAnsi" w:eastAsia="Times New Roman" w:hAnsiTheme="minorHAnsi" w:cstheme="minorHAnsi"/>
          <w:bCs/>
          <w:sz w:val="22"/>
          <w:szCs w:val="22"/>
        </w:rPr>
        <w:t>ma</w:t>
      </w:r>
      <w:r w:rsidR="00EB09C1">
        <w:rPr>
          <w:rFonts w:asciiTheme="minorHAnsi" w:eastAsia="Times New Roman" w:hAnsiTheme="minorHAnsi" w:cstheme="minorHAnsi"/>
          <w:bCs/>
          <w:sz w:val="22"/>
          <w:szCs w:val="22"/>
        </w:rPr>
        <w:t>k</w:t>
      </w:r>
      <w:r w:rsidR="0055120C">
        <w:rPr>
          <w:rFonts w:asciiTheme="minorHAnsi" w:eastAsia="Times New Roman" w:hAnsiTheme="minorHAnsi" w:cstheme="minorHAnsi"/>
          <w:bCs/>
          <w:sz w:val="22"/>
          <w:szCs w:val="22"/>
        </w:rPr>
        <w:t>e reproducibility increasingly challenging</w:t>
      </w:r>
      <w:r w:rsidR="0085309E">
        <w:rPr>
          <w:rFonts w:asciiTheme="minorHAnsi" w:eastAsia="Times New Roman" w:hAnsiTheme="minorHAnsi" w:cstheme="minorHAnsi"/>
          <w:bCs/>
          <w:sz w:val="22"/>
          <w:szCs w:val="22"/>
        </w:rPr>
        <w:t xml:space="preserve">. </w:t>
      </w:r>
      <w:r w:rsidR="0063418C">
        <w:rPr>
          <w:rFonts w:asciiTheme="minorHAnsi" w:eastAsia="Times New Roman" w:hAnsiTheme="minorHAnsi" w:cstheme="minorHAnsi"/>
          <w:bCs/>
          <w:sz w:val="22"/>
          <w:szCs w:val="22"/>
        </w:rPr>
        <w:t>S</w:t>
      </w:r>
      <w:r w:rsidR="007758C6">
        <w:rPr>
          <w:rFonts w:asciiTheme="minorHAnsi" w:eastAsia="Times New Roman" w:hAnsiTheme="minorHAnsi" w:cstheme="minorHAnsi"/>
          <w:bCs/>
          <w:sz w:val="22"/>
          <w:szCs w:val="22"/>
        </w:rPr>
        <w:t>cientist-driven efforts</w:t>
      </w:r>
      <w:r w:rsidR="001207EF">
        <w:rPr>
          <w:rFonts w:asciiTheme="minorHAnsi" w:eastAsia="Times New Roman" w:hAnsiTheme="minorHAnsi" w:cstheme="minorHAnsi"/>
          <w:bCs/>
          <w:sz w:val="22"/>
          <w:szCs w:val="22"/>
        </w:rPr>
        <w:t xml:space="preserve"> </w:t>
      </w:r>
      <w:r w:rsidR="0063418C">
        <w:rPr>
          <w:rFonts w:asciiTheme="minorHAnsi" w:eastAsia="Times New Roman" w:hAnsiTheme="minorHAnsi" w:cstheme="minorHAnsi"/>
          <w:bCs/>
          <w:sz w:val="22"/>
          <w:szCs w:val="22"/>
        </w:rPr>
        <w:t>complemented with</w:t>
      </w:r>
      <w:r w:rsidR="007758C6">
        <w:rPr>
          <w:rFonts w:asciiTheme="minorHAnsi" w:eastAsia="Times New Roman" w:hAnsiTheme="minorHAnsi" w:cstheme="minorHAnsi"/>
          <w:bCs/>
          <w:sz w:val="22"/>
          <w:szCs w:val="22"/>
        </w:rPr>
        <w:t xml:space="preserve"> pressure from research institutes, funders, and journals </w:t>
      </w:r>
      <w:r w:rsidR="00016C31">
        <w:rPr>
          <w:rFonts w:asciiTheme="minorHAnsi" w:eastAsia="Times New Roman" w:hAnsiTheme="minorHAnsi" w:cstheme="minorHAnsi"/>
          <w:bCs/>
          <w:sz w:val="22"/>
          <w:szCs w:val="22"/>
        </w:rPr>
        <w:t xml:space="preserve">have </w:t>
      </w:r>
      <w:r w:rsidR="007758C6">
        <w:rPr>
          <w:rFonts w:asciiTheme="minorHAnsi" w:eastAsia="Times New Roman" w:hAnsiTheme="minorHAnsi" w:cstheme="minorHAnsi"/>
          <w:bCs/>
          <w:sz w:val="22"/>
          <w:szCs w:val="22"/>
        </w:rPr>
        <w:t xml:space="preserve">resulted in </w:t>
      </w:r>
      <w:r w:rsidR="0063418C">
        <w:rPr>
          <w:rFonts w:asciiTheme="minorHAnsi" w:eastAsia="Times New Roman" w:hAnsiTheme="minorHAnsi" w:cstheme="minorHAnsi"/>
          <w:bCs/>
          <w:sz w:val="22"/>
          <w:szCs w:val="22"/>
        </w:rPr>
        <w:t>various</w:t>
      </w:r>
      <w:r w:rsidR="00423734">
        <w:rPr>
          <w:rFonts w:asciiTheme="minorHAnsi" w:eastAsia="Times New Roman" w:hAnsiTheme="minorHAnsi" w:cstheme="minorHAnsi"/>
          <w:bCs/>
          <w:sz w:val="22"/>
          <w:szCs w:val="22"/>
        </w:rPr>
        <w:t xml:space="preserve"> </w:t>
      </w:r>
      <w:r w:rsidR="007758C6">
        <w:rPr>
          <w:rFonts w:asciiTheme="minorHAnsi" w:eastAsia="Times New Roman" w:hAnsiTheme="minorHAnsi" w:cstheme="minorHAnsi"/>
          <w:bCs/>
          <w:sz w:val="22"/>
          <w:szCs w:val="22"/>
        </w:rPr>
        <w:t>initiatives and approaches</w:t>
      </w:r>
      <w:r w:rsidR="00263C96">
        <w:rPr>
          <w:rFonts w:asciiTheme="minorHAnsi" w:eastAsia="Times New Roman" w:hAnsiTheme="minorHAnsi" w:cstheme="minorHAnsi"/>
          <w:bCs/>
          <w:sz w:val="22"/>
          <w:szCs w:val="22"/>
        </w:rPr>
        <w:t>,</w:t>
      </w:r>
      <w:r w:rsidR="007758C6">
        <w:rPr>
          <w:rFonts w:asciiTheme="minorHAnsi" w:eastAsia="Times New Roman" w:hAnsiTheme="minorHAnsi" w:cstheme="minorHAnsi"/>
          <w:bCs/>
          <w:sz w:val="22"/>
          <w:szCs w:val="22"/>
        </w:rPr>
        <w:t xml:space="preserve"> </w:t>
      </w:r>
      <w:r w:rsidR="00423734">
        <w:rPr>
          <w:rFonts w:asciiTheme="minorHAnsi" w:eastAsia="Times New Roman" w:hAnsiTheme="minorHAnsi" w:cstheme="minorHAnsi"/>
          <w:bCs/>
          <w:sz w:val="22"/>
          <w:szCs w:val="22"/>
        </w:rPr>
        <w:t>cover</w:t>
      </w:r>
      <w:r w:rsidR="00936469">
        <w:rPr>
          <w:rFonts w:asciiTheme="minorHAnsi" w:eastAsia="Times New Roman" w:hAnsiTheme="minorHAnsi" w:cstheme="minorHAnsi"/>
          <w:bCs/>
          <w:sz w:val="22"/>
          <w:szCs w:val="22"/>
        </w:rPr>
        <w:t>ing</w:t>
      </w:r>
      <w:r w:rsidR="00423734">
        <w:rPr>
          <w:rFonts w:asciiTheme="minorHAnsi" w:eastAsia="Times New Roman" w:hAnsiTheme="minorHAnsi" w:cstheme="minorHAnsi"/>
          <w:bCs/>
          <w:sz w:val="22"/>
          <w:szCs w:val="22"/>
        </w:rPr>
        <w:t xml:space="preserve"> the different stages of the </w:t>
      </w:r>
      <w:r w:rsidR="00AA6704">
        <w:rPr>
          <w:rFonts w:asciiTheme="minorHAnsi" w:eastAsia="Times New Roman" w:hAnsiTheme="minorHAnsi" w:cstheme="minorHAnsi"/>
          <w:bCs/>
          <w:sz w:val="22"/>
          <w:szCs w:val="22"/>
        </w:rPr>
        <w:t xml:space="preserve">research </w:t>
      </w:r>
      <w:r w:rsidR="00AA6704" w:rsidRPr="00016C31">
        <w:rPr>
          <w:rFonts w:asciiTheme="minorHAnsi" w:eastAsia="Times New Roman" w:hAnsiTheme="minorHAnsi" w:cstheme="minorHAnsi"/>
          <w:bCs/>
          <w:sz w:val="22"/>
          <w:szCs w:val="22"/>
        </w:rPr>
        <w:t>lifecycle</w:t>
      </w:r>
      <w:r w:rsidR="00263C96" w:rsidRPr="00016C31">
        <w:rPr>
          <w:rFonts w:asciiTheme="minorHAnsi" w:eastAsia="Times New Roman" w:hAnsiTheme="minorHAnsi" w:cstheme="minorHAnsi"/>
          <w:bCs/>
          <w:sz w:val="22"/>
          <w:szCs w:val="22"/>
        </w:rPr>
        <w:t>,</w:t>
      </w:r>
      <w:r w:rsidR="00AA6704" w:rsidRPr="00016C31">
        <w:rPr>
          <w:rFonts w:asciiTheme="minorHAnsi" w:eastAsia="Times New Roman" w:hAnsiTheme="minorHAnsi" w:cstheme="minorHAnsi"/>
          <w:bCs/>
          <w:sz w:val="22"/>
          <w:szCs w:val="22"/>
        </w:rPr>
        <w:t xml:space="preserve"> </w:t>
      </w:r>
      <w:bookmarkEnd w:id="4"/>
      <w:r w:rsidR="00263C96" w:rsidRPr="00016C31">
        <w:rPr>
          <w:rFonts w:asciiTheme="minorHAnsi" w:eastAsia="Times New Roman" w:hAnsiTheme="minorHAnsi" w:cstheme="minorHAnsi"/>
          <w:bCs/>
          <w:sz w:val="22"/>
          <w:szCs w:val="22"/>
        </w:rPr>
        <w:t xml:space="preserve">to increase reproducibility of scientific findings </w:t>
      </w:r>
      <w:r w:rsidR="00AA6704" w:rsidRPr="00016C31">
        <w:rPr>
          <w:rFonts w:asciiTheme="minorHAnsi" w:eastAsia="Times New Roman" w:hAnsiTheme="minorHAnsi" w:cstheme="minorHAnsi"/>
          <w:bCs/>
          <w:sz w:val="22"/>
          <w:szCs w:val="22"/>
        </w:rPr>
        <w:fldChar w:fldCharType="begin"/>
      </w:r>
      <w:r w:rsidR="002D3343" w:rsidRPr="00016C31">
        <w:rPr>
          <w:rFonts w:asciiTheme="minorHAnsi" w:eastAsia="Times New Roman" w:hAnsiTheme="minorHAnsi" w:cstheme="minorHAnsi"/>
          <w:bCs/>
          <w:sz w:val="22"/>
          <w:szCs w:val="22"/>
        </w:rPr>
        <w:instrText xml:space="preserve"> ADDIN EN.CITE &lt;EndNote&gt;&lt;Cite&gt;&lt;Author&gt;Turkyilmaz-van der Velden&lt;/Author&gt;&lt;Year&gt;2020&lt;/Year&gt;&lt;RecNum&gt;7165&lt;/RecNum&gt;&lt;DisplayText&gt;(Turkyilmaz-van der Velden et al., 2020)&lt;/DisplayText&gt;&lt;record&gt;&lt;rec-number&gt;7165&lt;/rec-number&gt;&lt;foreign-keys&gt;&lt;key app="EN" db-id="sfxpwwt9asr05de5przpt5fuvpdvta5wwtv2" timestamp="1679479583"&gt;7165&lt;/key&gt;&lt;/foreign-keys&gt;&lt;ref-type name="Journal Article"&gt;17&lt;/ref-type&gt;&lt;contributors&gt;&lt;authors&gt;&lt;author&gt;Turkyilmaz-van der Velden, Y.&lt;/author&gt;&lt;author&gt;Dintzner, N.&lt;/author&gt;&lt;author&gt;Teperek, M.&lt;/author&gt;&lt;/authors&gt;&lt;/contributors&gt;&lt;auth-address&gt;Delft University of Technology, Mekelweg 5, 2628 CD Delft, the Netherlands.&lt;/auth-address&gt;&lt;titles&gt;&lt;title&gt;Reproducibility Starts from You Today&lt;/title&gt;&lt;secondary-title&gt;Patterns (N Y)&lt;/secondary-title&gt;&lt;/titles&gt;&lt;periodical&gt;&lt;full-title&gt;Patterns (N Y)&lt;/full-title&gt;&lt;/periodical&gt;&lt;pages&gt;100099&lt;/pages&gt;&lt;volume&gt;1&lt;/volume&gt;&lt;number&gt;6&lt;/number&gt;&lt;edition&gt;2020/11/19&lt;/edition&gt;&lt;dates&gt;&lt;year&gt;2020&lt;/year&gt;&lt;pub-dates&gt;&lt;date&gt;Sep 11&lt;/date&gt;&lt;/pub-dates&gt;&lt;/dates&gt;&lt;isbn&gt;2666-3899 (Electronic)&amp;#xD;2666-3899 (Linking)&lt;/isbn&gt;&lt;accession-num&gt;33205134&lt;/accession-num&gt;&lt;label&gt;Reproducibility&amp;#xD;&lt;/label&gt;&lt;urls&gt;&lt;related-urls&gt;&lt;url&gt;https://www.ncbi.nlm.nih.gov/pubmed/33205134&lt;/url&gt;&lt;url&gt;https://www.cell.com/patterns/pdf/S2666-3899(20)30133-1.pdf&lt;/url&gt;&lt;/related-urls&gt;&lt;/urls&gt;&lt;custom2&gt;PMC7660441&lt;/custom2&gt;&lt;electronic-resource-num&gt;10.1016/j.patter.2020.100099&lt;/electronic-resource-num&gt;&lt;/record&gt;&lt;/Cite&gt;&lt;/EndNote&gt;</w:instrText>
      </w:r>
      <w:r w:rsidR="00AA6704" w:rsidRPr="00016C31">
        <w:rPr>
          <w:rFonts w:asciiTheme="minorHAnsi" w:eastAsia="Times New Roman" w:hAnsiTheme="minorHAnsi" w:cstheme="minorHAnsi"/>
          <w:bCs/>
          <w:sz w:val="22"/>
          <w:szCs w:val="22"/>
        </w:rPr>
        <w:fldChar w:fldCharType="separate"/>
      </w:r>
      <w:r w:rsidR="002D3343" w:rsidRPr="00016C31">
        <w:rPr>
          <w:rFonts w:asciiTheme="minorHAnsi" w:eastAsia="Times New Roman" w:hAnsiTheme="minorHAnsi" w:cstheme="minorHAnsi"/>
          <w:bCs/>
          <w:noProof/>
          <w:sz w:val="22"/>
          <w:szCs w:val="22"/>
        </w:rPr>
        <w:t>(Turkyilmaz-van der Velden et al., 2020)</w:t>
      </w:r>
      <w:r w:rsidR="00AA6704" w:rsidRPr="00016C31">
        <w:rPr>
          <w:rFonts w:asciiTheme="minorHAnsi" w:eastAsia="Times New Roman" w:hAnsiTheme="minorHAnsi" w:cstheme="minorHAnsi"/>
          <w:bCs/>
          <w:sz w:val="22"/>
          <w:szCs w:val="22"/>
        </w:rPr>
        <w:fldChar w:fldCharType="end"/>
      </w:r>
      <w:r w:rsidR="00AA6704" w:rsidRPr="00016C31">
        <w:rPr>
          <w:rFonts w:asciiTheme="minorHAnsi" w:eastAsia="Times New Roman" w:hAnsiTheme="minorHAnsi" w:cstheme="minorHAnsi"/>
          <w:bCs/>
          <w:sz w:val="22"/>
          <w:szCs w:val="22"/>
        </w:rPr>
        <w:t xml:space="preserve"> (</w:t>
      </w:r>
      <w:r w:rsidR="00AA6704" w:rsidRPr="00016C31">
        <w:rPr>
          <w:rFonts w:asciiTheme="minorHAnsi" w:eastAsia="Times New Roman" w:hAnsiTheme="minorHAnsi" w:cstheme="minorHAnsi"/>
          <w:b/>
          <w:sz w:val="22"/>
          <w:szCs w:val="22"/>
        </w:rPr>
        <w:t>Figure 1</w:t>
      </w:r>
      <w:r w:rsidR="00AA6704" w:rsidRPr="00016C31">
        <w:rPr>
          <w:rFonts w:asciiTheme="minorHAnsi" w:eastAsia="Times New Roman" w:hAnsiTheme="minorHAnsi" w:cstheme="minorHAnsi"/>
          <w:bCs/>
          <w:sz w:val="22"/>
          <w:szCs w:val="22"/>
        </w:rPr>
        <w:t>).</w:t>
      </w:r>
      <w:r w:rsidR="007758C6">
        <w:rPr>
          <w:rFonts w:asciiTheme="minorHAnsi" w:eastAsia="Times New Roman" w:hAnsiTheme="minorHAnsi" w:cstheme="minorHAnsi"/>
          <w:bCs/>
          <w:sz w:val="22"/>
          <w:szCs w:val="22"/>
        </w:rPr>
        <w:t xml:space="preserve"> </w:t>
      </w:r>
      <w:r w:rsidR="0085309E">
        <w:rPr>
          <w:rFonts w:asciiTheme="minorHAnsi" w:eastAsia="Times New Roman" w:hAnsiTheme="minorHAnsi" w:cstheme="minorHAnsi"/>
          <w:bCs/>
          <w:sz w:val="22"/>
          <w:szCs w:val="22"/>
        </w:rPr>
        <w:t xml:space="preserve">Typically, </w:t>
      </w:r>
      <w:r w:rsidR="00D83007">
        <w:rPr>
          <w:rFonts w:asciiTheme="minorHAnsi" w:eastAsia="Times New Roman" w:hAnsiTheme="minorHAnsi" w:cstheme="minorHAnsi"/>
          <w:bCs/>
          <w:sz w:val="22"/>
          <w:szCs w:val="22"/>
        </w:rPr>
        <w:t>this cycle</w:t>
      </w:r>
      <w:r w:rsidR="0085309E">
        <w:rPr>
          <w:rFonts w:asciiTheme="minorHAnsi" w:eastAsia="Times New Roman" w:hAnsiTheme="minorHAnsi" w:cstheme="minorHAnsi"/>
          <w:bCs/>
          <w:sz w:val="22"/>
          <w:szCs w:val="22"/>
        </w:rPr>
        <w:t xml:space="preserve"> starts</w:t>
      </w:r>
      <w:r w:rsidR="00105E2A">
        <w:rPr>
          <w:rFonts w:asciiTheme="minorHAnsi" w:eastAsia="Times New Roman" w:hAnsiTheme="minorHAnsi" w:cstheme="minorHAnsi"/>
          <w:bCs/>
          <w:sz w:val="22"/>
          <w:szCs w:val="22"/>
        </w:rPr>
        <w:t xml:space="preserve"> (stage 1)</w:t>
      </w:r>
      <w:r w:rsidR="0085309E">
        <w:rPr>
          <w:rFonts w:asciiTheme="minorHAnsi" w:eastAsia="Times New Roman" w:hAnsiTheme="minorHAnsi" w:cstheme="minorHAnsi"/>
          <w:bCs/>
          <w:sz w:val="22"/>
          <w:szCs w:val="22"/>
        </w:rPr>
        <w:t xml:space="preserve"> with a careful preparation of the study</w:t>
      </w:r>
      <w:r w:rsidR="009C69E4">
        <w:rPr>
          <w:rFonts w:asciiTheme="minorHAnsi" w:eastAsia="Times New Roman" w:hAnsiTheme="minorHAnsi" w:cstheme="minorHAnsi"/>
          <w:bCs/>
          <w:sz w:val="22"/>
          <w:szCs w:val="22"/>
        </w:rPr>
        <w:t>, which</w:t>
      </w:r>
      <w:r w:rsidR="00EE16A2">
        <w:rPr>
          <w:rFonts w:asciiTheme="minorHAnsi" w:eastAsia="Times New Roman" w:hAnsiTheme="minorHAnsi" w:cstheme="minorHAnsi"/>
          <w:bCs/>
          <w:sz w:val="22"/>
          <w:szCs w:val="22"/>
        </w:rPr>
        <w:t xml:space="preserve"> includes planning in terms of </w:t>
      </w:r>
      <w:r w:rsidR="00423734">
        <w:rPr>
          <w:rFonts w:asciiTheme="minorHAnsi" w:eastAsia="Times New Roman" w:hAnsiTheme="minorHAnsi" w:cstheme="minorHAnsi"/>
          <w:bCs/>
          <w:sz w:val="22"/>
          <w:szCs w:val="22"/>
        </w:rPr>
        <w:t xml:space="preserve">research objectives, </w:t>
      </w:r>
      <w:r w:rsidR="00EE16A2">
        <w:rPr>
          <w:rFonts w:asciiTheme="minorHAnsi" w:eastAsia="Times New Roman" w:hAnsiTheme="minorHAnsi" w:cstheme="minorHAnsi"/>
          <w:bCs/>
          <w:sz w:val="22"/>
          <w:szCs w:val="22"/>
        </w:rPr>
        <w:t xml:space="preserve">funding, </w:t>
      </w:r>
      <w:r w:rsidR="00423734">
        <w:rPr>
          <w:rFonts w:asciiTheme="minorHAnsi" w:eastAsia="Times New Roman" w:hAnsiTheme="minorHAnsi" w:cstheme="minorHAnsi"/>
          <w:bCs/>
          <w:sz w:val="22"/>
          <w:szCs w:val="22"/>
        </w:rPr>
        <w:t>data</w:t>
      </w:r>
      <w:r w:rsidR="00105E2A">
        <w:rPr>
          <w:rFonts w:asciiTheme="minorHAnsi" w:eastAsia="Times New Roman" w:hAnsiTheme="minorHAnsi" w:cstheme="minorHAnsi"/>
          <w:bCs/>
          <w:sz w:val="22"/>
          <w:szCs w:val="22"/>
        </w:rPr>
        <w:t xml:space="preserve"> management</w:t>
      </w:r>
      <w:r w:rsidR="00EE16A2">
        <w:rPr>
          <w:rFonts w:asciiTheme="minorHAnsi" w:eastAsia="Times New Roman" w:hAnsiTheme="minorHAnsi" w:cstheme="minorHAnsi"/>
          <w:bCs/>
          <w:sz w:val="22"/>
          <w:szCs w:val="22"/>
        </w:rPr>
        <w:t xml:space="preserve">, ethics, </w:t>
      </w:r>
      <w:r w:rsidR="00B85DA9">
        <w:rPr>
          <w:rFonts w:asciiTheme="minorHAnsi" w:eastAsia="Times New Roman" w:hAnsiTheme="minorHAnsi" w:cstheme="minorHAnsi"/>
          <w:bCs/>
          <w:sz w:val="22"/>
          <w:szCs w:val="22"/>
        </w:rPr>
        <w:t xml:space="preserve">experimental design, </w:t>
      </w:r>
      <w:r w:rsidR="00EE16A2">
        <w:rPr>
          <w:rFonts w:asciiTheme="minorHAnsi" w:eastAsia="Times New Roman" w:hAnsiTheme="minorHAnsi" w:cstheme="minorHAnsi"/>
          <w:bCs/>
          <w:sz w:val="22"/>
          <w:szCs w:val="22"/>
        </w:rPr>
        <w:t xml:space="preserve">experimental and computational approaches, </w:t>
      </w:r>
      <w:r w:rsidR="000B4AA0">
        <w:rPr>
          <w:rFonts w:asciiTheme="minorHAnsi" w:eastAsia="Times New Roman" w:hAnsiTheme="minorHAnsi" w:cstheme="minorHAnsi"/>
          <w:bCs/>
          <w:sz w:val="22"/>
          <w:szCs w:val="22"/>
        </w:rPr>
        <w:t>publishing,</w:t>
      </w:r>
      <w:r w:rsidR="00423734">
        <w:rPr>
          <w:rFonts w:asciiTheme="minorHAnsi" w:eastAsia="Times New Roman" w:hAnsiTheme="minorHAnsi" w:cstheme="minorHAnsi"/>
          <w:bCs/>
          <w:sz w:val="22"/>
          <w:szCs w:val="22"/>
        </w:rPr>
        <w:t xml:space="preserve"> and </w:t>
      </w:r>
      <w:r w:rsidR="00105E2A">
        <w:rPr>
          <w:rFonts w:asciiTheme="minorHAnsi" w:eastAsia="Times New Roman" w:hAnsiTheme="minorHAnsi" w:cstheme="minorHAnsi"/>
          <w:bCs/>
          <w:sz w:val="22"/>
          <w:szCs w:val="22"/>
        </w:rPr>
        <w:t xml:space="preserve">study </w:t>
      </w:r>
      <w:r w:rsidR="00423734">
        <w:rPr>
          <w:rFonts w:asciiTheme="minorHAnsi" w:eastAsia="Times New Roman" w:hAnsiTheme="minorHAnsi" w:cstheme="minorHAnsi"/>
          <w:bCs/>
          <w:sz w:val="22"/>
          <w:szCs w:val="22"/>
        </w:rPr>
        <w:t>archiving</w:t>
      </w:r>
      <w:r w:rsidR="00AA6704">
        <w:rPr>
          <w:rFonts w:asciiTheme="minorHAnsi" w:eastAsia="Times New Roman" w:hAnsiTheme="minorHAnsi" w:cstheme="minorHAnsi"/>
          <w:bCs/>
          <w:sz w:val="22"/>
          <w:szCs w:val="22"/>
        </w:rPr>
        <w:t>.</w:t>
      </w:r>
      <w:r w:rsidR="00843814">
        <w:rPr>
          <w:rFonts w:asciiTheme="minorHAnsi" w:eastAsia="Times New Roman" w:hAnsiTheme="minorHAnsi" w:cstheme="minorHAnsi"/>
          <w:bCs/>
          <w:sz w:val="22"/>
          <w:szCs w:val="22"/>
        </w:rPr>
        <w:t xml:space="preserve"> </w:t>
      </w:r>
      <w:r w:rsidR="001207EF">
        <w:rPr>
          <w:rFonts w:asciiTheme="minorHAnsi" w:eastAsia="Times New Roman" w:hAnsiTheme="minorHAnsi" w:cstheme="minorHAnsi"/>
          <w:bCs/>
          <w:sz w:val="22"/>
          <w:szCs w:val="22"/>
        </w:rPr>
        <w:t>S</w:t>
      </w:r>
      <w:r w:rsidR="00EE16A2">
        <w:rPr>
          <w:rFonts w:asciiTheme="minorHAnsi" w:eastAsia="Times New Roman" w:hAnsiTheme="minorHAnsi" w:cstheme="minorHAnsi"/>
          <w:bCs/>
          <w:sz w:val="22"/>
          <w:szCs w:val="22"/>
        </w:rPr>
        <w:t>tage</w:t>
      </w:r>
      <w:r w:rsidR="001207EF">
        <w:rPr>
          <w:rFonts w:asciiTheme="minorHAnsi" w:eastAsia="Times New Roman" w:hAnsiTheme="minorHAnsi" w:cstheme="minorHAnsi"/>
          <w:bCs/>
          <w:sz w:val="22"/>
          <w:szCs w:val="22"/>
        </w:rPr>
        <w:t xml:space="preserve"> 2</w:t>
      </w:r>
      <w:r w:rsidR="00EE16A2">
        <w:rPr>
          <w:rFonts w:asciiTheme="minorHAnsi" w:eastAsia="Times New Roman" w:hAnsiTheme="minorHAnsi" w:cstheme="minorHAnsi"/>
          <w:bCs/>
          <w:sz w:val="22"/>
          <w:szCs w:val="22"/>
        </w:rPr>
        <w:t xml:space="preserve"> </w:t>
      </w:r>
      <w:r w:rsidR="00FC49FB">
        <w:rPr>
          <w:rFonts w:asciiTheme="minorHAnsi" w:eastAsia="Times New Roman" w:hAnsiTheme="minorHAnsi" w:cstheme="minorHAnsi"/>
          <w:bCs/>
          <w:sz w:val="22"/>
          <w:szCs w:val="22"/>
        </w:rPr>
        <w:t>concerns the collection</w:t>
      </w:r>
      <w:r w:rsidR="000B4AA0">
        <w:rPr>
          <w:rFonts w:asciiTheme="minorHAnsi" w:eastAsia="Times New Roman" w:hAnsiTheme="minorHAnsi" w:cstheme="minorHAnsi"/>
          <w:bCs/>
          <w:sz w:val="22"/>
          <w:szCs w:val="22"/>
        </w:rPr>
        <w:t xml:space="preserve"> and processing</w:t>
      </w:r>
      <w:r w:rsidR="00FC49FB">
        <w:rPr>
          <w:rFonts w:asciiTheme="minorHAnsi" w:eastAsia="Times New Roman" w:hAnsiTheme="minorHAnsi" w:cstheme="minorHAnsi"/>
          <w:bCs/>
          <w:sz w:val="22"/>
          <w:szCs w:val="22"/>
        </w:rPr>
        <w:t xml:space="preserve"> of (patient) samples, and the generation of </w:t>
      </w:r>
      <w:r w:rsidR="00105E2A">
        <w:rPr>
          <w:rFonts w:asciiTheme="minorHAnsi" w:eastAsia="Times New Roman" w:hAnsiTheme="minorHAnsi" w:cstheme="minorHAnsi"/>
          <w:bCs/>
          <w:sz w:val="22"/>
          <w:szCs w:val="22"/>
        </w:rPr>
        <w:t>d</w:t>
      </w:r>
      <w:r w:rsidR="00FC49FB">
        <w:rPr>
          <w:rFonts w:asciiTheme="minorHAnsi" w:eastAsia="Times New Roman" w:hAnsiTheme="minorHAnsi" w:cstheme="minorHAnsi"/>
          <w:bCs/>
          <w:sz w:val="22"/>
          <w:szCs w:val="22"/>
        </w:rPr>
        <w:t xml:space="preserve">ata. </w:t>
      </w:r>
      <w:r w:rsidR="00C67666">
        <w:rPr>
          <w:rFonts w:asciiTheme="minorHAnsi" w:eastAsia="Times New Roman" w:hAnsiTheme="minorHAnsi" w:cstheme="minorHAnsi"/>
          <w:bCs/>
          <w:sz w:val="22"/>
          <w:szCs w:val="22"/>
        </w:rPr>
        <w:t xml:space="preserve">Once data has been collected, it </w:t>
      </w:r>
      <w:r w:rsidR="00C16ACD">
        <w:rPr>
          <w:rFonts w:asciiTheme="minorHAnsi" w:eastAsia="Times New Roman" w:hAnsiTheme="minorHAnsi" w:cstheme="minorHAnsi"/>
          <w:bCs/>
          <w:sz w:val="22"/>
          <w:szCs w:val="22"/>
        </w:rPr>
        <w:t>is</w:t>
      </w:r>
      <w:r w:rsidR="00C67666">
        <w:rPr>
          <w:rFonts w:asciiTheme="minorHAnsi" w:eastAsia="Times New Roman" w:hAnsiTheme="minorHAnsi" w:cstheme="minorHAnsi"/>
          <w:bCs/>
          <w:sz w:val="22"/>
          <w:szCs w:val="22"/>
        </w:rPr>
        <w:t xml:space="preserve"> analyzed using statistical </w:t>
      </w:r>
      <w:r w:rsidR="00105E2A">
        <w:rPr>
          <w:rFonts w:asciiTheme="minorHAnsi" w:eastAsia="Times New Roman" w:hAnsiTheme="minorHAnsi" w:cstheme="minorHAnsi"/>
          <w:bCs/>
          <w:sz w:val="22"/>
          <w:szCs w:val="22"/>
        </w:rPr>
        <w:t>or</w:t>
      </w:r>
      <w:r w:rsidR="00C67666">
        <w:rPr>
          <w:rFonts w:asciiTheme="minorHAnsi" w:eastAsia="Times New Roman" w:hAnsiTheme="minorHAnsi" w:cstheme="minorHAnsi"/>
          <w:bCs/>
          <w:sz w:val="22"/>
          <w:szCs w:val="22"/>
        </w:rPr>
        <w:t xml:space="preserve"> other computational methods</w:t>
      </w:r>
      <w:r w:rsidR="001207EF">
        <w:rPr>
          <w:rFonts w:asciiTheme="minorHAnsi" w:eastAsia="Times New Roman" w:hAnsiTheme="minorHAnsi" w:cstheme="minorHAnsi"/>
          <w:bCs/>
          <w:sz w:val="22"/>
          <w:szCs w:val="22"/>
        </w:rPr>
        <w:t xml:space="preserve"> (stage 3)</w:t>
      </w:r>
      <w:r w:rsidR="00C67666">
        <w:rPr>
          <w:rFonts w:asciiTheme="minorHAnsi" w:eastAsia="Times New Roman" w:hAnsiTheme="minorHAnsi" w:cstheme="minorHAnsi"/>
          <w:bCs/>
          <w:sz w:val="22"/>
          <w:szCs w:val="22"/>
        </w:rPr>
        <w:t xml:space="preserve">. </w:t>
      </w:r>
      <w:r w:rsidR="00423734">
        <w:rPr>
          <w:rFonts w:asciiTheme="minorHAnsi" w:eastAsia="Times New Roman" w:hAnsiTheme="minorHAnsi" w:cstheme="minorHAnsi"/>
          <w:bCs/>
          <w:sz w:val="22"/>
          <w:szCs w:val="22"/>
        </w:rPr>
        <w:t>Mathematical</w:t>
      </w:r>
      <w:r w:rsidR="00C67666">
        <w:rPr>
          <w:rFonts w:asciiTheme="minorHAnsi" w:eastAsia="Times New Roman" w:hAnsiTheme="minorHAnsi" w:cstheme="minorHAnsi"/>
          <w:bCs/>
          <w:sz w:val="22"/>
          <w:szCs w:val="22"/>
        </w:rPr>
        <w:t xml:space="preserve"> modelling and simulations can be </w:t>
      </w:r>
      <w:r w:rsidR="00C67666" w:rsidRPr="00CD0879">
        <w:rPr>
          <w:rFonts w:asciiTheme="minorHAnsi" w:eastAsia="Times New Roman" w:hAnsiTheme="minorHAnsi" w:cstheme="minorHAnsi"/>
          <w:bCs/>
          <w:sz w:val="22"/>
          <w:szCs w:val="22"/>
        </w:rPr>
        <w:t>part of th</w:t>
      </w:r>
      <w:r w:rsidR="00263C96">
        <w:rPr>
          <w:rFonts w:asciiTheme="minorHAnsi" w:eastAsia="Times New Roman" w:hAnsiTheme="minorHAnsi" w:cstheme="minorHAnsi"/>
          <w:bCs/>
          <w:sz w:val="22"/>
          <w:szCs w:val="22"/>
        </w:rPr>
        <w:t>e</w:t>
      </w:r>
      <w:r w:rsidR="0063418C" w:rsidRPr="00CD0879">
        <w:rPr>
          <w:rFonts w:asciiTheme="minorHAnsi" w:eastAsia="Times New Roman" w:hAnsiTheme="minorHAnsi" w:cstheme="minorHAnsi"/>
          <w:bCs/>
          <w:sz w:val="22"/>
          <w:szCs w:val="22"/>
        </w:rPr>
        <w:t xml:space="preserve"> computational phase</w:t>
      </w:r>
      <w:r w:rsidR="00C67666" w:rsidRPr="00CD0879">
        <w:rPr>
          <w:rFonts w:asciiTheme="minorHAnsi" w:eastAsia="Times New Roman" w:hAnsiTheme="minorHAnsi" w:cstheme="minorHAnsi"/>
          <w:bCs/>
          <w:sz w:val="22"/>
          <w:szCs w:val="22"/>
        </w:rPr>
        <w:t xml:space="preserve">. </w:t>
      </w:r>
      <w:r w:rsidR="003C3F83" w:rsidRPr="00CD0879">
        <w:rPr>
          <w:rFonts w:asciiTheme="minorHAnsi" w:eastAsia="Times New Roman" w:hAnsiTheme="minorHAnsi" w:cstheme="minorHAnsi"/>
          <w:bCs/>
          <w:sz w:val="22"/>
          <w:szCs w:val="22"/>
        </w:rPr>
        <w:t>Alternatively, one</w:t>
      </w:r>
      <w:r w:rsidR="00C67666" w:rsidRPr="00CD0879">
        <w:rPr>
          <w:rFonts w:asciiTheme="minorHAnsi" w:eastAsia="Times New Roman" w:hAnsiTheme="minorHAnsi" w:cstheme="minorHAnsi"/>
          <w:bCs/>
          <w:sz w:val="22"/>
          <w:szCs w:val="22"/>
        </w:rPr>
        <w:t xml:space="preserve"> </w:t>
      </w:r>
      <w:r w:rsidR="003C3F83" w:rsidRPr="00CD0879">
        <w:rPr>
          <w:rFonts w:asciiTheme="minorHAnsi" w:eastAsia="Times New Roman" w:hAnsiTheme="minorHAnsi" w:cstheme="minorHAnsi"/>
          <w:bCs/>
          <w:sz w:val="22"/>
          <w:szCs w:val="22"/>
        </w:rPr>
        <w:t xml:space="preserve">may </w:t>
      </w:r>
      <w:r w:rsidR="001207EF" w:rsidRPr="00CD0879">
        <w:rPr>
          <w:rFonts w:asciiTheme="minorHAnsi" w:eastAsia="Times New Roman" w:hAnsiTheme="minorHAnsi" w:cstheme="minorHAnsi"/>
          <w:bCs/>
          <w:sz w:val="22"/>
          <w:szCs w:val="22"/>
        </w:rPr>
        <w:t>solely</w:t>
      </w:r>
      <w:r w:rsidR="00263C96">
        <w:rPr>
          <w:rFonts w:asciiTheme="minorHAnsi" w:eastAsia="Times New Roman" w:hAnsiTheme="minorHAnsi" w:cstheme="minorHAnsi"/>
          <w:bCs/>
          <w:sz w:val="22"/>
          <w:szCs w:val="22"/>
        </w:rPr>
        <w:t xml:space="preserve"> or partially</w:t>
      </w:r>
      <w:r w:rsidR="001207EF" w:rsidRPr="00CD0879">
        <w:rPr>
          <w:rFonts w:asciiTheme="minorHAnsi" w:eastAsia="Times New Roman" w:hAnsiTheme="minorHAnsi" w:cstheme="minorHAnsi"/>
          <w:bCs/>
          <w:sz w:val="22"/>
          <w:szCs w:val="22"/>
        </w:rPr>
        <w:t xml:space="preserve"> rely on </w:t>
      </w:r>
      <w:r w:rsidR="00C67666" w:rsidRPr="00CD0879">
        <w:rPr>
          <w:rFonts w:asciiTheme="minorHAnsi" w:eastAsia="Times New Roman" w:hAnsiTheme="minorHAnsi" w:cstheme="minorHAnsi"/>
          <w:bCs/>
          <w:sz w:val="22"/>
          <w:szCs w:val="22"/>
        </w:rPr>
        <w:t xml:space="preserve">existing data from </w:t>
      </w:r>
      <w:r w:rsidR="001207EF" w:rsidRPr="00CD0879">
        <w:rPr>
          <w:rFonts w:asciiTheme="minorHAnsi" w:eastAsia="Times New Roman" w:hAnsiTheme="minorHAnsi" w:cstheme="minorHAnsi"/>
          <w:bCs/>
          <w:sz w:val="22"/>
          <w:szCs w:val="22"/>
        </w:rPr>
        <w:t>(</w:t>
      </w:r>
      <w:r w:rsidR="00C67666" w:rsidRPr="00CD0879">
        <w:rPr>
          <w:rFonts w:asciiTheme="minorHAnsi" w:eastAsia="Times New Roman" w:hAnsiTheme="minorHAnsi" w:cstheme="minorHAnsi"/>
          <w:bCs/>
          <w:sz w:val="22"/>
          <w:szCs w:val="22"/>
        </w:rPr>
        <w:t>public</w:t>
      </w:r>
      <w:r w:rsidR="001207EF" w:rsidRPr="00CD0879">
        <w:rPr>
          <w:rFonts w:asciiTheme="minorHAnsi" w:eastAsia="Times New Roman" w:hAnsiTheme="minorHAnsi" w:cstheme="minorHAnsi"/>
          <w:bCs/>
          <w:sz w:val="22"/>
          <w:szCs w:val="22"/>
        </w:rPr>
        <w:t>)</w:t>
      </w:r>
      <w:r w:rsidR="00C67666" w:rsidRPr="00CD0879">
        <w:rPr>
          <w:rFonts w:asciiTheme="minorHAnsi" w:eastAsia="Times New Roman" w:hAnsiTheme="minorHAnsi" w:cstheme="minorHAnsi"/>
          <w:bCs/>
          <w:sz w:val="22"/>
          <w:szCs w:val="22"/>
        </w:rPr>
        <w:t xml:space="preserve"> repositories or </w:t>
      </w:r>
      <w:r w:rsidR="001207EF" w:rsidRPr="00CD0879">
        <w:rPr>
          <w:rFonts w:asciiTheme="minorHAnsi" w:eastAsia="Times New Roman" w:hAnsiTheme="minorHAnsi" w:cstheme="minorHAnsi"/>
          <w:bCs/>
          <w:sz w:val="22"/>
          <w:szCs w:val="22"/>
        </w:rPr>
        <w:t xml:space="preserve">conduct studies that </w:t>
      </w:r>
      <w:r w:rsidR="00C67666" w:rsidRPr="00CD0879">
        <w:rPr>
          <w:rFonts w:asciiTheme="minorHAnsi" w:eastAsia="Times New Roman" w:hAnsiTheme="minorHAnsi" w:cstheme="minorHAnsi"/>
          <w:bCs/>
          <w:sz w:val="22"/>
          <w:szCs w:val="22"/>
        </w:rPr>
        <w:t xml:space="preserve">are based on </w:t>
      </w:r>
      <w:r w:rsidR="00C77F41" w:rsidRPr="00CD0879">
        <w:rPr>
          <w:rFonts w:asciiTheme="minorHAnsi" w:eastAsia="Times New Roman" w:hAnsiTheme="minorHAnsi" w:cstheme="minorHAnsi"/>
          <w:bCs/>
          <w:sz w:val="22"/>
          <w:szCs w:val="22"/>
        </w:rPr>
        <w:t xml:space="preserve">computer </w:t>
      </w:r>
      <w:r w:rsidR="00C67666" w:rsidRPr="00CD0879">
        <w:rPr>
          <w:rFonts w:asciiTheme="minorHAnsi" w:eastAsia="Times New Roman" w:hAnsiTheme="minorHAnsi" w:cstheme="minorHAnsi"/>
          <w:bCs/>
          <w:sz w:val="22"/>
          <w:szCs w:val="22"/>
        </w:rPr>
        <w:t xml:space="preserve">simulations </w:t>
      </w:r>
      <w:r w:rsidR="00C67666" w:rsidRPr="00CD0879">
        <w:rPr>
          <w:rFonts w:asciiTheme="minorHAnsi" w:eastAsia="Times New Roman" w:hAnsiTheme="minorHAnsi" w:cstheme="minorHAnsi"/>
          <w:bCs/>
          <w:sz w:val="22"/>
          <w:szCs w:val="22"/>
        </w:rPr>
        <w:fldChar w:fldCharType="begin">
          <w:fldData xml:space="preserve">PEVuZE5vdGU+PENpdGU+PEF1dGhvcj5NZXJpbm8gVGVqZXJvPC9BdXRob3I+PFllYXI+MjAyMDwv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</w:fldData>
        </w:fldChar>
      </w:r>
      <w:r w:rsidR="00C67666" w:rsidRPr="00CD0879">
        <w:rPr>
          <w:rFonts w:asciiTheme="minorHAnsi" w:eastAsia="Times New Roman" w:hAnsiTheme="minorHAnsi" w:cstheme="minorHAnsi"/>
          <w:bCs/>
          <w:sz w:val="22"/>
          <w:szCs w:val="22"/>
        </w:rPr>
        <w:instrText xml:space="preserve"> ADDIN EN.CITE </w:instrText>
      </w:r>
      <w:r w:rsidR="00C67666" w:rsidRPr="00CD0879">
        <w:rPr>
          <w:rFonts w:asciiTheme="minorHAnsi" w:eastAsia="Times New Roman" w:hAnsiTheme="minorHAnsi" w:cstheme="minorHAnsi"/>
          <w:bCs/>
          <w:sz w:val="22"/>
          <w:szCs w:val="22"/>
        </w:rPr>
        <w:fldChar w:fldCharType="begin">
          <w:fldData xml:space="preserve">PEVuZE5vdGU+PENpdGU+PEF1dGhvcj5NZXJpbm8gVGVqZXJvPC9BdXRob3I+PFllYXI+MjAyMDwv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</w:fldData>
        </w:fldChar>
      </w:r>
      <w:r w:rsidR="00C67666" w:rsidRPr="00CD0879">
        <w:rPr>
          <w:rFonts w:asciiTheme="minorHAnsi" w:eastAsia="Times New Roman" w:hAnsiTheme="minorHAnsi" w:cstheme="minorHAnsi"/>
          <w:bCs/>
          <w:sz w:val="22"/>
          <w:szCs w:val="22"/>
        </w:rPr>
        <w:instrText xml:space="preserve"> ADDIN EN.CITE.DATA </w:instrText>
      </w:r>
      <w:r w:rsidR="00C67666" w:rsidRPr="00CD0879">
        <w:rPr>
          <w:rFonts w:asciiTheme="minorHAnsi" w:eastAsia="Times New Roman" w:hAnsiTheme="minorHAnsi" w:cstheme="minorHAnsi"/>
          <w:bCs/>
          <w:sz w:val="22"/>
          <w:szCs w:val="22"/>
        </w:rPr>
      </w:r>
      <w:r w:rsidR="00C67666" w:rsidRPr="00CD0879">
        <w:rPr>
          <w:rFonts w:asciiTheme="minorHAnsi" w:eastAsia="Times New Roman" w:hAnsiTheme="minorHAnsi" w:cstheme="minorHAnsi"/>
          <w:bCs/>
          <w:sz w:val="22"/>
          <w:szCs w:val="22"/>
        </w:rPr>
        <w:fldChar w:fldCharType="end"/>
      </w:r>
      <w:r w:rsidR="00C67666" w:rsidRPr="00CD0879">
        <w:rPr>
          <w:rFonts w:asciiTheme="minorHAnsi" w:eastAsia="Times New Roman" w:hAnsiTheme="minorHAnsi" w:cstheme="minorHAnsi"/>
          <w:bCs/>
          <w:sz w:val="22"/>
          <w:szCs w:val="22"/>
        </w:rPr>
      </w:r>
      <w:r w:rsidR="00C67666" w:rsidRPr="00CD0879">
        <w:rPr>
          <w:rFonts w:asciiTheme="minorHAnsi" w:eastAsia="Times New Roman" w:hAnsiTheme="minorHAnsi" w:cstheme="minorHAnsi"/>
          <w:bCs/>
          <w:sz w:val="22"/>
          <w:szCs w:val="22"/>
        </w:rPr>
        <w:fldChar w:fldCharType="separate"/>
      </w:r>
      <w:r w:rsidR="00C67666" w:rsidRPr="00CD0879">
        <w:rPr>
          <w:rFonts w:asciiTheme="minorHAnsi" w:eastAsia="Times New Roman" w:hAnsiTheme="minorHAnsi" w:cstheme="minorHAnsi"/>
          <w:bCs/>
          <w:noProof/>
          <w:sz w:val="22"/>
          <w:szCs w:val="22"/>
        </w:rPr>
        <w:t>(Lashgari et al., 2022; Merino Tejero et al., 2020)</w:t>
      </w:r>
      <w:r w:rsidR="00C67666" w:rsidRPr="00CD0879">
        <w:rPr>
          <w:rFonts w:asciiTheme="minorHAnsi" w:eastAsia="Times New Roman" w:hAnsiTheme="minorHAnsi" w:cstheme="minorHAnsi"/>
          <w:bCs/>
          <w:sz w:val="22"/>
          <w:szCs w:val="22"/>
        </w:rPr>
        <w:fldChar w:fldCharType="end"/>
      </w:r>
      <w:r w:rsidR="00C67666" w:rsidRPr="00CD0879">
        <w:rPr>
          <w:rFonts w:asciiTheme="minorHAnsi" w:eastAsia="Times New Roman" w:hAnsiTheme="minorHAnsi" w:cstheme="minorHAnsi"/>
          <w:bCs/>
          <w:sz w:val="22"/>
          <w:szCs w:val="22"/>
        </w:rPr>
        <w:t>.</w:t>
      </w:r>
      <w:r w:rsidR="00263C96">
        <w:rPr>
          <w:rFonts w:asciiTheme="minorHAnsi" w:eastAsia="Times New Roman" w:hAnsiTheme="minorHAnsi" w:cstheme="minorHAnsi"/>
          <w:bCs/>
          <w:sz w:val="22"/>
          <w:szCs w:val="22"/>
        </w:rPr>
        <w:t xml:space="preserve"> </w:t>
      </w:r>
      <w:r w:rsidR="006112FF" w:rsidRPr="00CD0879">
        <w:rPr>
          <w:rFonts w:asciiTheme="minorHAnsi" w:eastAsia="Times New Roman" w:hAnsiTheme="minorHAnsi" w:cstheme="minorHAnsi"/>
          <w:bCs/>
          <w:sz w:val="22"/>
          <w:szCs w:val="22"/>
        </w:rPr>
        <w:t>Stage 4</w:t>
      </w:r>
      <w:r w:rsidR="00016C31">
        <w:rPr>
          <w:rFonts w:asciiTheme="minorHAnsi" w:eastAsia="Times New Roman" w:hAnsiTheme="minorHAnsi" w:cstheme="minorHAnsi"/>
          <w:bCs/>
          <w:sz w:val="22"/>
          <w:szCs w:val="22"/>
        </w:rPr>
        <w:t xml:space="preserve"> (publication and archiving)</w:t>
      </w:r>
      <w:r w:rsidR="006112FF" w:rsidRPr="00CD0879">
        <w:rPr>
          <w:rFonts w:asciiTheme="minorHAnsi" w:eastAsia="Times New Roman" w:hAnsiTheme="minorHAnsi" w:cstheme="minorHAnsi"/>
          <w:bCs/>
          <w:sz w:val="22"/>
          <w:szCs w:val="22"/>
        </w:rPr>
        <w:t xml:space="preserve"> is increasingly driven by initiatives aiming for open-access publications and data </w:t>
      </w:r>
      <w:r w:rsidR="006112FF" w:rsidRPr="00CD0879">
        <w:rPr>
          <w:rFonts w:asciiTheme="minorHAnsi" w:eastAsia="Times New Roman" w:hAnsiTheme="minorHAnsi" w:cstheme="minorHAnsi"/>
          <w:bCs/>
          <w:sz w:val="22"/>
          <w:szCs w:val="22"/>
        </w:rPr>
        <w:fldChar w:fldCharType="begin">
          <w:fldData xml:space="preserve">PEVuZE5vdGU+PENpdGU+PEF1dGhvcj52YW4gZGVyIEhleWRlbjwvQXV0aG9yPjxZZWFyPjIwMTg8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</w:fldData>
        </w:fldChar>
      </w:r>
      <w:r w:rsidR="006112FF" w:rsidRPr="00CD0879">
        <w:rPr>
          <w:rFonts w:asciiTheme="minorHAnsi" w:eastAsia="Times New Roman" w:hAnsiTheme="minorHAnsi" w:cstheme="minorHAnsi"/>
          <w:bCs/>
          <w:sz w:val="22"/>
          <w:szCs w:val="22"/>
        </w:rPr>
        <w:instrText xml:space="preserve"> ADDIN EN.CITE </w:instrText>
      </w:r>
      <w:r w:rsidR="006112FF" w:rsidRPr="00CD0879">
        <w:rPr>
          <w:rFonts w:asciiTheme="minorHAnsi" w:eastAsia="Times New Roman" w:hAnsiTheme="minorHAnsi" w:cstheme="minorHAnsi"/>
          <w:bCs/>
          <w:sz w:val="22"/>
          <w:szCs w:val="22"/>
        </w:rPr>
        <w:fldChar w:fldCharType="begin">
          <w:fldData xml:space="preserve">PEVuZE5vdGU+PENpdGU+PEF1dGhvcj52YW4gZGVyIEhleWRlbjwvQXV0aG9yPjxZZWFyPjIwMTg8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</w:fldData>
        </w:fldChar>
      </w:r>
      <w:r w:rsidR="006112FF" w:rsidRPr="00CD0879">
        <w:rPr>
          <w:rFonts w:asciiTheme="minorHAnsi" w:eastAsia="Times New Roman" w:hAnsiTheme="minorHAnsi" w:cstheme="minorHAnsi"/>
          <w:bCs/>
          <w:sz w:val="22"/>
          <w:szCs w:val="22"/>
        </w:rPr>
        <w:instrText xml:space="preserve"> ADDIN EN.CITE.DATA </w:instrText>
      </w:r>
      <w:r w:rsidR="006112FF" w:rsidRPr="00CD0879">
        <w:rPr>
          <w:rFonts w:asciiTheme="minorHAnsi" w:eastAsia="Times New Roman" w:hAnsiTheme="minorHAnsi" w:cstheme="minorHAnsi"/>
          <w:bCs/>
          <w:sz w:val="22"/>
          <w:szCs w:val="22"/>
        </w:rPr>
      </w:r>
      <w:r w:rsidR="006112FF" w:rsidRPr="00CD0879">
        <w:rPr>
          <w:rFonts w:asciiTheme="minorHAnsi" w:eastAsia="Times New Roman" w:hAnsiTheme="minorHAnsi" w:cstheme="minorHAnsi"/>
          <w:bCs/>
          <w:sz w:val="22"/>
          <w:szCs w:val="22"/>
        </w:rPr>
        <w:fldChar w:fldCharType="end"/>
      </w:r>
      <w:r w:rsidR="006112FF" w:rsidRPr="00CD0879">
        <w:rPr>
          <w:rFonts w:asciiTheme="minorHAnsi" w:eastAsia="Times New Roman" w:hAnsiTheme="minorHAnsi" w:cstheme="minorHAnsi"/>
          <w:bCs/>
          <w:sz w:val="22"/>
          <w:szCs w:val="22"/>
        </w:rPr>
      </w:r>
      <w:r w:rsidR="006112FF" w:rsidRPr="00CD0879">
        <w:rPr>
          <w:rFonts w:asciiTheme="minorHAnsi" w:eastAsia="Times New Roman" w:hAnsiTheme="minorHAnsi" w:cstheme="minorHAnsi"/>
          <w:bCs/>
          <w:sz w:val="22"/>
          <w:szCs w:val="22"/>
        </w:rPr>
        <w:fldChar w:fldCharType="separate"/>
      </w:r>
      <w:r w:rsidR="006112FF" w:rsidRPr="00CD0879">
        <w:rPr>
          <w:rFonts w:asciiTheme="minorHAnsi" w:eastAsia="Times New Roman" w:hAnsiTheme="minorHAnsi" w:cstheme="minorHAnsi"/>
          <w:bCs/>
          <w:noProof/>
          <w:sz w:val="22"/>
          <w:szCs w:val="22"/>
        </w:rPr>
        <w:t>(Pulverer, 2018; van der Heyden &amp; van Veen, 2018)</w:t>
      </w:r>
      <w:r w:rsidR="006112FF" w:rsidRPr="00CD0879">
        <w:rPr>
          <w:rFonts w:asciiTheme="minorHAnsi" w:eastAsia="Times New Roman" w:hAnsiTheme="minorHAnsi" w:cstheme="minorHAnsi"/>
          <w:bCs/>
          <w:sz w:val="22"/>
          <w:szCs w:val="22"/>
        </w:rPr>
        <w:fldChar w:fldCharType="end"/>
      </w:r>
      <w:r w:rsidR="006112FF" w:rsidRPr="00CD0879">
        <w:rPr>
          <w:rFonts w:asciiTheme="minorHAnsi" w:eastAsia="Times New Roman" w:hAnsiTheme="minorHAnsi" w:cstheme="minorHAnsi"/>
          <w:bCs/>
          <w:sz w:val="22"/>
          <w:szCs w:val="22"/>
        </w:rPr>
        <w:t xml:space="preserve"> and open-source software </w:t>
      </w:r>
      <w:r w:rsidR="006112FF" w:rsidRPr="00CD0879">
        <w:rPr>
          <w:rFonts w:asciiTheme="minorHAnsi" w:eastAsia="Times New Roman" w:hAnsiTheme="minorHAnsi" w:cstheme="minorHAnsi"/>
          <w:bCs/>
          <w:sz w:val="22"/>
          <w:szCs w:val="22"/>
        </w:rPr>
        <w:fldChar w:fldCharType="begin">
          <w:fldData xml:space="preserve">PEVuZE5vdGU+PENpdGU+PEF1dGhvcj5PcGVuIFNvdXJjZSBJbml0aWF0aXZlPC9BdXRob3I+PFll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</w:fldData>
        </w:fldChar>
      </w:r>
      <w:r w:rsidR="006112FF" w:rsidRPr="00CD0879">
        <w:rPr>
          <w:rFonts w:asciiTheme="minorHAnsi" w:eastAsia="Times New Roman" w:hAnsiTheme="minorHAnsi" w:cstheme="minorHAnsi"/>
          <w:bCs/>
          <w:sz w:val="22"/>
          <w:szCs w:val="22"/>
        </w:rPr>
        <w:instrText xml:space="preserve"> ADDIN EN.CITE </w:instrText>
      </w:r>
      <w:r w:rsidR="006112FF" w:rsidRPr="00CD0879">
        <w:rPr>
          <w:rFonts w:asciiTheme="minorHAnsi" w:eastAsia="Times New Roman" w:hAnsiTheme="minorHAnsi" w:cstheme="minorHAnsi"/>
          <w:bCs/>
          <w:sz w:val="22"/>
          <w:szCs w:val="22"/>
        </w:rPr>
        <w:fldChar w:fldCharType="begin">
          <w:fldData xml:space="preserve">PEVuZE5vdGU+PENpdGU+PEF1dGhvcj5PcGVuIFNvdXJjZSBJbml0aWF0aXZlPC9BdXRob3I+PFll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</w:fldData>
        </w:fldChar>
      </w:r>
      <w:r w:rsidR="006112FF" w:rsidRPr="00CD0879">
        <w:rPr>
          <w:rFonts w:asciiTheme="minorHAnsi" w:eastAsia="Times New Roman" w:hAnsiTheme="minorHAnsi" w:cstheme="minorHAnsi"/>
          <w:bCs/>
          <w:sz w:val="22"/>
          <w:szCs w:val="22"/>
        </w:rPr>
        <w:instrText xml:space="preserve"> ADDIN EN.CITE.DATA </w:instrText>
      </w:r>
      <w:r w:rsidR="006112FF" w:rsidRPr="00CD0879">
        <w:rPr>
          <w:rFonts w:asciiTheme="minorHAnsi" w:eastAsia="Times New Roman" w:hAnsiTheme="minorHAnsi" w:cstheme="minorHAnsi"/>
          <w:bCs/>
          <w:sz w:val="22"/>
          <w:szCs w:val="22"/>
        </w:rPr>
      </w:r>
      <w:r w:rsidR="006112FF" w:rsidRPr="00CD0879">
        <w:rPr>
          <w:rFonts w:asciiTheme="minorHAnsi" w:eastAsia="Times New Roman" w:hAnsiTheme="minorHAnsi" w:cstheme="minorHAnsi"/>
          <w:bCs/>
          <w:sz w:val="22"/>
          <w:szCs w:val="22"/>
        </w:rPr>
        <w:fldChar w:fldCharType="end"/>
      </w:r>
      <w:r w:rsidR="006112FF" w:rsidRPr="00CD0879">
        <w:rPr>
          <w:rFonts w:asciiTheme="minorHAnsi" w:eastAsia="Times New Roman" w:hAnsiTheme="minorHAnsi" w:cstheme="minorHAnsi"/>
          <w:bCs/>
          <w:sz w:val="22"/>
          <w:szCs w:val="22"/>
        </w:rPr>
      </w:r>
      <w:r w:rsidR="006112FF" w:rsidRPr="00CD0879">
        <w:rPr>
          <w:rFonts w:asciiTheme="minorHAnsi" w:eastAsia="Times New Roman" w:hAnsiTheme="minorHAnsi" w:cstheme="minorHAnsi"/>
          <w:bCs/>
          <w:sz w:val="22"/>
          <w:szCs w:val="22"/>
        </w:rPr>
        <w:fldChar w:fldCharType="separate"/>
      </w:r>
      <w:r w:rsidR="006112FF" w:rsidRPr="00CD0879">
        <w:rPr>
          <w:rFonts w:asciiTheme="minorHAnsi" w:eastAsia="Times New Roman" w:hAnsiTheme="minorHAnsi" w:cstheme="minorHAnsi"/>
          <w:bCs/>
          <w:noProof/>
          <w:sz w:val="22"/>
          <w:szCs w:val="22"/>
        </w:rPr>
        <w:t>(Garijo et al., 2022; Open Source Initiative, 2023)</w:t>
      </w:r>
      <w:r w:rsidR="006112FF" w:rsidRPr="00CD0879">
        <w:rPr>
          <w:rFonts w:asciiTheme="minorHAnsi" w:eastAsia="Times New Roman" w:hAnsiTheme="minorHAnsi" w:cstheme="minorHAnsi"/>
          <w:bCs/>
          <w:sz w:val="22"/>
          <w:szCs w:val="22"/>
        </w:rPr>
        <w:fldChar w:fldCharType="end"/>
      </w:r>
      <w:r w:rsidR="006112FF" w:rsidRPr="00CD0879">
        <w:rPr>
          <w:rFonts w:asciiTheme="minorHAnsi" w:eastAsia="Times New Roman" w:hAnsiTheme="minorHAnsi" w:cstheme="minorHAnsi"/>
          <w:bCs/>
          <w:sz w:val="22"/>
          <w:szCs w:val="22"/>
        </w:rPr>
        <w:t>. R</w:t>
      </w:r>
      <w:r w:rsidR="00C67666" w:rsidRPr="00CD0879">
        <w:rPr>
          <w:rFonts w:asciiTheme="minorHAnsi" w:eastAsia="Times New Roman" w:hAnsiTheme="minorHAnsi" w:cstheme="minorHAnsi"/>
          <w:bCs/>
          <w:sz w:val="22"/>
          <w:szCs w:val="22"/>
        </w:rPr>
        <w:t>esearch</w:t>
      </w:r>
      <w:r w:rsidR="0063418C" w:rsidRPr="00CD0879">
        <w:rPr>
          <w:rFonts w:asciiTheme="minorHAnsi" w:eastAsia="Times New Roman" w:hAnsiTheme="minorHAnsi" w:cstheme="minorHAnsi"/>
          <w:bCs/>
          <w:sz w:val="22"/>
          <w:szCs w:val="22"/>
        </w:rPr>
        <w:t xml:space="preserve"> </w:t>
      </w:r>
      <w:r w:rsidR="006112FF" w:rsidRPr="00CD0879">
        <w:rPr>
          <w:rFonts w:asciiTheme="minorHAnsi" w:eastAsia="Times New Roman" w:hAnsiTheme="minorHAnsi" w:cstheme="minorHAnsi"/>
          <w:bCs/>
          <w:sz w:val="22"/>
          <w:szCs w:val="22"/>
        </w:rPr>
        <w:t xml:space="preserve">findings </w:t>
      </w:r>
      <w:r w:rsidR="00DD475F" w:rsidRPr="00CD0879">
        <w:rPr>
          <w:rFonts w:asciiTheme="minorHAnsi" w:eastAsia="Times New Roman" w:hAnsiTheme="minorHAnsi" w:cstheme="minorHAnsi"/>
          <w:bCs/>
          <w:sz w:val="22"/>
          <w:szCs w:val="22"/>
        </w:rPr>
        <w:t>are</w:t>
      </w:r>
      <w:r w:rsidR="00C67666" w:rsidRPr="00CD0879">
        <w:rPr>
          <w:rFonts w:asciiTheme="minorHAnsi" w:eastAsia="Times New Roman" w:hAnsiTheme="minorHAnsi" w:cstheme="minorHAnsi"/>
          <w:bCs/>
          <w:sz w:val="22"/>
          <w:szCs w:val="22"/>
        </w:rPr>
        <w:t xml:space="preserve"> published </w:t>
      </w:r>
      <w:r w:rsidR="00C77F41" w:rsidRPr="00CD0879">
        <w:rPr>
          <w:rFonts w:asciiTheme="minorHAnsi" w:eastAsia="Times New Roman" w:hAnsiTheme="minorHAnsi" w:cstheme="minorHAnsi"/>
          <w:bCs/>
          <w:sz w:val="22"/>
          <w:szCs w:val="22"/>
        </w:rPr>
        <w:t xml:space="preserve">in open-access preprint repositories (e.g., </w:t>
      </w:r>
      <w:proofErr w:type="spellStart"/>
      <w:r w:rsidR="00C77F41" w:rsidRPr="00CD0879">
        <w:rPr>
          <w:rFonts w:asciiTheme="minorHAnsi" w:eastAsia="Times New Roman" w:hAnsiTheme="minorHAnsi" w:cstheme="minorHAnsi"/>
          <w:bCs/>
          <w:sz w:val="22"/>
          <w:szCs w:val="22"/>
        </w:rPr>
        <w:t>bioRxiv</w:t>
      </w:r>
      <w:proofErr w:type="spellEnd"/>
      <w:r w:rsidR="00C77F41" w:rsidRPr="00CD0879">
        <w:rPr>
          <w:rFonts w:asciiTheme="minorHAnsi" w:eastAsia="Times New Roman" w:hAnsiTheme="minorHAnsi" w:cstheme="minorHAnsi"/>
          <w:bCs/>
          <w:sz w:val="22"/>
          <w:szCs w:val="22"/>
        </w:rPr>
        <w:t xml:space="preserve">, </w:t>
      </w:r>
      <w:proofErr w:type="spellStart"/>
      <w:r w:rsidR="00C77F41" w:rsidRPr="00CD0879">
        <w:rPr>
          <w:rFonts w:asciiTheme="minorHAnsi" w:eastAsia="Times New Roman" w:hAnsiTheme="minorHAnsi" w:cstheme="minorHAnsi"/>
          <w:bCs/>
          <w:sz w:val="22"/>
          <w:szCs w:val="22"/>
        </w:rPr>
        <w:t>medRxiv</w:t>
      </w:r>
      <w:proofErr w:type="spellEnd"/>
      <w:r w:rsidR="00C77F41">
        <w:rPr>
          <w:rFonts w:asciiTheme="minorHAnsi" w:eastAsia="Times New Roman" w:hAnsiTheme="minorHAnsi" w:cstheme="minorHAnsi"/>
          <w:bCs/>
          <w:sz w:val="22"/>
          <w:szCs w:val="22"/>
        </w:rPr>
        <w:t>)</w:t>
      </w:r>
      <w:r w:rsidR="001207EF">
        <w:rPr>
          <w:rFonts w:asciiTheme="minorHAnsi" w:eastAsia="Times New Roman" w:hAnsiTheme="minorHAnsi" w:cstheme="minorHAnsi"/>
          <w:bCs/>
          <w:sz w:val="22"/>
          <w:szCs w:val="22"/>
        </w:rPr>
        <w:t xml:space="preserve"> and/or </w:t>
      </w:r>
      <w:r w:rsidR="00C77F41">
        <w:rPr>
          <w:rFonts w:asciiTheme="minorHAnsi" w:eastAsia="Times New Roman" w:hAnsiTheme="minorHAnsi" w:cstheme="minorHAnsi"/>
          <w:bCs/>
          <w:sz w:val="22"/>
          <w:szCs w:val="22"/>
        </w:rPr>
        <w:t xml:space="preserve">peer-reviewed (open-access) journals, </w:t>
      </w:r>
      <w:r w:rsidR="006112FF">
        <w:rPr>
          <w:rFonts w:asciiTheme="minorHAnsi" w:eastAsia="Times New Roman" w:hAnsiTheme="minorHAnsi" w:cstheme="minorHAnsi"/>
          <w:bCs/>
          <w:sz w:val="22"/>
          <w:szCs w:val="22"/>
        </w:rPr>
        <w:t xml:space="preserve">while additional output (e.g., data, code) </w:t>
      </w:r>
      <w:r w:rsidR="00263C96">
        <w:rPr>
          <w:rFonts w:asciiTheme="minorHAnsi" w:eastAsia="Times New Roman" w:hAnsiTheme="minorHAnsi" w:cstheme="minorHAnsi"/>
          <w:bCs/>
          <w:sz w:val="22"/>
          <w:szCs w:val="22"/>
        </w:rPr>
        <w:t>can be archived</w:t>
      </w:r>
      <w:r w:rsidR="00B85DA9">
        <w:rPr>
          <w:rFonts w:asciiTheme="minorHAnsi" w:eastAsia="Times New Roman" w:hAnsiTheme="minorHAnsi" w:cstheme="minorHAnsi"/>
          <w:bCs/>
          <w:sz w:val="22"/>
          <w:szCs w:val="22"/>
        </w:rPr>
        <w:t xml:space="preserve"> in</w:t>
      </w:r>
      <w:r w:rsidR="00263C96">
        <w:rPr>
          <w:rFonts w:asciiTheme="minorHAnsi" w:eastAsia="Times New Roman" w:hAnsiTheme="minorHAnsi" w:cstheme="minorHAnsi"/>
          <w:bCs/>
          <w:sz w:val="22"/>
          <w:szCs w:val="22"/>
        </w:rPr>
        <w:t>, for example, the major omics repositories</w:t>
      </w:r>
      <w:r w:rsidR="009B7F31">
        <w:rPr>
          <w:rFonts w:asciiTheme="minorHAnsi" w:eastAsia="Times New Roman" w:hAnsiTheme="minorHAnsi" w:cstheme="minorHAnsi"/>
          <w:bCs/>
          <w:sz w:val="22"/>
          <w:szCs w:val="22"/>
        </w:rPr>
        <w:t xml:space="preserve"> </w:t>
      </w:r>
      <w:r w:rsidR="009B7F31">
        <w:rPr>
          <w:rFonts w:asciiTheme="minorHAnsi" w:eastAsia="Times New Roman" w:hAnsiTheme="minorHAnsi" w:cstheme="minorHAnsi"/>
          <w:bCs/>
          <w:sz w:val="22"/>
          <w:szCs w:val="22"/>
        </w:rPr>
        <w:fldChar w:fldCharType="begin">
          <w:fldData xml:space="preserve">PEVuZE5vdGU+PENpdGU+PEF1dGhvcj5SaWdkZW48L0F1dGhvcj48WWVhcj4yMDIzPC9ZZWFyPjxS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==
</w:fldData>
        </w:fldChar>
      </w:r>
      <w:r w:rsidR="009B7F31">
        <w:rPr>
          <w:rFonts w:asciiTheme="minorHAnsi" w:eastAsia="Times New Roman" w:hAnsiTheme="minorHAnsi" w:cstheme="minorHAnsi"/>
          <w:bCs/>
          <w:sz w:val="22"/>
          <w:szCs w:val="22"/>
        </w:rPr>
        <w:instrText xml:space="preserve"> ADDIN EN.CITE </w:instrText>
      </w:r>
      <w:r w:rsidR="009B7F31">
        <w:rPr>
          <w:rFonts w:asciiTheme="minorHAnsi" w:eastAsia="Times New Roman" w:hAnsiTheme="minorHAnsi" w:cstheme="minorHAnsi"/>
          <w:bCs/>
          <w:sz w:val="22"/>
          <w:szCs w:val="22"/>
        </w:rPr>
        <w:fldChar w:fldCharType="begin">
          <w:fldData xml:space="preserve">PEVuZE5vdGU+PENpdGU+PEF1dGhvcj5SaWdkZW48L0F1dGhvcj48WWVhcj4yMDIzPC9ZZWFyPjxS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==
</w:fldData>
        </w:fldChar>
      </w:r>
      <w:r w:rsidR="009B7F31">
        <w:rPr>
          <w:rFonts w:asciiTheme="minorHAnsi" w:eastAsia="Times New Roman" w:hAnsiTheme="minorHAnsi" w:cstheme="minorHAnsi"/>
          <w:bCs/>
          <w:sz w:val="22"/>
          <w:szCs w:val="22"/>
        </w:rPr>
        <w:instrText xml:space="preserve"> ADDIN EN.CITE.DATA </w:instrText>
      </w:r>
      <w:r w:rsidR="009B7F31">
        <w:rPr>
          <w:rFonts w:asciiTheme="minorHAnsi" w:eastAsia="Times New Roman" w:hAnsiTheme="minorHAnsi" w:cstheme="minorHAnsi"/>
          <w:bCs/>
          <w:sz w:val="22"/>
          <w:szCs w:val="22"/>
        </w:rPr>
      </w:r>
      <w:r w:rsidR="009B7F31">
        <w:rPr>
          <w:rFonts w:asciiTheme="minorHAnsi" w:eastAsia="Times New Roman" w:hAnsiTheme="minorHAnsi" w:cstheme="minorHAnsi"/>
          <w:bCs/>
          <w:sz w:val="22"/>
          <w:szCs w:val="22"/>
        </w:rPr>
        <w:fldChar w:fldCharType="end"/>
      </w:r>
      <w:r w:rsidR="009B7F31">
        <w:rPr>
          <w:rFonts w:asciiTheme="minorHAnsi" w:eastAsia="Times New Roman" w:hAnsiTheme="minorHAnsi" w:cstheme="minorHAnsi"/>
          <w:bCs/>
          <w:sz w:val="22"/>
          <w:szCs w:val="22"/>
        </w:rPr>
      </w:r>
      <w:r w:rsidR="009B7F31">
        <w:rPr>
          <w:rFonts w:asciiTheme="minorHAnsi" w:eastAsia="Times New Roman" w:hAnsiTheme="minorHAnsi" w:cstheme="minorHAnsi"/>
          <w:bCs/>
          <w:sz w:val="22"/>
          <w:szCs w:val="22"/>
        </w:rPr>
        <w:fldChar w:fldCharType="separate"/>
      </w:r>
      <w:r w:rsidR="009B7F31">
        <w:rPr>
          <w:rFonts w:asciiTheme="minorHAnsi" w:eastAsia="Times New Roman" w:hAnsiTheme="minorHAnsi" w:cstheme="minorHAnsi"/>
          <w:bCs/>
          <w:noProof/>
          <w:sz w:val="22"/>
          <w:szCs w:val="22"/>
        </w:rPr>
        <w:t>(Rigden &amp; Fernandez, 2023)</w:t>
      </w:r>
      <w:r w:rsidR="009B7F31">
        <w:rPr>
          <w:rFonts w:asciiTheme="minorHAnsi" w:eastAsia="Times New Roman" w:hAnsiTheme="minorHAnsi" w:cstheme="minorHAnsi"/>
          <w:bCs/>
          <w:sz w:val="22"/>
          <w:szCs w:val="22"/>
        </w:rPr>
        <w:fldChar w:fldCharType="end"/>
      </w:r>
      <w:r w:rsidR="009B7F31">
        <w:rPr>
          <w:rFonts w:asciiTheme="minorHAnsi" w:eastAsia="Times New Roman" w:hAnsiTheme="minorHAnsi" w:cstheme="minorHAnsi"/>
          <w:bCs/>
          <w:sz w:val="22"/>
          <w:szCs w:val="22"/>
        </w:rPr>
        <w:t xml:space="preserve">, </w:t>
      </w:r>
      <w:proofErr w:type="spellStart"/>
      <w:r w:rsidR="00C77F41">
        <w:rPr>
          <w:rFonts w:asciiTheme="minorHAnsi" w:eastAsia="Times New Roman" w:hAnsiTheme="minorHAnsi" w:cstheme="minorHAnsi"/>
          <w:bCs/>
          <w:sz w:val="22"/>
          <w:szCs w:val="22"/>
        </w:rPr>
        <w:t>figshare</w:t>
      </w:r>
      <w:proofErr w:type="spellEnd"/>
      <w:r w:rsidR="00A8243D">
        <w:rPr>
          <w:rFonts w:asciiTheme="minorHAnsi" w:eastAsia="Times New Roman" w:hAnsiTheme="minorHAnsi" w:cstheme="minorHAnsi"/>
          <w:bCs/>
          <w:sz w:val="22"/>
          <w:szCs w:val="22"/>
        </w:rPr>
        <w:t xml:space="preserve"> </w:t>
      </w:r>
      <w:r w:rsidR="00A8243D">
        <w:rPr>
          <w:rFonts w:asciiTheme="minorHAnsi" w:eastAsia="Times New Roman" w:hAnsiTheme="minorHAnsi" w:cstheme="minorHAnsi"/>
          <w:bCs/>
          <w:sz w:val="22"/>
          <w:szCs w:val="22"/>
        </w:rPr>
        <w:fldChar w:fldCharType="begin"/>
      </w:r>
      <w:r w:rsidR="009B506C">
        <w:rPr>
          <w:rFonts w:asciiTheme="minorHAnsi" w:eastAsia="Times New Roman" w:hAnsiTheme="minorHAnsi" w:cstheme="minorHAnsi"/>
          <w:bCs/>
          <w:sz w:val="22"/>
          <w:szCs w:val="22"/>
        </w:rPr>
        <w:instrText xml:space="preserve"> ADDIN EN.CITE &lt;EndNote&gt;&lt;Cite&gt;&lt;Author&gt;Figshare&lt;/Author&gt;&lt;Year&gt;2023&lt;/Year&gt;&lt;RecNum&gt;7257&lt;/RecNum&gt;&lt;DisplayText&gt;(Figshare, 2023)&lt;/DisplayText&gt;&lt;record&gt;&lt;rec-number&gt;7257&lt;/rec-number&gt;&lt;foreign-keys&gt;&lt;key app="EN" db-id="sfxpwwt9asr05de5przpt5fuvpdvta5wwtv2" timestamp="1679995849"&gt;7257&lt;/key&gt;&lt;/foreign-keys&gt;&lt;ref-type name="Web Page"&gt;12&lt;/ref-type&gt;&lt;contributors&gt;&lt;authors&gt;&lt;author&gt;Figshare&lt;/author&gt;&lt;/authors&gt;&lt;/contributors&gt;&lt;titles&gt;&lt;title&gt;Repository to make research outputs available in a citable, shareable and discoverable manner&lt;/title&gt;&lt;/titles&gt;&lt;number&gt;March 2023&lt;/number&gt;&lt;dates&gt;&lt;year&gt;2023&lt;/year&gt;&lt;/dates&gt;&lt;label&gt;Reproducibility&amp;#xD;&lt;/label&gt;&lt;urls&gt;&lt;related-urls&gt;&lt;url&gt;https://figshare.com/&lt;/url&gt;&lt;/related-urls&gt;&lt;/urls&gt;&lt;/record&gt;&lt;/Cite&gt;&lt;/EndNote&gt;</w:instrText>
      </w:r>
      <w:r w:rsidR="00A8243D">
        <w:rPr>
          <w:rFonts w:asciiTheme="minorHAnsi" w:eastAsia="Times New Roman" w:hAnsiTheme="minorHAnsi" w:cstheme="minorHAnsi"/>
          <w:bCs/>
          <w:sz w:val="22"/>
          <w:szCs w:val="22"/>
        </w:rPr>
        <w:fldChar w:fldCharType="separate"/>
      </w:r>
      <w:r w:rsidR="00A8243D">
        <w:rPr>
          <w:rFonts w:asciiTheme="minorHAnsi" w:eastAsia="Times New Roman" w:hAnsiTheme="minorHAnsi" w:cstheme="minorHAnsi"/>
          <w:bCs/>
          <w:noProof/>
          <w:sz w:val="22"/>
          <w:szCs w:val="22"/>
        </w:rPr>
        <w:t>(Figshare, 2023)</w:t>
      </w:r>
      <w:r w:rsidR="00A8243D">
        <w:rPr>
          <w:rFonts w:asciiTheme="minorHAnsi" w:eastAsia="Times New Roman" w:hAnsiTheme="minorHAnsi" w:cstheme="minorHAnsi"/>
          <w:bCs/>
          <w:sz w:val="22"/>
          <w:szCs w:val="22"/>
        </w:rPr>
        <w:fldChar w:fldCharType="end"/>
      </w:r>
      <w:r w:rsidR="00C77F41">
        <w:rPr>
          <w:rFonts w:asciiTheme="minorHAnsi" w:eastAsia="Times New Roman" w:hAnsiTheme="minorHAnsi" w:cstheme="minorHAnsi"/>
          <w:bCs/>
          <w:sz w:val="22"/>
          <w:szCs w:val="22"/>
        </w:rPr>
        <w:t xml:space="preserve"> and </w:t>
      </w:r>
      <w:proofErr w:type="spellStart"/>
      <w:r w:rsidR="00C77F41">
        <w:rPr>
          <w:rFonts w:asciiTheme="minorHAnsi" w:eastAsia="Times New Roman" w:hAnsiTheme="minorHAnsi" w:cstheme="minorHAnsi"/>
          <w:bCs/>
          <w:sz w:val="22"/>
          <w:szCs w:val="22"/>
        </w:rPr>
        <w:t>Zenodo</w:t>
      </w:r>
      <w:proofErr w:type="spellEnd"/>
      <w:r w:rsidR="00A8243D">
        <w:rPr>
          <w:rFonts w:asciiTheme="minorHAnsi" w:eastAsia="Times New Roman" w:hAnsiTheme="minorHAnsi" w:cstheme="minorHAnsi"/>
          <w:bCs/>
          <w:sz w:val="22"/>
          <w:szCs w:val="22"/>
        </w:rPr>
        <w:t xml:space="preserve"> </w:t>
      </w:r>
      <w:r w:rsidR="00A8243D">
        <w:rPr>
          <w:rFonts w:asciiTheme="minorHAnsi" w:eastAsia="Times New Roman" w:hAnsiTheme="minorHAnsi" w:cstheme="minorHAnsi"/>
          <w:bCs/>
          <w:sz w:val="22"/>
          <w:szCs w:val="22"/>
        </w:rPr>
        <w:fldChar w:fldCharType="begin"/>
      </w:r>
      <w:r w:rsidR="00404B10">
        <w:rPr>
          <w:rFonts w:asciiTheme="minorHAnsi" w:eastAsia="Times New Roman" w:hAnsiTheme="minorHAnsi" w:cstheme="minorHAnsi"/>
          <w:bCs/>
          <w:sz w:val="22"/>
          <w:szCs w:val="22"/>
        </w:rPr>
        <w:instrText xml:space="preserve"> ADDIN EN.CITE &lt;EndNote&gt;&lt;Cite&gt;&lt;Author&gt;CERN&lt;/Author&gt;&lt;Year&gt;2023&lt;/Year&gt;&lt;RecNum&gt;7255&lt;/RecNum&gt;&lt;DisplayText&gt;(CERN &amp;amp; OpenAIRE, 2023)&lt;/DisplayText&gt;&lt;record&gt;&lt;rec-number&gt;7255&lt;/rec-number&gt;&lt;foreign-keys&gt;&lt;key app="EN" db-id="sfxpwwt9asr05de5przpt5fuvpdvta5wwtv2" timestamp="1679917879"&gt;7255&lt;/key&gt;&lt;/foreign-keys&gt;&lt;ref-type name="Web Page"&gt;12&lt;/ref-type&gt;&lt;contributors&gt;&lt;authors&gt;&lt;author&gt;CERN &lt;/author&gt;&lt;author&gt;OpenAIRE&lt;/author&gt;&lt;/authors&gt;&lt;/contributors&gt;&lt;titles&gt;&lt;title&gt;Zenodo&lt;/title&gt;&lt;/titles&gt;&lt;number&gt;March 2023&lt;/number&gt;&lt;keywords&gt;&lt;keyword&gt;Physical sciences&lt;/keyword&gt;&lt;keyword&gt;Publication&lt;/keyword&gt;&lt;keyword&gt;Dataset&lt;/keyword&gt;&lt;/keywords&gt;&lt;dates&gt;&lt;year&gt;2023&lt;/year&gt;&lt;/dates&gt;&lt;publisher&gt;CERN&lt;/publisher&gt;&lt;label&gt;Reproducibility&amp;#xD;&lt;/label&gt;&lt;urls&gt;&lt;related-urls&gt;&lt;url&gt;https://www.zenodo.org/&lt;/url&gt;&lt;/related-urls&gt;&lt;/urls&gt;&lt;electronic-resource-num&gt;10.25495/7GXK-RD71&lt;/electronic-resource-num&gt;&lt;/record&gt;&lt;/Cite&gt;&lt;/EndNote&gt;</w:instrText>
      </w:r>
      <w:r w:rsidR="00A8243D">
        <w:rPr>
          <w:rFonts w:asciiTheme="minorHAnsi" w:eastAsia="Times New Roman" w:hAnsiTheme="minorHAnsi" w:cstheme="minorHAnsi"/>
          <w:bCs/>
          <w:sz w:val="22"/>
          <w:szCs w:val="22"/>
        </w:rPr>
        <w:fldChar w:fldCharType="separate"/>
      </w:r>
      <w:r w:rsidR="00404B10">
        <w:rPr>
          <w:rFonts w:asciiTheme="minorHAnsi" w:eastAsia="Times New Roman" w:hAnsiTheme="minorHAnsi" w:cstheme="minorHAnsi"/>
          <w:bCs/>
          <w:noProof/>
          <w:sz w:val="22"/>
          <w:szCs w:val="22"/>
        </w:rPr>
        <w:t>(CERN &amp; OpenAIRE, 2023)</w:t>
      </w:r>
      <w:r w:rsidR="00A8243D">
        <w:rPr>
          <w:rFonts w:asciiTheme="minorHAnsi" w:eastAsia="Times New Roman" w:hAnsiTheme="minorHAnsi" w:cstheme="minorHAnsi"/>
          <w:bCs/>
          <w:sz w:val="22"/>
          <w:szCs w:val="22"/>
        </w:rPr>
        <w:fldChar w:fldCharType="end"/>
      </w:r>
      <w:r w:rsidR="00C67666">
        <w:rPr>
          <w:rFonts w:asciiTheme="minorHAnsi" w:eastAsia="Times New Roman" w:hAnsiTheme="minorHAnsi" w:cstheme="minorHAnsi"/>
          <w:bCs/>
          <w:sz w:val="22"/>
          <w:szCs w:val="22"/>
        </w:rPr>
        <w:t>.</w:t>
      </w:r>
      <w:r w:rsidR="006112FF">
        <w:rPr>
          <w:rFonts w:asciiTheme="minorHAnsi" w:eastAsia="Times New Roman" w:hAnsiTheme="minorHAnsi" w:cstheme="minorHAnsi"/>
          <w:bCs/>
          <w:sz w:val="22"/>
          <w:szCs w:val="22"/>
        </w:rPr>
        <w:t xml:space="preserve">   </w:t>
      </w:r>
    </w:p>
    <w:p w14:paraId="54028418" w14:textId="4C9ECAEE" w:rsidR="00C67666" w:rsidRDefault="00C67666" w:rsidP="00953CDD">
      <w:pPr>
        <w:spacing w:line="276" w:lineRule="auto"/>
        <w:rPr>
          <w:rFonts w:asciiTheme="minorHAnsi" w:eastAsia="Times New Roman" w:hAnsiTheme="minorHAnsi" w:cstheme="minorHAnsi"/>
          <w:bCs/>
          <w:sz w:val="22"/>
          <w:szCs w:val="22"/>
        </w:rPr>
      </w:pPr>
    </w:p>
    <w:p w14:paraId="7B3CBCC5" w14:textId="60D741FD" w:rsidR="00313CA2" w:rsidRDefault="00313CA2" w:rsidP="00313CA2">
      <w:pPr>
        <w:spacing w:line="276" w:lineRule="auto"/>
        <w:jc w:val="center"/>
        <w:rPr>
          <w:rFonts w:asciiTheme="minorHAnsi" w:eastAsia="Times New Roman" w:hAnsiTheme="minorHAnsi" w:cstheme="minorHAnsi"/>
          <w:b/>
          <w:sz w:val="22"/>
          <w:szCs w:val="22"/>
        </w:rPr>
      </w:pPr>
      <w:r w:rsidRPr="00313CA2">
        <w:rPr>
          <w:rFonts w:asciiTheme="minorHAnsi" w:eastAsia="Times New Roman" w:hAnsiTheme="minorHAnsi" w:cstheme="minorHAnsi"/>
          <w:b/>
          <w:sz w:val="22"/>
          <w:szCs w:val="22"/>
        </w:rPr>
        <w:t>[FIGURE 1]</w:t>
      </w:r>
    </w:p>
    <w:p w14:paraId="0E8F9971" w14:textId="556D2649" w:rsidR="003C3F83" w:rsidRDefault="003C3F83" w:rsidP="00313CA2">
      <w:pPr>
        <w:spacing w:line="276" w:lineRule="auto"/>
        <w:jc w:val="center"/>
        <w:rPr>
          <w:rFonts w:asciiTheme="minorHAnsi" w:eastAsia="Times New Roman" w:hAnsiTheme="minorHAnsi" w:cstheme="minorHAnsi"/>
          <w:b/>
          <w:sz w:val="22"/>
          <w:szCs w:val="22"/>
        </w:rPr>
      </w:pPr>
      <w:r>
        <w:rPr>
          <w:noProof/>
        </w:rPr>
        <w:drawing>
          <wp:inline distT="0" distB="0" distL="0" distR="0" wp14:anchorId="576297D5" wp14:editId="0DE89D1F">
            <wp:extent cx="3395207" cy="2643266"/>
            <wp:effectExtent l="0" t="0" r="0" b="5080"/>
            <wp:docPr id="2281526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52603" name="Picture 1" descr="A diagram of a diagram&#10;&#10;Description automatically generated"/>
                    <pic:cNvPicPr/>
                  </pic:nvPicPr>
                  <pic:blipFill>
                    <a:blip r:embed="rId8"/>
                    <a:stretch>
                      <a:fillRect/>
                    </a:stretch>
                  </pic:blipFill>
                  <pic:spPr>
                    <a:xfrm>
                      <a:off x="0" y="0"/>
                      <a:ext cx="3412896" cy="2657037"/>
                    </a:xfrm>
                    <a:prstGeom prst="rect">
                      <a:avLst/>
                    </a:prstGeom>
                  </pic:spPr>
                </pic:pic>
              </a:graphicData>
            </a:graphic>
          </wp:inline>
        </w:drawing>
      </w:r>
    </w:p>
    <w:p w14:paraId="0EFBF6E1" w14:textId="35BC9826" w:rsidR="00313CA2" w:rsidRPr="00313CA2" w:rsidRDefault="00313CA2" w:rsidP="00953CDD">
      <w:pPr>
        <w:spacing w:line="276" w:lineRule="auto"/>
        <w:rPr>
          <w:rFonts w:asciiTheme="minorHAnsi" w:eastAsia="Times New Roman" w:hAnsiTheme="minorHAnsi" w:cstheme="minorHAnsi"/>
          <w:bCs/>
          <w:color w:val="0070C0"/>
          <w:sz w:val="18"/>
          <w:szCs w:val="18"/>
        </w:rPr>
      </w:pPr>
      <w:r w:rsidRPr="00313CA2">
        <w:rPr>
          <w:rFonts w:asciiTheme="minorHAnsi" w:eastAsia="Times New Roman" w:hAnsiTheme="minorHAnsi" w:cstheme="minorHAnsi"/>
          <w:b/>
          <w:color w:val="0070C0"/>
          <w:sz w:val="18"/>
          <w:szCs w:val="18"/>
        </w:rPr>
        <w:lastRenderedPageBreak/>
        <w:t xml:space="preserve">Figure 1. </w:t>
      </w:r>
      <w:r w:rsidRPr="00317EB3">
        <w:rPr>
          <w:rFonts w:asciiTheme="minorHAnsi" w:eastAsia="Times New Roman" w:hAnsiTheme="minorHAnsi" w:cstheme="minorHAnsi"/>
          <w:b/>
          <w:color w:val="0070C0"/>
          <w:sz w:val="18"/>
          <w:szCs w:val="18"/>
        </w:rPr>
        <w:t>Research lifecycle</w:t>
      </w:r>
      <w:r w:rsidRPr="00313CA2">
        <w:rPr>
          <w:rFonts w:asciiTheme="minorHAnsi" w:eastAsia="Times New Roman" w:hAnsiTheme="minorHAnsi" w:cstheme="minorHAnsi"/>
          <w:bCs/>
          <w:color w:val="0070C0"/>
          <w:sz w:val="18"/>
          <w:szCs w:val="18"/>
        </w:rPr>
        <w:t>. Most (biomedical) studies go through the stages of (</w:t>
      </w:r>
      <w:r w:rsidR="00C77F41">
        <w:rPr>
          <w:rFonts w:asciiTheme="minorHAnsi" w:eastAsia="Times New Roman" w:hAnsiTheme="minorHAnsi" w:cstheme="minorHAnsi"/>
          <w:bCs/>
          <w:color w:val="0070C0"/>
          <w:sz w:val="18"/>
          <w:szCs w:val="18"/>
        </w:rPr>
        <w:t>1</w:t>
      </w:r>
      <w:r w:rsidRPr="00313CA2">
        <w:rPr>
          <w:rFonts w:asciiTheme="minorHAnsi" w:eastAsia="Times New Roman" w:hAnsiTheme="minorHAnsi" w:cstheme="minorHAnsi"/>
          <w:bCs/>
          <w:color w:val="0070C0"/>
          <w:sz w:val="18"/>
          <w:szCs w:val="18"/>
        </w:rPr>
        <w:t>) study preparation, (</w:t>
      </w:r>
      <w:r w:rsidR="00C77F41">
        <w:rPr>
          <w:rFonts w:asciiTheme="minorHAnsi" w:eastAsia="Times New Roman" w:hAnsiTheme="minorHAnsi" w:cstheme="minorHAnsi"/>
          <w:bCs/>
          <w:color w:val="0070C0"/>
          <w:sz w:val="18"/>
          <w:szCs w:val="18"/>
        </w:rPr>
        <w:t>2</w:t>
      </w:r>
      <w:r w:rsidRPr="00313CA2">
        <w:rPr>
          <w:rFonts w:asciiTheme="minorHAnsi" w:eastAsia="Times New Roman" w:hAnsiTheme="minorHAnsi" w:cstheme="minorHAnsi"/>
          <w:bCs/>
          <w:color w:val="0070C0"/>
          <w:sz w:val="18"/>
          <w:szCs w:val="18"/>
        </w:rPr>
        <w:t>) data collection (involving sample collection and processing, and data generation), (</w:t>
      </w:r>
      <w:r w:rsidR="00C77F41">
        <w:rPr>
          <w:rFonts w:asciiTheme="minorHAnsi" w:eastAsia="Times New Roman" w:hAnsiTheme="minorHAnsi" w:cstheme="minorHAnsi"/>
          <w:bCs/>
          <w:color w:val="0070C0"/>
          <w:sz w:val="18"/>
          <w:szCs w:val="18"/>
        </w:rPr>
        <w:t>3</w:t>
      </w:r>
      <w:r w:rsidRPr="00313CA2">
        <w:rPr>
          <w:rFonts w:asciiTheme="minorHAnsi" w:eastAsia="Times New Roman" w:hAnsiTheme="minorHAnsi" w:cstheme="minorHAnsi"/>
          <w:bCs/>
          <w:color w:val="0070C0"/>
          <w:sz w:val="18"/>
          <w:szCs w:val="18"/>
        </w:rPr>
        <w:t xml:space="preserve">) </w:t>
      </w:r>
      <w:r w:rsidR="0063418C">
        <w:rPr>
          <w:rFonts w:asciiTheme="minorHAnsi" w:eastAsia="Times New Roman" w:hAnsiTheme="minorHAnsi" w:cstheme="minorHAnsi"/>
          <w:bCs/>
          <w:color w:val="0070C0"/>
          <w:sz w:val="18"/>
          <w:szCs w:val="18"/>
        </w:rPr>
        <w:t xml:space="preserve">computational </w:t>
      </w:r>
      <w:r w:rsidR="00CD0879">
        <w:rPr>
          <w:rFonts w:asciiTheme="minorHAnsi" w:eastAsia="Times New Roman" w:hAnsiTheme="minorHAnsi" w:cstheme="minorHAnsi"/>
          <w:bCs/>
          <w:color w:val="0070C0"/>
          <w:sz w:val="18"/>
          <w:szCs w:val="18"/>
        </w:rPr>
        <w:t>approaches for data analyses, modelling and/or simulations</w:t>
      </w:r>
      <w:r w:rsidRPr="00313CA2">
        <w:rPr>
          <w:rFonts w:asciiTheme="minorHAnsi" w:eastAsia="Times New Roman" w:hAnsiTheme="minorHAnsi" w:cstheme="minorHAnsi"/>
          <w:bCs/>
          <w:color w:val="0070C0"/>
          <w:sz w:val="18"/>
          <w:szCs w:val="18"/>
        </w:rPr>
        <w:t>, and (</w:t>
      </w:r>
      <w:r w:rsidR="00C77F41">
        <w:rPr>
          <w:rFonts w:asciiTheme="minorHAnsi" w:eastAsia="Times New Roman" w:hAnsiTheme="minorHAnsi" w:cstheme="minorHAnsi"/>
          <w:bCs/>
          <w:color w:val="0070C0"/>
          <w:sz w:val="18"/>
          <w:szCs w:val="18"/>
        </w:rPr>
        <w:t>4</w:t>
      </w:r>
      <w:r w:rsidRPr="00313CA2">
        <w:rPr>
          <w:rFonts w:asciiTheme="minorHAnsi" w:eastAsia="Times New Roman" w:hAnsiTheme="minorHAnsi" w:cstheme="minorHAnsi"/>
          <w:bCs/>
          <w:color w:val="0070C0"/>
          <w:sz w:val="18"/>
          <w:szCs w:val="18"/>
        </w:rPr>
        <w:t xml:space="preserve">) </w:t>
      </w:r>
      <w:r w:rsidR="00CD0879">
        <w:rPr>
          <w:rFonts w:asciiTheme="minorHAnsi" w:eastAsia="Times New Roman" w:hAnsiTheme="minorHAnsi" w:cstheme="minorHAnsi"/>
          <w:bCs/>
          <w:color w:val="0070C0"/>
          <w:sz w:val="18"/>
          <w:szCs w:val="18"/>
        </w:rPr>
        <w:t xml:space="preserve">(open-access/open-source) </w:t>
      </w:r>
      <w:r w:rsidRPr="00313CA2">
        <w:rPr>
          <w:rFonts w:asciiTheme="minorHAnsi" w:eastAsia="Times New Roman" w:hAnsiTheme="minorHAnsi" w:cstheme="minorHAnsi"/>
          <w:bCs/>
          <w:color w:val="0070C0"/>
          <w:sz w:val="18"/>
          <w:szCs w:val="18"/>
        </w:rPr>
        <w:t>publication &amp; archiving.</w:t>
      </w:r>
      <w:r w:rsidR="00360087">
        <w:rPr>
          <w:rFonts w:asciiTheme="minorHAnsi" w:eastAsia="Times New Roman" w:hAnsiTheme="minorHAnsi" w:cstheme="minorHAnsi"/>
          <w:bCs/>
          <w:color w:val="0070C0"/>
          <w:sz w:val="18"/>
          <w:szCs w:val="18"/>
        </w:rPr>
        <w:t xml:space="preserve"> </w:t>
      </w:r>
      <w:r w:rsidR="00016C31">
        <w:rPr>
          <w:rFonts w:asciiTheme="minorHAnsi" w:eastAsia="Times New Roman" w:hAnsiTheme="minorHAnsi" w:cstheme="minorHAnsi"/>
          <w:bCs/>
          <w:color w:val="0070C0"/>
          <w:sz w:val="18"/>
          <w:szCs w:val="18"/>
        </w:rPr>
        <w:t>Published r</w:t>
      </w:r>
      <w:r w:rsidR="00CD0879">
        <w:rPr>
          <w:rFonts w:asciiTheme="minorHAnsi" w:eastAsia="Times New Roman" w:hAnsiTheme="minorHAnsi" w:cstheme="minorHAnsi"/>
          <w:bCs/>
          <w:color w:val="0070C0"/>
          <w:sz w:val="18"/>
          <w:szCs w:val="18"/>
        </w:rPr>
        <w:t>esearch findings will drive new</w:t>
      </w:r>
      <w:r w:rsidRPr="00313CA2">
        <w:rPr>
          <w:rFonts w:asciiTheme="minorHAnsi" w:eastAsia="Times New Roman" w:hAnsiTheme="minorHAnsi" w:cstheme="minorHAnsi"/>
          <w:bCs/>
          <w:color w:val="0070C0"/>
          <w:sz w:val="18"/>
          <w:szCs w:val="18"/>
        </w:rPr>
        <w:t xml:space="preserve"> studies.</w:t>
      </w:r>
      <w:r w:rsidR="002C0E89">
        <w:rPr>
          <w:rFonts w:asciiTheme="minorHAnsi" w:eastAsia="Times New Roman" w:hAnsiTheme="minorHAnsi" w:cstheme="minorHAnsi"/>
          <w:bCs/>
          <w:color w:val="0070C0"/>
          <w:sz w:val="18"/>
          <w:szCs w:val="18"/>
        </w:rPr>
        <w:t xml:space="preserve"> </w:t>
      </w:r>
      <w:r w:rsidR="00EE2F13">
        <w:rPr>
          <w:rFonts w:asciiTheme="minorHAnsi" w:eastAsia="Times New Roman" w:hAnsiTheme="minorHAnsi" w:cstheme="minorHAnsi"/>
          <w:bCs/>
          <w:color w:val="0070C0"/>
          <w:sz w:val="18"/>
          <w:szCs w:val="18"/>
        </w:rPr>
        <w:t>ENCORE</w:t>
      </w:r>
      <w:r>
        <w:rPr>
          <w:rFonts w:asciiTheme="minorHAnsi" w:eastAsia="Times New Roman" w:hAnsiTheme="minorHAnsi" w:cstheme="minorHAnsi"/>
          <w:bCs/>
          <w:color w:val="0070C0"/>
          <w:sz w:val="18"/>
          <w:szCs w:val="18"/>
        </w:rPr>
        <w:t xml:space="preserve"> </w:t>
      </w:r>
      <w:r w:rsidR="00A52334">
        <w:rPr>
          <w:rFonts w:asciiTheme="minorHAnsi" w:eastAsia="Times New Roman" w:hAnsiTheme="minorHAnsi" w:cstheme="minorHAnsi"/>
          <w:bCs/>
          <w:color w:val="0070C0"/>
          <w:sz w:val="18"/>
          <w:szCs w:val="18"/>
        </w:rPr>
        <w:t>focuses on</w:t>
      </w:r>
      <w:r>
        <w:rPr>
          <w:rFonts w:asciiTheme="minorHAnsi" w:eastAsia="Times New Roman" w:hAnsiTheme="minorHAnsi" w:cstheme="minorHAnsi"/>
          <w:bCs/>
          <w:color w:val="0070C0"/>
          <w:sz w:val="18"/>
          <w:szCs w:val="18"/>
        </w:rPr>
        <w:t xml:space="preserve"> computational reproducibility</w:t>
      </w:r>
      <w:r w:rsidR="001772FE">
        <w:rPr>
          <w:rFonts w:asciiTheme="minorHAnsi" w:eastAsia="Times New Roman" w:hAnsiTheme="minorHAnsi" w:cstheme="minorHAnsi"/>
          <w:bCs/>
          <w:color w:val="0070C0"/>
          <w:sz w:val="18"/>
          <w:szCs w:val="18"/>
        </w:rPr>
        <w:t xml:space="preserve"> (</w:t>
      </w:r>
      <w:r w:rsidR="004A73E6">
        <w:rPr>
          <w:rFonts w:asciiTheme="minorHAnsi" w:eastAsia="Times New Roman" w:hAnsiTheme="minorHAnsi" w:cstheme="minorHAnsi"/>
          <w:bCs/>
          <w:color w:val="0070C0"/>
          <w:sz w:val="18"/>
          <w:szCs w:val="18"/>
        </w:rPr>
        <w:t>s</w:t>
      </w:r>
      <w:r w:rsidR="001772FE">
        <w:rPr>
          <w:rFonts w:asciiTheme="minorHAnsi" w:eastAsia="Times New Roman" w:hAnsiTheme="minorHAnsi" w:cstheme="minorHAnsi"/>
          <w:bCs/>
          <w:color w:val="0070C0"/>
          <w:sz w:val="18"/>
          <w:szCs w:val="18"/>
        </w:rPr>
        <w:t>tage 3)</w:t>
      </w:r>
      <w:r w:rsidR="002C0E89">
        <w:rPr>
          <w:rFonts w:asciiTheme="minorHAnsi" w:eastAsia="Times New Roman" w:hAnsiTheme="minorHAnsi" w:cstheme="minorHAnsi"/>
          <w:bCs/>
          <w:color w:val="0070C0"/>
          <w:sz w:val="18"/>
          <w:szCs w:val="18"/>
        </w:rPr>
        <w:t>.</w:t>
      </w:r>
    </w:p>
    <w:p w14:paraId="142883A9" w14:textId="77777777" w:rsidR="00147347" w:rsidRDefault="00147347" w:rsidP="002A2AED">
      <w:pPr>
        <w:spacing w:line="276" w:lineRule="auto"/>
        <w:rPr>
          <w:rFonts w:asciiTheme="minorHAnsi" w:eastAsia="Times New Roman" w:hAnsiTheme="minorHAnsi" w:cstheme="minorHAnsi"/>
          <w:b/>
          <w:sz w:val="22"/>
          <w:szCs w:val="22"/>
        </w:rPr>
      </w:pPr>
    </w:p>
    <w:p w14:paraId="773F40AC" w14:textId="08667271" w:rsidR="00537D31" w:rsidRPr="00E23557" w:rsidRDefault="0055120C" w:rsidP="005032FB">
      <w:pPr>
        <w:spacing w:line="276" w:lineRule="auto"/>
        <w:ind w:firstLine="720"/>
        <w:rPr>
          <w:rFonts w:asciiTheme="minorHAnsi" w:eastAsia="Times New Roman" w:hAnsiTheme="minorHAnsi" w:cstheme="minorHAnsi"/>
          <w:bCs/>
          <w:sz w:val="22"/>
          <w:szCs w:val="22"/>
        </w:rPr>
      </w:pPr>
      <w:bookmarkStart w:id="5" w:name="_Hlk144735803"/>
      <w:r>
        <w:rPr>
          <w:rFonts w:asciiTheme="minorHAnsi" w:eastAsia="Times New Roman" w:hAnsiTheme="minorHAnsi" w:cstheme="minorHAnsi"/>
          <w:bCs/>
          <w:sz w:val="22"/>
          <w:szCs w:val="22"/>
        </w:rPr>
        <w:t>D</w:t>
      </w:r>
      <w:r w:rsidR="00067E2D">
        <w:rPr>
          <w:rFonts w:asciiTheme="minorHAnsi" w:eastAsia="Times New Roman" w:hAnsiTheme="minorHAnsi" w:cstheme="minorHAnsi"/>
          <w:bCs/>
          <w:sz w:val="22"/>
          <w:szCs w:val="22"/>
        </w:rPr>
        <w:t xml:space="preserve">espite </w:t>
      </w:r>
      <w:r w:rsidR="00223F4F">
        <w:rPr>
          <w:rFonts w:asciiTheme="minorHAnsi" w:eastAsia="Times New Roman" w:hAnsiTheme="minorHAnsi" w:cstheme="minorHAnsi"/>
          <w:bCs/>
          <w:sz w:val="22"/>
          <w:szCs w:val="22"/>
        </w:rPr>
        <w:t>ongoing</w:t>
      </w:r>
      <w:r w:rsidR="00067E2D">
        <w:rPr>
          <w:rFonts w:asciiTheme="minorHAnsi" w:eastAsia="Times New Roman" w:hAnsiTheme="minorHAnsi" w:cstheme="minorHAnsi"/>
          <w:bCs/>
          <w:sz w:val="22"/>
          <w:szCs w:val="22"/>
        </w:rPr>
        <w:t xml:space="preserve"> initiatives</w:t>
      </w:r>
      <w:r w:rsidR="00223F4F">
        <w:rPr>
          <w:rFonts w:asciiTheme="minorHAnsi" w:eastAsia="Times New Roman" w:hAnsiTheme="minorHAnsi" w:cstheme="minorHAnsi"/>
          <w:bCs/>
          <w:sz w:val="22"/>
          <w:szCs w:val="22"/>
        </w:rPr>
        <w:t xml:space="preserve"> to improve computational reproducibility</w:t>
      </w:r>
      <w:r w:rsidR="00067E2D">
        <w:rPr>
          <w:rFonts w:asciiTheme="minorHAnsi" w:eastAsia="Times New Roman" w:hAnsiTheme="minorHAnsi" w:cstheme="minorHAnsi"/>
          <w:bCs/>
          <w:sz w:val="22"/>
          <w:szCs w:val="22"/>
        </w:rPr>
        <w:t xml:space="preserve">, </w:t>
      </w:r>
      <w:r w:rsidR="00214C8D">
        <w:rPr>
          <w:rFonts w:asciiTheme="minorHAnsi" w:eastAsia="Times New Roman" w:hAnsiTheme="minorHAnsi" w:cstheme="minorHAnsi"/>
          <w:bCs/>
          <w:sz w:val="22"/>
          <w:szCs w:val="22"/>
        </w:rPr>
        <w:t xml:space="preserve">results from </w:t>
      </w:r>
      <w:r w:rsidR="00067E2D">
        <w:rPr>
          <w:rFonts w:asciiTheme="minorHAnsi" w:eastAsia="Times New Roman" w:hAnsiTheme="minorHAnsi" w:cstheme="minorHAnsi"/>
          <w:bCs/>
          <w:sz w:val="22"/>
          <w:szCs w:val="22"/>
        </w:rPr>
        <w:t xml:space="preserve">computational </w:t>
      </w:r>
      <w:r w:rsidR="00B4087D">
        <w:rPr>
          <w:rFonts w:asciiTheme="minorHAnsi" w:eastAsia="Times New Roman" w:hAnsiTheme="minorHAnsi" w:cstheme="minorHAnsi"/>
          <w:bCs/>
          <w:sz w:val="22"/>
          <w:szCs w:val="22"/>
        </w:rPr>
        <w:t>analyses</w:t>
      </w:r>
      <w:r w:rsidR="00016C31">
        <w:rPr>
          <w:rFonts w:asciiTheme="minorHAnsi" w:eastAsia="Times New Roman" w:hAnsiTheme="minorHAnsi" w:cstheme="minorHAnsi"/>
          <w:bCs/>
          <w:sz w:val="22"/>
          <w:szCs w:val="22"/>
        </w:rPr>
        <w:t xml:space="preserve">, including from our group, </w:t>
      </w:r>
      <w:r w:rsidR="00922551">
        <w:rPr>
          <w:rFonts w:asciiTheme="minorHAnsi" w:eastAsia="Times New Roman" w:hAnsiTheme="minorHAnsi" w:cstheme="minorHAnsi"/>
          <w:bCs/>
          <w:sz w:val="22"/>
          <w:szCs w:val="22"/>
        </w:rPr>
        <w:t>often remain</w:t>
      </w:r>
      <w:r w:rsidR="00214C8D">
        <w:rPr>
          <w:rFonts w:asciiTheme="minorHAnsi" w:eastAsia="Times New Roman" w:hAnsiTheme="minorHAnsi" w:cstheme="minorHAnsi"/>
          <w:bCs/>
          <w:sz w:val="22"/>
          <w:szCs w:val="22"/>
        </w:rPr>
        <w:t xml:space="preserve"> </w:t>
      </w:r>
      <w:r w:rsidR="004F76F3">
        <w:rPr>
          <w:rFonts w:asciiTheme="minorHAnsi" w:eastAsia="Times New Roman" w:hAnsiTheme="minorHAnsi" w:cstheme="minorHAnsi"/>
          <w:bCs/>
          <w:sz w:val="22"/>
          <w:szCs w:val="22"/>
        </w:rPr>
        <w:t>difficult to reproduce</w:t>
      </w:r>
      <w:r w:rsidR="00067E2D">
        <w:rPr>
          <w:rFonts w:asciiTheme="minorHAnsi" w:eastAsia="Times New Roman" w:hAnsiTheme="minorHAnsi" w:cstheme="minorHAnsi"/>
          <w:bCs/>
          <w:sz w:val="22"/>
          <w:szCs w:val="22"/>
        </w:rPr>
        <w:t xml:space="preserve"> even if data and code </w:t>
      </w:r>
      <w:r w:rsidR="00223F4F">
        <w:rPr>
          <w:rFonts w:asciiTheme="minorHAnsi" w:eastAsia="Times New Roman" w:hAnsiTheme="minorHAnsi" w:cstheme="minorHAnsi"/>
          <w:bCs/>
          <w:sz w:val="22"/>
          <w:szCs w:val="22"/>
        </w:rPr>
        <w:t>are</w:t>
      </w:r>
      <w:r w:rsidR="00067E2D">
        <w:rPr>
          <w:rFonts w:asciiTheme="minorHAnsi" w:eastAsia="Times New Roman" w:hAnsiTheme="minorHAnsi" w:cstheme="minorHAnsi"/>
          <w:bCs/>
          <w:sz w:val="22"/>
          <w:szCs w:val="22"/>
        </w:rPr>
        <w:t xml:space="preserve"> available</w:t>
      </w:r>
      <w:r w:rsidR="00E240A9">
        <w:rPr>
          <w:rFonts w:asciiTheme="minorHAnsi" w:eastAsia="Times New Roman" w:hAnsiTheme="minorHAnsi" w:cstheme="minorHAnsi"/>
          <w:bCs/>
          <w:sz w:val="22"/>
          <w:szCs w:val="22"/>
        </w:rPr>
        <w:t xml:space="preserve"> </w:t>
      </w:r>
      <w:r w:rsidR="00E240A9">
        <w:rPr>
          <w:rFonts w:asciiTheme="minorHAnsi" w:eastAsia="Times New Roman" w:hAnsiTheme="minorHAnsi" w:cstheme="minorHAnsi"/>
          <w:bCs/>
          <w:sz w:val="22"/>
          <w:szCs w:val="22"/>
        </w:rPr>
        <w:fldChar w:fldCharType="begin">
          <w:fldData xml:space="preserve">PEVuZE5vdGU+PENpdGU+PEF1dGhvcj5QYXBpbjwvQXV0aG9yPjxZZWFyPjIwMjA8L1llYXI+PFJl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</w:fldData>
        </w:fldChar>
      </w:r>
      <w:r w:rsidR="002D3343">
        <w:rPr>
          <w:rFonts w:asciiTheme="minorHAnsi" w:eastAsia="Times New Roman" w:hAnsiTheme="minorHAnsi" w:cstheme="minorHAnsi"/>
          <w:bCs/>
          <w:sz w:val="22"/>
          <w:szCs w:val="22"/>
        </w:rPr>
        <w:instrText xml:space="preserve"> ADDIN EN.CITE </w:instrText>
      </w:r>
      <w:r w:rsidR="002D3343">
        <w:rPr>
          <w:rFonts w:asciiTheme="minorHAnsi" w:eastAsia="Times New Roman" w:hAnsiTheme="minorHAnsi" w:cstheme="minorHAnsi"/>
          <w:bCs/>
          <w:sz w:val="22"/>
          <w:szCs w:val="22"/>
        </w:rPr>
        <w:fldChar w:fldCharType="begin">
          <w:fldData xml:space="preserve">PEVuZE5vdGU+PENpdGU+PEF1dGhvcj5QYXBpbjwvQXV0aG9yPjxZZWFyPjIwMjA8L1llYXI+PFJl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</w:fldData>
        </w:fldChar>
      </w:r>
      <w:r w:rsidR="002D3343">
        <w:rPr>
          <w:rFonts w:asciiTheme="minorHAnsi" w:eastAsia="Times New Roman" w:hAnsiTheme="minorHAnsi" w:cstheme="minorHAnsi"/>
          <w:bCs/>
          <w:sz w:val="22"/>
          <w:szCs w:val="22"/>
        </w:rPr>
        <w:instrText xml:space="preserve"> ADDIN EN.CITE.DATA </w:instrText>
      </w:r>
      <w:r w:rsidR="002D3343">
        <w:rPr>
          <w:rFonts w:asciiTheme="minorHAnsi" w:eastAsia="Times New Roman" w:hAnsiTheme="minorHAnsi" w:cstheme="minorHAnsi"/>
          <w:bCs/>
          <w:sz w:val="22"/>
          <w:szCs w:val="22"/>
        </w:rPr>
      </w:r>
      <w:r w:rsidR="002D3343">
        <w:rPr>
          <w:rFonts w:asciiTheme="minorHAnsi" w:eastAsia="Times New Roman" w:hAnsiTheme="minorHAnsi" w:cstheme="minorHAnsi"/>
          <w:bCs/>
          <w:sz w:val="22"/>
          <w:szCs w:val="22"/>
        </w:rPr>
        <w:fldChar w:fldCharType="end"/>
      </w:r>
      <w:r w:rsidR="00E240A9">
        <w:rPr>
          <w:rFonts w:asciiTheme="minorHAnsi" w:eastAsia="Times New Roman" w:hAnsiTheme="minorHAnsi" w:cstheme="minorHAnsi"/>
          <w:bCs/>
          <w:sz w:val="22"/>
          <w:szCs w:val="22"/>
        </w:rPr>
      </w:r>
      <w:r w:rsidR="00E240A9">
        <w:rPr>
          <w:rFonts w:asciiTheme="minorHAnsi" w:eastAsia="Times New Roman" w:hAnsiTheme="minorHAnsi" w:cstheme="minorHAnsi"/>
          <w:bCs/>
          <w:sz w:val="22"/>
          <w:szCs w:val="22"/>
        </w:rPr>
        <w:fldChar w:fldCharType="separate"/>
      </w:r>
      <w:r w:rsidR="002D3343">
        <w:rPr>
          <w:rFonts w:asciiTheme="minorHAnsi" w:eastAsia="Times New Roman" w:hAnsiTheme="minorHAnsi" w:cstheme="minorHAnsi"/>
          <w:bCs/>
          <w:noProof/>
          <w:sz w:val="22"/>
          <w:szCs w:val="22"/>
        </w:rPr>
        <w:t>(Mendes, 2018; Papin et al., 2020; Stodden et al., 2018; Tiwari et al., 2021)</w:t>
      </w:r>
      <w:r w:rsidR="00E240A9">
        <w:rPr>
          <w:rFonts w:asciiTheme="minorHAnsi" w:eastAsia="Times New Roman" w:hAnsiTheme="minorHAnsi" w:cstheme="minorHAnsi"/>
          <w:bCs/>
          <w:sz w:val="22"/>
          <w:szCs w:val="22"/>
        </w:rPr>
        <w:fldChar w:fldCharType="end"/>
      </w:r>
      <w:r w:rsidR="004F76F3">
        <w:rPr>
          <w:rFonts w:asciiTheme="minorHAnsi" w:eastAsia="Times New Roman" w:hAnsiTheme="minorHAnsi" w:cstheme="minorHAnsi"/>
          <w:bCs/>
          <w:sz w:val="22"/>
          <w:szCs w:val="22"/>
        </w:rPr>
        <w:t>.</w:t>
      </w:r>
      <w:r w:rsidR="00016C31">
        <w:rPr>
          <w:rFonts w:asciiTheme="minorHAnsi" w:eastAsia="Times New Roman" w:hAnsiTheme="minorHAnsi" w:cstheme="minorHAnsi"/>
          <w:bCs/>
          <w:sz w:val="22"/>
          <w:szCs w:val="22"/>
        </w:rPr>
        <w:t xml:space="preserve"> </w:t>
      </w:r>
      <w:r w:rsidR="002C51EF">
        <w:rPr>
          <w:rFonts w:asciiTheme="minorHAnsi" w:eastAsia="Times New Roman" w:hAnsiTheme="minorHAnsi" w:cstheme="minorHAnsi"/>
          <w:bCs/>
          <w:sz w:val="22"/>
          <w:szCs w:val="22"/>
        </w:rPr>
        <w:t xml:space="preserve">  </w:t>
      </w:r>
      <w:r w:rsidR="00067E2D">
        <w:rPr>
          <w:rFonts w:asciiTheme="minorHAnsi" w:eastAsia="Times New Roman" w:hAnsiTheme="minorHAnsi" w:cstheme="minorHAnsi"/>
          <w:bCs/>
          <w:sz w:val="22"/>
          <w:szCs w:val="22"/>
        </w:rPr>
        <w:t xml:space="preserve">Irreproducibility </w:t>
      </w:r>
      <w:r w:rsidR="004F76F3">
        <w:rPr>
          <w:rFonts w:asciiTheme="minorHAnsi" w:eastAsia="Times New Roman" w:hAnsiTheme="minorHAnsi" w:cstheme="minorHAnsi"/>
          <w:bCs/>
          <w:sz w:val="22"/>
          <w:szCs w:val="22"/>
        </w:rPr>
        <w:t xml:space="preserve">of computational research </w:t>
      </w:r>
      <w:r w:rsidR="00417D1F">
        <w:rPr>
          <w:rFonts w:asciiTheme="minorHAnsi" w:eastAsia="Times New Roman" w:hAnsiTheme="minorHAnsi" w:cstheme="minorHAnsi"/>
          <w:bCs/>
          <w:sz w:val="22"/>
          <w:szCs w:val="22"/>
        </w:rPr>
        <w:t>has</w:t>
      </w:r>
      <w:r w:rsidR="00067E2D">
        <w:rPr>
          <w:rFonts w:asciiTheme="minorHAnsi" w:eastAsia="Times New Roman" w:hAnsiTheme="minorHAnsi" w:cstheme="minorHAnsi"/>
          <w:bCs/>
          <w:sz w:val="22"/>
          <w:szCs w:val="22"/>
        </w:rPr>
        <w:t xml:space="preserve"> </w:t>
      </w:r>
      <w:r w:rsidR="00214C8D">
        <w:rPr>
          <w:rFonts w:asciiTheme="minorHAnsi" w:eastAsia="Times New Roman" w:hAnsiTheme="minorHAnsi" w:cstheme="minorHAnsi"/>
          <w:bCs/>
          <w:sz w:val="22"/>
          <w:szCs w:val="22"/>
        </w:rPr>
        <w:t xml:space="preserve">well-known </w:t>
      </w:r>
      <w:r w:rsidR="00360087">
        <w:rPr>
          <w:rFonts w:asciiTheme="minorHAnsi" w:eastAsia="Times New Roman" w:hAnsiTheme="minorHAnsi" w:cstheme="minorHAnsi"/>
          <w:bCs/>
          <w:sz w:val="22"/>
          <w:szCs w:val="22"/>
        </w:rPr>
        <w:t>causes</w:t>
      </w:r>
      <w:r w:rsidR="00BE7A30">
        <w:rPr>
          <w:rFonts w:asciiTheme="minorHAnsi" w:eastAsia="Times New Roman" w:hAnsiTheme="minorHAnsi" w:cstheme="minorHAnsi"/>
          <w:bCs/>
          <w:sz w:val="22"/>
          <w:szCs w:val="22"/>
        </w:rPr>
        <w:t>,</w:t>
      </w:r>
      <w:r w:rsidR="00067E2D">
        <w:rPr>
          <w:rFonts w:asciiTheme="minorHAnsi" w:eastAsia="Times New Roman" w:hAnsiTheme="minorHAnsi" w:cstheme="minorHAnsi"/>
          <w:bCs/>
          <w:sz w:val="22"/>
          <w:szCs w:val="22"/>
        </w:rPr>
        <w:t xml:space="preserve"> </w:t>
      </w:r>
      <w:r w:rsidR="00417D1F">
        <w:rPr>
          <w:rFonts w:asciiTheme="minorHAnsi" w:eastAsia="Times New Roman" w:hAnsiTheme="minorHAnsi" w:cstheme="minorHAnsi"/>
          <w:bCs/>
          <w:sz w:val="22"/>
          <w:szCs w:val="22"/>
        </w:rPr>
        <w:t>including</w:t>
      </w:r>
      <w:r w:rsidR="00FF51A4">
        <w:rPr>
          <w:rFonts w:asciiTheme="minorHAnsi" w:eastAsia="Times New Roman" w:hAnsiTheme="minorHAnsi" w:cstheme="minorHAnsi"/>
          <w:bCs/>
          <w:sz w:val="22"/>
          <w:szCs w:val="22"/>
        </w:rPr>
        <w:t xml:space="preserve"> </w:t>
      </w:r>
      <w:r w:rsidR="009B7F31">
        <w:rPr>
          <w:rFonts w:asciiTheme="minorHAnsi" w:eastAsia="Times New Roman" w:hAnsiTheme="minorHAnsi" w:cstheme="minorHAnsi"/>
          <w:bCs/>
          <w:sz w:val="22"/>
          <w:szCs w:val="22"/>
        </w:rPr>
        <w:t xml:space="preserve">undocumented manual processing steps, </w:t>
      </w:r>
      <w:r w:rsidR="00FF51A4">
        <w:rPr>
          <w:rFonts w:asciiTheme="minorHAnsi" w:eastAsia="Times New Roman" w:hAnsiTheme="minorHAnsi" w:cstheme="minorHAnsi"/>
          <w:bCs/>
          <w:sz w:val="22"/>
          <w:szCs w:val="22"/>
        </w:rPr>
        <w:t xml:space="preserve">unavailability of </w:t>
      </w:r>
      <w:r w:rsidR="008D0963">
        <w:rPr>
          <w:rFonts w:asciiTheme="minorHAnsi" w:eastAsia="Times New Roman" w:hAnsiTheme="minorHAnsi" w:cstheme="minorHAnsi"/>
          <w:bCs/>
          <w:sz w:val="22"/>
          <w:szCs w:val="22"/>
        </w:rPr>
        <w:t>software</w:t>
      </w:r>
      <w:r w:rsidR="009B7F31">
        <w:rPr>
          <w:rFonts w:asciiTheme="minorHAnsi" w:eastAsia="Times New Roman" w:hAnsiTheme="minorHAnsi" w:cstheme="minorHAnsi"/>
          <w:bCs/>
          <w:sz w:val="22"/>
          <w:szCs w:val="22"/>
        </w:rPr>
        <w:t xml:space="preserve"> or data</w:t>
      </w:r>
      <w:r w:rsidR="008D0963">
        <w:rPr>
          <w:rFonts w:asciiTheme="minorHAnsi" w:eastAsia="Times New Roman" w:hAnsiTheme="minorHAnsi" w:cstheme="minorHAnsi"/>
          <w:bCs/>
          <w:sz w:val="22"/>
          <w:szCs w:val="22"/>
        </w:rPr>
        <w:t xml:space="preserve">, </w:t>
      </w:r>
      <w:r w:rsidR="00EA0097">
        <w:rPr>
          <w:rFonts w:asciiTheme="minorHAnsi" w:eastAsia="Times New Roman" w:hAnsiTheme="minorHAnsi" w:cstheme="minorHAnsi"/>
          <w:bCs/>
          <w:sz w:val="22"/>
          <w:szCs w:val="22"/>
        </w:rPr>
        <w:t xml:space="preserve">changes in software libraries, </w:t>
      </w:r>
      <w:r w:rsidR="008D0963">
        <w:rPr>
          <w:rFonts w:asciiTheme="minorHAnsi" w:eastAsia="Times New Roman" w:hAnsiTheme="minorHAnsi" w:cstheme="minorHAnsi"/>
          <w:bCs/>
          <w:sz w:val="22"/>
          <w:szCs w:val="22"/>
        </w:rPr>
        <w:t>incomplete</w:t>
      </w:r>
      <w:r w:rsidR="00E240A9">
        <w:rPr>
          <w:rFonts w:asciiTheme="minorHAnsi" w:eastAsia="Times New Roman" w:hAnsiTheme="minorHAnsi" w:cstheme="minorHAnsi"/>
          <w:bCs/>
          <w:sz w:val="22"/>
          <w:szCs w:val="22"/>
        </w:rPr>
        <w:t xml:space="preserve"> </w:t>
      </w:r>
      <w:r w:rsidR="00EA0097">
        <w:rPr>
          <w:rFonts w:asciiTheme="minorHAnsi" w:eastAsia="Times New Roman" w:hAnsiTheme="minorHAnsi" w:cstheme="minorHAnsi"/>
          <w:bCs/>
          <w:sz w:val="22"/>
          <w:szCs w:val="22"/>
        </w:rPr>
        <w:t xml:space="preserve">software </w:t>
      </w:r>
      <w:r w:rsidR="00E240A9">
        <w:rPr>
          <w:rFonts w:asciiTheme="minorHAnsi" w:eastAsia="Times New Roman" w:hAnsiTheme="minorHAnsi" w:cstheme="minorHAnsi"/>
          <w:bCs/>
          <w:sz w:val="22"/>
          <w:szCs w:val="22"/>
        </w:rPr>
        <w:t>documentation</w:t>
      </w:r>
      <w:r w:rsidR="00FF51A4">
        <w:rPr>
          <w:rFonts w:asciiTheme="minorHAnsi" w:eastAsia="Times New Roman" w:hAnsiTheme="minorHAnsi" w:cstheme="minorHAnsi"/>
          <w:bCs/>
          <w:sz w:val="22"/>
          <w:szCs w:val="22"/>
        </w:rPr>
        <w:t xml:space="preserve">, and </w:t>
      </w:r>
      <w:r w:rsidR="00016C31">
        <w:rPr>
          <w:rFonts w:asciiTheme="minorHAnsi" w:eastAsia="Times New Roman" w:hAnsiTheme="minorHAnsi" w:cstheme="minorHAnsi"/>
          <w:bCs/>
          <w:sz w:val="22"/>
          <w:szCs w:val="22"/>
        </w:rPr>
        <w:t>unspecified</w:t>
      </w:r>
      <w:r w:rsidR="00FF51A4">
        <w:rPr>
          <w:rFonts w:asciiTheme="minorHAnsi" w:eastAsia="Times New Roman" w:hAnsiTheme="minorHAnsi" w:cstheme="minorHAnsi"/>
          <w:bCs/>
          <w:sz w:val="22"/>
          <w:szCs w:val="22"/>
        </w:rPr>
        <w:t xml:space="preserve"> parameters. </w:t>
      </w:r>
      <w:r w:rsidR="005A0B95">
        <w:rPr>
          <w:rFonts w:asciiTheme="minorHAnsi" w:eastAsia="Times New Roman" w:hAnsiTheme="minorHAnsi" w:cstheme="minorHAnsi"/>
          <w:bCs/>
          <w:sz w:val="22"/>
          <w:szCs w:val="22"/>
        </w:rPr>
        <w:t>G</w:t>
      </w:r>
      <w:r w:rsidR="003D626C">
        <w:rPr>
          <w:rFonts w:asciiTheme="minorHAnsi" w:eastAsia="Times New Roman" w:hAnsiTheme="minorHAnsi" w:cstheme="minorHAnsi"/>
          <w:bCs/>
          <w:sz w:val="22"/>
          <w:szCs w:val="22"/>
        </w:rPr>
        <w:t>uidelines</w:t>
      </w:r>
      <w:r w:rsidR="00EA0097">
        <w:rPr>
          <w:rFonts w:asciiTheme="minorHAnsi" w:eastAsia="Times New Roman" w:hAnsiTheme="minorHAnsi" w:cstheme="minorHAnsi"/>
          <w:bCs/>
          <w:sz w:val="22"/>
          <w:szCs w:val="22"/>
        </w:rPr>
        <w:t xml:space="preserve"> to improve computational reproducibility</w:t>
      </w:r>
      <w:r w:rsidR="005A0B95">
        <w:rPr>
          <w:rFonts w:asciiTheme="minorHAnsi" w:eastAsia="Times New Roman" w:hAnsiTheme="minorHAnsi" w:cstheme="minorHAnsi"/>
          <w:bCs/>
          <w:sz w:val="22"/>
          <w:szCs w:val="22"/>
        </w:rPr>
        <w:t xml:space="preserve"> have been suggested by several groups</w:t>
      </w:r>
      <w:r w:rsidR="00EA0097">
        <w:rPr>
          <w:rFonts w:asciiTheme="minorHAnsi" w:eastAsia="Times New Roman" w:hAnsiTheme="minorHAnsi" w:cstheme="minorHAnsi"/>
          <w:bCs/>
          <w:sz w:val="22"/>
          <w:szCs w:val="22"/>
        </w:rPr>
        <w:t xml:space="preserve"> (e.g., </w:t>
      </w:r>
      <w:r w:rsidR="00EA0097">
        <w:rPr>
          <w:rFonts w:asciiTheme="minorHAnsi" w:eastAsia="Times New Roman" w:hAnsiTheme="minorHAnsi" w:cstheme="minorHAnsi"/>
          <w:bCs/>
          <w:sz w:val="22"/>
          <w:szCs w:val="22"/>
        </w:rPr>
        <w:fldChar w:fldCharType="begin">
          <w:fldData xml:space="preserve">PEVuZE5vdGU+PENpdGU+PEF1dGhvcj5TYW5kdmU8L0F1dGhvcj48WWVhcj4yMDEzPC9ZZWFyPjxS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</w:fldData>
        </w:fldChar>
      </w:r>
      <w:r w:rsidR="00ED2E40">
        <w:rPr>
          <w:rFonts w:asciiTheme="minorHAnsi" w:eastAsia="Times New Roman" w:hAnsiTheme="minorHAnsi" w:cstheme="minorHAnsi"/>
          <w:bCs/>
          <w:sz w:val="22"/>
          <w:szCs w:val="22"/>
        </w:rPr>
        <w:instrText xml:space="preserve"> ADDIN EN.CITE </w:instrText>
      </w:r>
      <w:r w:rsidR="00ED2E40">
        <w:rPr>
          <w:rFonts w:asciiTheme="minorHAnsi" w:eastAsia="Times New Roman" w:hAnsiTheme="minorHAnsi" w:cstheme="minorHAnsi"/>
          <w:bCs/>
          <w:sz w:val="22"/>
          <w:szCs w:val="22"/>
        </w:rPr>
        <w:fldChar w:fldCharType="begin">
          <w:fldData xml:space="preserve">PEVuZE5vdGU+PENpdGU+PEF1dGhvcj5TYW5kdmU8L0F1dGhvcj48WWVhcj4yMDEzPC9ZZWFyPjxS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</w:fldData>
        </w:fldChar>
      </w:r>
      <w:r w:rsidR="00ED2E40">
        <w:rPr>
          <w:rFonts w:asciiTheme="minorHAnsi" w:eastAsia="Times New Roman" w:hAnsiTheme="minorHAnsi" w:cstheme="minorHAnsi"/>
          <w:bCs/>
          <w:sz w:val="22"/>
          <w:szCs w:val="22"/>
        </w:rPr>
        <w:instrText xml:space="preserve"> ADDIN EN.CITE.DATA </w:instrText>
      </w:r>
      <w:r w:rsidR="00ED2E40">
        <w:rPr>
          <w:rFonts w:asciiTheme="minorHAnsi" w:eastAsia="Times New Roman" w:hAnsiTheme="minorHAnsi" w:cstheme="minorHAnsi"/>
          <w:bCs/>
          <w:sz w:val="22"/>
          <w:szCs w:val="22"/>
        </w:rPr>
      </w:r>
      <w:r w:rsidR="00ED2E40">
        <w:rPr>
          <w:rFonts w:asciiTheme="minorHAnsi" w:eastAsia="Times New Roman" w:hAnsiTheme="minorHAnsi" w:cstheme="minorHAnsi"/>
          <w:bCs/>
          <w:sz w:val="22"/>
          <w:szCs w:val="22"/>
        </w:rPr>
        <w:fldChar w:fldCharType="end"/>
      </w:r>
      <w:r w:rsidR="00EA0097">
        <w:rPr>
          <w:rFonts w:asciiTheme="minorHAnsi" w:eastAsia="Times New Roman" w:hAnsiTheme="minorHAnsi" w:cstheme="minorHAnsi"/>
          <w:bCs/>
          <w:sz w:val="22"/>
          <w:szCs w:val="22"/>
        </w:rPr>
      </w:r>
      <w:r w:rsidR="00EA0097">
        <w:rPr>
          <w:rFonts w:asciiTheme="minorHAnsi" w:eastAsia="Times New Roman" w:hAnsiTheme="minorHAnsi" w:cstheme="minorHAnsi"/>
          <w:bCs/>
          <w:sz w:val="22"/>
          <w:szCs w:val="22"/>
        </w:rPr>
        <w:fldChar w:fldCharType="separate"/>
      </w:r>
      <w:r w:rsidR="002D3343">
        <w:rPr>
          <w:rFonts w:asciiTheme="minorHAnsi" w:eastAsia="Times New Roman" w:hAnsiTheme="minorHAnsi" w:cstheme="minorHAnsi"/>
          <w:bCs/>
          <w:noProof/>
          <w:sz w:val="22"/>
          <w:szCs w:val="22"/>
        </w:rPr>
        <w:t>(Sandve et al., 2013; Wilson et al., 2017; Ziemann et al., 2023)</w:t>
      </w:r>
      <w:r w:rsidR="00EA0097">
        <w:rPr>
          <w:rFonts w:asciiTheme="minorHAnsi" w:eastAsia="Times New Roman" w:hAnsiTheme="minorHAnsi" w:cstheme="minorHAnsi"/>
          <w:bCs/>
          <w:sz w:val="22"/>
          <w:szCs w:val="22"/>
        </w:rPr>
        <w:fldChar w:fldCharType="end"/>
      </w:r>
      <w:r w:rsidR="003D626C">
        <w:rPr>
          <w:rFonts w:asciiTheme="minorHAnsi" w:eastAsia="Times New Roman" w:hAnsiTheme="minorHAnsi" w:cstheme="minorHAnsi"/>
          <w:bCs/>
          <w:sz w:val="22"/>
          <w:szCs w:val="22"/>
        </w:rPr>
        <w:t>)</w:t>
      </w:r>
      <w:r w:rsidR="005A0B95">
        <w:rPr>
          <w:rFonts w:asciiTheme="minorHAnsi" w:eastAsia="Times New Roman" w:hAnsiTheme="minorHAnsi" w:cstheme="minorHAnsi"/>
          <w:bCs/>
          <w:sz w:val="22"/>
          <w:szCs w:val="22"/>
        </w:rPr>
        <w:t xml:space="preserve"> but</w:t>
      </w:r>
      <w:r w:rsidR="00981B7D">
        <w:rPr>
          <w:rFonts w:asciiTheme="minorHAnsi" w:eastAsia="Times New Roman" w:hAnsiTheme="minorHAnsi" w:cstheme="minorHAnsi"/>
          <w:bCs/>
          <w:sz w:val="22"/>
          <w:szCs w:val="22"/>
        </w:rPr>
        <w:t xml:space="preserve"> their</w:t>
      </w:r>
      <w:r w:rsidR="003D626C">
        <w:rPr>
          <w:rFonts w:asciiTheme="minorHAnsi" w:eastAsia="Times New Roman" w:hAnsiTheme="minorHAnsi" w:cstheme="minorHAnsi"/>
          <w:bCs/>
          <w:sz w:val="22"/>
          <w:szCs w:val="22"/>
        </w:rPr>
        <w:t xml:space="preserve"> translation</w:t>
      </w:r>
      <w:r w:rsidR="00A76E35">
        <w:rPr>
          <w:rFonts w:asciiTheme="minorHAnsi" w:eastAsia="Times New Roman" w:hAnsiTheme="minorHAnsi" w:cstheme="minorHAnsi"/>
          <w:bCs/>
          <w:sz w:val="22"/>
          <w:szCs w:val="22"/>
        </w:rPr>
        <w:t xml:space="preserve"> and application</w:t>
      </w:r>
      <w:r w:rsidR="003D626C">
        <w:rPr>
          <w:rFonts w:asciiTheme="minorHAnsi" w:eastAsia="Times New Roman" w:hAnsiTheme="minorHAnsi" w:cstheme="minorHAnsi"/>
          <w:bCs/>
          <w:sz w:val="22"/>
          <w:szCs w:val="22"/>
        </w:rPr>
        <w:t xml:space="preserve"> </w:t>
      </w:r>
      <w:r w:rsidR="00981B7D">
        <w:rPr>
          <w:rFonts w:asciiTheme="minorHAnsi" w:eastAsia="Times New Roman" w:hAnsiTheme="minorHAnsi" w:cstheme="minorHAnsi"/>
          <w:bCs/>
          <w:sz w:val="22"/>
          <w:szCs w:val="22"/>
        </w:rPr>
        <w:t>in</w:t>
      </w:r>
      <w:r w:rsidR="003D626C">
        <w:rPr>
          <w:rFonts w:asciiTheme="minorHAnsi" w:eastAsia="Times New Roman" w:hAnsiTheme="minorHAnsi" w:cstheme="minorHAnsi"/>
          <w:bCs/>
          <w:sz w:val="22"/>
          <w:szCs w:val="22"/>
        </w:rPr>
        <w:t xml:space="preserve"> </w:t>
      </w:r>
      <w:r w:rsidR="00B4087D">
        <w:rPr>
          <w:rFonts w:asciiTheme="minorHAnsi" w:eastAsia="Times New Roman" w:hAnsiTheme="minorHAnsi" w:cstheme="minorHAnsi"/>
          <w:bCs/>
          <w:sz w:val="22"/>
          <w:szCs w:val="22"/>
        </w:rPr>
        <w:t xml:space="preserve">research </w:t>
      </w:r>
      <w:r w:rsidR="003D626C">
        <w:rPr>
          <w:rFonts w:asciiTheme="minorHAnsi" w:eastAsia="Times New Roman" w:hAnsiTheme="minorHAnsi" w:cstheme="minorHAnsi"/>
          <w:bCs/>
          <w:sz w:val="22"/>
          <w:szCs w:val="22"/>
        </w:rPr>
        <w:t xml:space="preserve">practice seems to be a </w:t>
      </w:r>
      <w:r w:rsidR="00360087">
        <w:rPr>
          <w:rFonts w:asciiTheme="minorHAnsi" w:eastAsia="Times New Roman" w:hAnsiTheme="minorHAnsi" w:cstheme="minorHAnsi"/>
          <w:bCs/>
          <w:sz w:val="22"/>
          <w:szCs w:val="22"/>
        </w:rPr>
        <w:t>bottleneck</w:t>
      </w:r>
      <w:r w:rsidR="00A52334">
        <w:rPr>
          <w:rFonts w:asciiTheme="minorHAnsi" w:eastAsia="Times New Roman" w:hAnsiTheme="minorHAnsi" w:cstheme="minorHAnsi"/>
          <w:bCs/>
          <w:sz w:val="22"/>
          <w:szCs w:val="22"/>
        </w:rPr>
        <w:t xml:space="preserve"> given th</w:t>
      </w:r>
      <w:r w:rsidR="00417F49">
        <w:rPr>
          <w:rFonts w:asciiTheme="minorHAnsi" w:eastAsia="Times New Roman" w:hAnsiTheme="minorHAnsi" w:cstheme="minorHAnsi"/>
          <w:bCs/>
          <w:sz w:val="22"/>
          <w:szCs w:val="22"/>
        </w:rPr>
        <w:t>at</w:t>
      </w:r>
      <w:r w:rsidR="00A52334">
        <w:rPr>
          <w:rFonts w:asciiTheme="minorHAnsi" w:eastAsia="Times New Roman" w:hAnsiTheme="minorHAnsi" w:cstheme="minorHAnsi"/>
          <w:bCs/>
          <w:sz w:val="22"/>
          <w:szCs w:val="22"/>
        </w:rPr>
        <w:t xml:space="preserve"> computational studies do not</w:t>
      </w:r>
      <w:r w:rsidR="009B7F31">
        <w:rPr>
          <w:rFonts w:asciiTheme="minorHAnsi" w:eastAsia="Times New Roman" w:hAnsiTheme="minorHAnsi" w:cstheme="minorHAnsi"/>
          <w:bCs/>
          <w:sz w:val="22"/>
          <w:szCs w:val="22"/>
        </w:rPr>
        <w:t xml:space="preserve"> always</w:t>
      </w:r>
      <w:r w:rsidR="00A52334">
        <w:rPr>
          <w:rFonts w:asciiTheme="minorHAnsi" w:eastAsia="Times New Roman" w:hAnsiTheme="minorHAnsi" w:cstheme="minorHAnsi"/>
          <w:bCs/>
          <w:sz w:val="22"/>
          <w:szCs w:val="22"/>
        </w:rPr>
        <w:t xml:space="preserve"> </w:t>
      </w:r>
      <w:r w:rsidR="00417F49">
        <w:rPr>
          <w:rFonts w:asciiTheme="minorHAnsi" w:eastAsia="Times New Roman" w:hAnsiTheme="minorHAnsi" w:cstheme="minorHAnsi"/>
          <w:bCs/>
          <w:sz w:val="22"/>
          <w:szCs w:val="22"/>
        </w:rPr>
        <w:t xml:space="preserve">(fully) </w:t>
      </w:r>
      <w:r w:rsidR="00A52334">
        <w:rPr>
          <w:rFonts w:asciiTheme="minorHAnsi" w:eastAsia="Times New Roman" w:hAnsiTheme="minorHAnsi" w:cstheme="minorHAnsi"/>
          <w:bCs/>
          <w:sz w:val="22"/>
          <w:szCs w:val="22"/>
        </w:rPr>
        <w:t>adhere to these guidelines</w:t>
      </w:r>
      <w:r w:rsidR="003D626C">
        <w:rPr>
          <w:rFonts w:asciiTheme="minorHAnsi" w:eastAsia="Times New Roman" w:hAnsiTheme="minorHAnsi" w:cstheme="minorHAnsi"/>
          <w:bCs/>
          <w:sz w:val="22"/>
          <w:szCs w:val="22"/>
        </w:rPr>
        <w:t xml:space="preserve">. </w:t>
      </w:r>
      <w:bookmarkEnd w:id="5"/>
      <w:r w:rsidR="00F61944">
        <w:rPr>
          <w:rFonts w:asciiTheme="minorHAnsi" w:eastAsia="Times New Roman" w:hAnsiTheme="minorHAnsi" w:cstheme="minorHAnsi"/>
          <w:bCs/>
          <w:sz w:val="22"/>
          <w:szCs w:val="22"/>
        </w:rPr>
        <w:t xml:space="preserve">Reproducibility may also be compromised if software is not transparent and, consequently, </w:t>
      </w:r>
      <w:r w:rsidR="00E33D04">
        <w:rPr>
          <w:rFonts w:asciiTheme="minorHAnsi" w:eastAsia="Times New Roman" w:hAnsiTheme="minorHAnsi" w:cstheme="minorHAnsi"/>
          <w:bCs/>
          <w:sz w:val="22"/>
          <w:szCs w:val="22"/>
        </w:rPr>
        <w:t xml:space="preserve">is </w:t>
      </w:r>
      <w:r w:rsidR="00F61944">
        <w:rPr>
          <w:rFonts w:asciiTheme="minorHAnsi" w:eastAsia="Times New Roman" w:hAnsiTheme="minorHAnsi" w:cstheme="minorHAnsi"/>
          <w:bCs/>
          <w:sz w:val="22"/>
          <w:szCs w:val="22"/>
        </w:rPr>
        <w:t xml:space="preserve">not easy to run, understand, test, or modify. This problem </w:t>
      </w:r>
      <w:r w:rsidR="000537B5">
        <w:rPr>
          <w:rFonts w:asciiTheme="minorHAnsi" w:eastAsia="Times New Roman" w:hAnsiTheme="minorHAnsi" w:cstheme="minorHAnsi"/>
          <w:bCs/>
          <w:sz w:val="22"/>
          <w:szCs w:val="22"/>
        </w:rPr>
        <w:t xml:space="preserve">typically </w:t>
      </w:r>
      <w:r w:rsidR="00F61944">
        <w:rPr>
          <w:rFonts w:asciiTheme="minorHAnsi" w:eastAsia="Times New Roman" w:hAnsiTheme="minorHAnsi" w:cstheme="minorHAnsi"/>
          <w:bCs/>
          <w:sz w:val="22"/>
          <w:szCs w:val="22"/>
        </w:rPr>
        <w:t xml:space="preserve">arises </w:t>
      </w:r>
      <w:r w:rsidR="000537B5">
        <w:rPr>
          <w:rFonts w:asciiTheme="minorHAnsi" w:eastAsia="Times New Roman" w:hAnsiTheme="minorHAnsi" w:cstheme="minorHAnsi"/>
          <w:bCs/>
          <w:sz w:val="22"/>
          <w:szCs w:val="22"/>
        </w:rPr>
        <w:t>in software</w:t>
      </w:r>
      <w:r w:rsidR="00F61944">
        <w:rPr>
          <w:rFonts w:asciiTheme="minorHAnsi" w:eastAsia="Times New Roman" w:hAnsiTheme="minorHAnsi" w:cstheme="minorHAnsi"/>
          <w:bCs/>
          <w:sz w:val="22"/>
          <w:szCs w:val="22"/>
        </w:rPr>
        <w:t xml:space="preserve"> develop</w:t>
      </w:r>
      <w:r w:rsidR="000537B5">
        <w:rPr>
          <w:rFonts w:asciiTheme="minorHAnsi" w:eastAsia="Times New Roman" w:hAnsiTheme="minorHAnsi" w:cstheme="minorHAnsi"/>
          <w:bCs/>
          <w:sz w:val="22"/>
          <w:szCs w:val="22"/>
        </w:rPr>
        <w:t>ed</w:t>
      </w:r>
      <w:r w:rsidR="00DA539D">
        <w:rPr>
          <w:rFonts w:asciiTheme="minorHAnsi" w:eastAsia="Times New Roman" w:hAnsiTheme="minorHAnsi" w:cstheme="minorHAnsi"/>
          <w:bCs/>
          <w:sz w:val="22"/>
          <w:szCs w:val="22"/>
        </w:rPr>
        <w:t xml:space="preserve"> by </w:t>
      </w:r>
      <w:r w:rsidR="00D0571F">
        <w:rPr>
          <w:rFonts w:asciiTheme="minorHAnsi" w:eastAsia="Times New Roman" w:hAnsiTheme="minorHAnsi" w:cstheme="minorHAnsi"/>
          <w:bCs/>
          <w:sz w:val="22"/>
          <w:szCs w:val="22"/>
        </w:rPr>
        <w:t>(</w:t>
      </w:r>
      <w:r w:rsidR="00DA539D">
        <w:rPr>
          <w:rFonts w:asciiTheme="minorHAnsi" w:eastAsia="Times New Roman" w:hAnsiTheme="minorHAnsi" w:cstheme="minorHAnsi"/>
          <w:bCs/>
          <w:sz w:val="22"/>
          <w:szCs w:val="22"/>
        </w:rPr>
        <w:t xml:space="preserve">biomedical) researchers without </w:t>
      </w:r>
      <w:r w:rsidR="00272442">
        <w:rPr>
          <w:rFonts w:asciiTheme="minorHAnsi" w:eastAsia="Times New Roman" w:hAnsiTheme="minorHAnsi" w:cstheme="minorHAnsi"/>
          <w:bCs/>
          <w:sz w:val="22"/>
          <w:szCs w:val="22"/>
        </w:rPr>
        <w:t>formal</w:t>
      </w:r>
      <w:r w:rsidR="00DA539D">
        <w:rPr>
          <w:rFonts w:asciiTheme="minorHAnsi" w:eastAsia="Times New Roman" w:hAnsiTheme="minorHAnsi" w:cstheme="minorHAnsi"/>
          <w:bCs/>
          <w:sz w:val="22"/>
          <w:szCs w:val="22"/>
        </w:rPr>
        <w:t xml:space="preserve"> training in software engineering </w:t>
      </w:r>
      <w:r w:rsidR="004E0279">
        <w:rPr>
          <w:rFonts w:asciiTheme="minorHAnsi" w:eastAsia="Times New Roman" w:hAnsiTheme="minorHAnsi" w:cstheme="minorHAnsi"/>
          <w:bCs/>
          <w:sz w:val="22"/>
          <w:szCs w:val="22"/>
        </w:rPr>
        <w:fldChar w:fldCharType="begin">
          <w:fldData xml:space="preserve">PEVuZE5vdGU+PENpdGU+PEF1dGhvcj5IdW50ZXItWmluY2s8L0F1dGhvcj48WWVhcj4yMDIxPC9Z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</w:fldData>
        </w:fldChar>
      </w:r>
      <w:r w:rsidR="0057296F">
        <w:rPr>
          <w:rFonts w:asciiTheme="minorHAnsi" w:eastAsia="Times New Roman" w:hAnsiTheme="minorHAnsi" w:cstheme="minorHAnsi"/>
          <w:bCs/>
          <w:sz w:val="22"/>
          <w:szCs w:val="22"/>
        </w:rPr>
        <w:instrText xml:space="preserve"> ADDIN EN.CITE </w:instrText>
      </w:r>
      <w:r w:rsidR="0057296F">
        <w:rPr>
          <w:rFonts w:asciiTheme="minorHAnsi" w:eastAsia="Times New Roman" w:hAnsiTheme="minorHAnsi" w:cstheme="minorHAnsi"/>
          <w:bCs/>
          <w:sz w:val="22"/>
          <w:szCs w:val="22"/>
        </w:rPr>
        <w:fldChar w:fldCharType="begin">
          <w:fldData xml:space="preserve">PEVuZE5vdGU+PENpdGU+PEF1dGhvcj5IdW50ZXItWmluY2s8L0F1dGhvcj48WWVhcj4yMDIxPC9Z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</w:fldData>
        </w:fldChar>
      </w:r>
      <w:r w:rsidR="0057296F">
        <w:rPr>
          <w:rFonts w:asciiTheme="minorHAnsi" w:eastAsia="Times New Roman" w:hAnsiTheme="minorHAnsi" w:cstheme="minorHAnsi"/>
          <w:bCs/>
          <w:sz w:val="22"/>
          <w:szCs w:val="22"/>
        </w:rPr>
        <w:instrText xml:space="preserve"> ADDIN EN.CITE.DATA </w:instrText>
      </w:r>
      <w:r w:rsidR="0057296F">
        <w:rPr>
          <w:rFonts w:asciiTheme="minorHAnsi" w:eastAsia="Times New Roman" w:hAnsiTheme="minorHAnsi" w:cstheme="minorHAnsi"/>
          <w:bCs/>
          <w:sz w:val="22"/>
          <w:szCs w:val="22"/>
        </w:rPr>
      </w:r>
      <w:r w:rsidR="0057296F">
        <w:rPr>
          <w:rFonts w:asciiTheme="minorHAnsi" w:eastAsia="Times New Roman" w:hAnsiTheme="minorHAnsi" w:cstheme="minorHAnsi"/>
          <w:bCs/>
          <w:sz w:val="22"/>
          <w:szCs w:val="22"/>
        </w:rPr>
        <w:fldChar w:fldCharType="end"/>
      </w:r>
      <w:r w:rsidR="004E0279">
        <w:rPr>
          <w:rFonts w:asciiTheme="minorHAnsi" w:eastAsia="Times New Roman" w:hAnsiTheme="minorHAnsi" w:cstheme="minorHAnsi"/>
          <w:bCs/>
          <w:sz w:val="22"/>
          <w:szCs w:val="22"/>
        </w:rPr>
      </w:r>
      <w:r w:rsidR="004E0279">
        <w:rPr>
          <w:rFonts w:asciiTheme="minorHAnsi" w:eastAsia="Times New Roman" w:hAnsiTheme="minorHAnsi" w:cstheme="minorHAnsi"/>
          <w:bCs/>
          <w:sz w:val="22"/>
          <w:szCs w:val="22"/>
        </w:rPr>
        <w:fldChar w:fldCharType="separate"/>
      </w:r>
      <w:r w:rsidR="0057296F">
        <w:rPr>
          <w:rFonts w:asciiTheme="minorHAnsi" w:eastAsia="Times New Roman" w:hAnsiTheme="minorHAnsi" w:cstheme="minorHAnsi"/>
          <w:bCs/>
          <w:noProof/>
          <w:sz w:val="22"/>
          <w:szCs w:val="22"/>
        </w:rPr>
        <w:t>(Deardorff, 2020; Hunter-Zinck et al., 2021)</w:t>
      </w:r>
      <w:r w:rsidR="004E0279">
        <w:rPr>
          <w:rFonts w:asciiTheme="minorHAnsi" w:eastAsia="Times New Roman" w:hAnsiTheme="minorHAnsi" w:cstheme="minorHAnsi"/>
          <w:bCs/>
          <w:sz w:val="22"/>
          <w:szCs w:val="22"/>
        </w:rPr>
        <w:fldChar w:fldCharType="end"/>
      </w:r>
      <w:r w:rsidR="000537B5">
        <w:rPr>
          <w:rFonts w:asciiTheme="minorHAnsi" w:eastAsia="Times New Roman" w:hAnsiTheme="minorHAnsi" w:cstheme="minorHAnsi"/>
          <w:bCs/>
          <w:sz w:val="22"/>
          <w:szCs w:val="22"/>
        </w:rPr>
        <w:t xml:space="preserve">. Such software might even </w:t>
      </w:r>
      <w:r w:rsidR="00D0571F">
        <w:rPr>
          <w:rFonts w:asciiTheme="minorHAnsi" w:eastAsia="Times New Roman" w:hAnsiTheme="minorHAnsi" w:cstheme="minorHAnsi"/>
          <w:bCs/>
          <w:sz w:val="22"/>
          <w:szCs w:val="22"/>
        </w:rPr>
        <w:t xml:space="preserve">contain undetected </w:t>
      </w:r>
      <w:r w:rsidR="000537B5">
        <w:rPr>
          <w:rFonts w:asciiTheme="minorHAnsi" w:eastAsia="Times New Roman" w:hAnsiTheme="minorHAnsi" w:cstheme="minorHAnsi"/>
          <w:bCs/>
          <w:sz w:val="22"/>
          <w:szCs w:val="22"/>
        </w:rPr>
        <w:t xml:space="preserve">(conceptual) </w:t>
      </w:r>
      <w:r w:rsidR="00D0571F">
        <w:rPr>
          <w:rFonts w:asciiTheme="minorHAnsi" w:eastAsia="Times New Roman" w:hAnsiTheme="minorHAnsi" w:cstheme="minorHAnsi"/>
          <w:bCs/>
          <w:sz w:val="22"/>
          <w:szCs w:val="22"/>
        </w:rPr>
        <w:t>errors</w:t>
      </w:r>
      <w:r w:rsidR="00F20183">
        <w:rPr>
          <w:rFonts w:asciiTheme="minorHAnsi" w:eastAsia="Times New Roman" w:hAnsiTheme="minorHAnsi" w:cstheme="minorHAnsi"/>
          <w:bCs/>
          <w:sz w:val="22"/>
          <w:szCs w:val="22"/>
        </w:rPr>
        <w:t xml:space="preserve"> although this does not </w:t>
      </w:r>
      <w:r w:rsidR="00E33D04">
        <w:rPr>
          <w:rFonts w:asciiTheme="minorHAnsi" w:eastAsia="Times New Roman" w:hAnsiTheme="minorHAnsi" w:cstheme="minorHAnsi"/>
          <w:bCs/>
          <w:sz w:val="22"/>
          <w:szCs w:val="22"/>
        </w:rPr>
        <w:t xml:space="preserve">necessarily </w:t>
      </w:r>
      <w:r w:rsidR="00F20183">
        <w:rPr>
          <w:rFonts w:asciiTheme="minorHAnsi" w:eastAsia="Times New Roman" w:hAnsiTheme="minorHAnsi" w:cstheme="minorHAnsi"/>
          <w:bCs/>
          <w:sz w:val="22"/>
          <w:szCs w:val="22"/>
        </w:rPr>
        <w:t>result in irreproducib</w:t>
      </w:r>
      <w:r w:rsidR="00E33D04">
        <w:rPr>
          <w:rFonts w:asciiTheme="minorHAnsi" w:eastAsia="Times New Roman" w:hAnsiTheme="minorHAnsi" w:cstheme="minorHAnsi"/>
          <w:bCs/>
          <w:sz w:val="22"/>
          <w:szCs w:val="22"/>
        </w:rPr>
        <w:t>le results</w:t>
      </w:r>
      <w:r w:rsidR="00D0571F">
        <w:rPr>
          <w:rFonts w:asciiTheme="minorHAnsi" w:eastAsia="Times New Roman" w:hAnsiTheme="minorHAnsi" w:cstheme="minorHAnsi"/>
          <w:bCs/>
          <w:sz w:val="22"/>
          <w:szCs w:val="22"/>
        </w:rPr>
        <w:t xml:space="preserve">. </w:t>
      </w:r>
      <w:r w:rsidR="00E33D04">
        <w:rPr>
          <w:rFonts w:asciiTheme="minorHAnsi" w:eastAsia="Times New Roman" w:hAnsiTheme="minorHAnsi" w:cstheme="minorHAnsi"/>
          <w:bCs/>
          <w:sz w:val="22"/>
          <w:szCs w:val="22"/>
        </w:rPr>
        <w:t>Nevertheless, t</w:t>
      </w:r>
      <w:r w:rsidR="00D0571F">
        <w:rPr>
          <w:rFonts w:asciiTheme="minorHAnsi" w:eastAsia="Times New Roman" w:hAnsiTheme="minorHAnsi" w:cstheme="minorHAnsi"/>
          <w:bCs/>
          <w:sz w:val="22"/>
          <w:szCs w:val="22"/>
        </w:rPr>
        <w:t xml:space="preserve">raining researchers with best practices in software engineering </w:t>
      </w:r>
      <w:r w:rsidR="005032FB">
        <w:rPr>
          <w:rFonts w:asciiTheme="minorHAnsi" w:eastAsia="Times New Roman" w:hAnsiTheme="minorHAnsi" w:cstheme="minorHAnsi"/>
          <w:bCs/>
          <w:sz w:val="22"/>
          <w:szCs w:val="22"/>
        </w:rPr>
        <w:t>is expected to</w:t>
      </w:r>
      <w:r w:rsidR="00002C2C">
        <w:rPr>
          <w:rFonts w:asciiTheme="minorHAnsi" w:eastAsia="Times New Roman" w:hAnsiTheme="minorHAnsi" w:cstheme="minorHAnsi"/>
          <w:bCs/>
          <w:sz w:val="22"/>
          <w:szCs w:val="22"/>
        </w:rPr>
        <w:t xml:space="preserve"> improve re</w:t>
      </w:r>
      <w:r w:rsidR="00D0571F">
        <w:rPr>
          <w:rFonts w:asciiTheme="minorHAnsi" w:eastAsia="Times New Roman" w:hAnsiTheme="minorHAnsi" w:cstheme="minorHAnsi"/>
          <w:bCs/>
          <w:sz w:val="22"/>
          <w:szCs w:val="22"/>
        </w:rPr>
        <w:t xml:space="preserve">producibility. Moreover, making software available as open-source </w:t>
      </w:r>
      <w:r w:rsidR="00D0571F">
        <w:rPr>
          <w:rFonts w:asciiTheme="minorHAnsi" w:eastAsia="Times New Roman" w:hAnsiTheme="minorHAnsi" w:cstheme="minorHAnsi"/>
          <w:bCs/>
          <w:sz w:val="22"/>
          <w:szCs w:val="22"/>
        </w:rPr>
        <w:fldChar w:fldCharType="begin"/>
      </w:r>
      <w:r w:rsidR="00ED2E40">
        <w:rPr>
          <w:rFonts w:asciiTheme="minorHAnsi" w:eastAsia="Times New Roman" w:hAnsiTheme="minorHAnsi" w:cstheme="minorHAnsi"/>
          <w:bCs/>
          <w:sz w:val="22"/>
          <w:szCs w:val="22"/>
        </w:rPr>
        <w:instrText xml:space="preserve"> ADDIN EN.CITE &lt;EndNote&gt;&lt;Cite&gt;&lt;Author&gt;Margan&lt;/Author&gt;&lt;Year&gt;2015&lt;/Year&gt;&lt;RecNum&gt;7171&lt;/RecNum&gt;&lt;DisplayText&gt;(Margan &amp;amp; Čandrlić, 2015)&lt;/DisplayText&gt;&lt;record&gt;&lt;rec-number&gt;7171&lt;/rec-number&gt;&lt;foreign-keys&gt;&lt;key app="EN" db-id="sfxpwwt9asr05de5przpt5fuvpdvta5wwtv2" timestamp="1679484796"&gt;7171&lt;/key&gt;&lt;/foreign-keys&gt;&lt;ref-type name="Conference Paper"&gt;47&lt;/ref-type&gt;&lt;contributors&gt;&lt;authors&gt;&lt;author&gt;Margan, Domagoj&lt;/author&gt;&lt;author&gt;&lt;style face="normal" font="default" charset="238" size="100%"&gt;Čandrlić, Sanja&lt;/style&gt;&lt;/author&gt;&lt;/authors&gt;&lt;/contributors&gt;&lt;titles&gt;&lt;title&gt;The success of open source software: A review&lt;/title&gt;&lt;secondary-title&gt;38th International Convention on Information and Communication Technology, Electronics and Microelectronics (MIPRO), IEEE&lt;/secondary-title&gt;&lt;/titles&gt;&lt;pages&gt;1463-1468&lt;/pages&gt;&lt;dates&gt;&lt;year&gt;2015&lt;/year&gt;&lt;/dates&gt;&lt;pub-location&gt;Opatija &lt;/pub-location&gt;&lt;publisher&gt;IEEE&lt;/publisher&gt;&lt;label&gt;Reproducibility&amp;#xD;&lt;/label&gt;&lt;urls&gt;&lt;/urls&gt;&lt;electronic-resource-num&gt;10.1109/MIPRO.2015.7160503&lt;/electronic-resource-num&gt;&lt;/record&gt;&lt;/Cite&gt;&lt;/EndNote&gt;</w:instrText>
      </w:r>
      <w:r w:rsidR="00D0571F">
        <w:rPr>
          <w:rFonts w:asciiTheme="minorHAnsi" w:eastAsia="Times New Roman" w:hAnsiTheme="minorHAnsi" w:cstheme="minorHAnsi"/>
          <w:bCs/>
          <w:sz w:val="22"/>
          <w:szCs w:val="22"/>
        </w:rPr>
        <w:fldChar w:fldCharType="separate"/>
      </w:r>
      <w:r w:rsidR="00D0571F">
        <w:rPr>
          <w:rFonts w:asciiTheme="minorHAnsi" w:eastAsia="Times New Roman" w:hAnsiTheme="minorHAnsi" w:cstheme="minorHAnsi"/>
          <w:bCs/>
          <w:noProof/>
          <w:sz w:val="22"/>
          <w:szCs w:val="22"/>
        </w:rPr>
        <w:t>(Margan &amp; Čandrlić, 2015)</w:t>
      </w:r>
      <w:r w:rsidR="00D0571F">
        <w:rPr>
          <w:rFonts w:asciiTheme="minorHAnsi" w:eastAsia="Times New Roman" w:hAnsiTheme="minorHAnsi" w:cstheme="minorHAnsi"/>
          <w:bCs/>
          <w:sz w:val="22"/>
          <w:szCs w:val="22"/>
        </w:rPr>
        <w:fldChar w:fldCharType="end"/>
      </w:r>
      <w:r w:rsidR="005032FB">
        <w:rPr>
          <w:rFonts w:asciiTheme="minorHAnsi" w:eastAsia="Times New Roman" w:hAnsiTheme="minorHAnsi" w:cstheme="minorHAnsi"/>
          <w:bCs/>
          <w:sz w:val="22"/>
          <w:szCs w:val="22"/>
        </w:rPr>
        <w:t>,</w:t>
      </w:r>
      <w:r w:rsidR="004E0279">
        <w:rPr>
          <w:rFonts w:asciiTheme="minorHAnsi" w:eastAsia="Times New Roman" w:hAnsiTheme="minorHAnsi" w:cstheme="minorHAnsi"/>
          <w:bCs/>
          <w:sz w:val="22"/>
          <w:szCs w:val="22"/>
        </w:rPr>
        <w:t xml:space="preserve"> </w:t>
      </w:r>
      <w:r w:rsidR="00272442">
        <w:rPr>
          <w:rFonts w:asciiTheme="minorHAnsi" w:eastAsia="Times New Roman" w:hAnsiTheme="minorHAnsi" w:cstheme="minorHAnsi"/>
          <w:bCs/>
          <w:sz w:val="22"/>
          <w:szCs w:val="22"/>
        </w:rPr>
        <w:t>allows peers to</w:t>
      </w:r>
      <w:r w:rsidR="00272442" w:rsidRPr="00AD7321">
        <w:rPr>
          <w:rFonts w:asciiTheme="minorHAnsi" w:eastAsia="Times New Roman" w:hAnsiTheme="minorHAnsi" w:cstheme="minorHAnsi"/>
          <w:bCs/>
          <w:sz w:val="22"/>
          <w:szCs w:val="22"/>
        </w:rPr>
        <w:t xml:space="preserve"> inspect, </w:t>
      </w:r>
      <w:r w:rsidR="00016C31">
        <w:rPr>
          <w:rFonts w:asciiTheme="minorHAnsi" w:eastAsia="Times New Roman" w:hAnsiTheme="minorHAnsi" w:cstheme="minorHAnsi"/>
          <w:bCs/>
          <w:sz w:val="22"/>
          <w:szCs w:val="22"/>
        </w:rPr>
        <w:t xml:space="preserve">use, </w:t>
      </w:r>
      <w:r w:rsidR="00272442">
        <w:rPr>
          <w:rFonts w:asciiTheme="minorHAnsi" w:eastAsia="Times New Roman" w:hAnsiTheme="minorHAnsi" w:cstheme="minorHAnsi"/>
          <w:bCs/>
          <w:sz w:val="22"/>
          <w:szCs w:val="22"/>
        </w:rPr>
        <w:t xml:space="preserve">verify, correct, and/or </w:t>
      </w:r>
      <w:r w:rsidR="00272442" w:rsidRPr="00B721A6">
        <w:rPr>
          <w:rFonts w:asciiTheme="minorHAnsi" w:eastAsia="Times New Roman" w:hAnsiTheme="minorHAnsi" w:cstheme="minorHAnsi"/>
          <w:bCs/>
          <w:sz w:val="22"/>
          <w:szCs w:val="22"/>
        </w:rPr>
        <w:t>extend th</w:t>
      </w:r>
      <w:r w:rsidR="00841BC1" w:rsidRPr="00B721A6">
        <w:rPr>
          <w:rFonts w:asciiTheme="minorHAnsi" w:eastAsia="Times New Roman" w:hAnsiTheme="minorHAnsi" w:cstheme="minorHAnsi"/>
          <w:bCs/>
          <w:sz w:val="22"/>
          <w:szCs w:val="22"/>
        </w:rPr>
        <w:t>e software</w:t>
      </w:r>
      <w:r w:rsidR="00272442" w:rsidRPr="00B721A6">
        <w:rPr>
          <w:rFonts w:asciiTheme="minorHAnsi" w:eastAsia="Times New Roman" w:hAnsiTheme="minorHAnsi" w:cstheme="minorHAnsi"/>
          <w:bCs/>
          <w:sz w:val="22"/>
          <w:szCs w:val="22"/>
        </w:rPr>
        <w:t>.</w:t>
      </w:r>
      <w:r w:rsidR="00841BC1" w:rsidRPr="00B721A6">
        <w:rPr>
          <w:rFonts w:asciiTheme="minorHAnsi" w:eastAsia="Times New Roman" w:hAnsiTheme="minorHAnsi" w:cstheme="minorHAnsi"/>
          <w:bCs/>
          <w:sz w:val="22"/>
          <w:szCs w:val="22"/>
        </w:rPr>
        <w:t xml:space="preserve"> This prompts </w:t>
      </w:r>
      <w:r w:rsidR="00B721A6" w:rsidRPr="00B721A6">
        <w:rPr>
          <w:rFonts w:asciiTheme="minorHAnsi" w:eastAsia="Times New Roman" w:hAnsiTheme="minorHAnsi" w:cstheme="minorHAnsi"/>
          <w:bCs/>
          <w:sz w:val="22"/>
          <w:szCs w:val="22"/>
        </w:rPr>
        <w:t xml:space="preserve">for </w:t>
      </w:r>
      <w:r w:rsidR="00841BC1" w:rsidRPr="00B721A6">
        <w:rPr>
          <w:rFonts w:asciiTheme="minorHAnsi" w:eastAsia="Times New Roman" w:hAnsiTheme="minorHAnsi" w:cstheme="minorHAnsi"/>
          <w:bCs/>
          <w:sz w:val="22"/>
          <w:szCs w:val="22"/>
        </w:rPr>
        <w:t>the use of code versioning s</w:t>
      </w:r>
      <w:r w:rsidR="00537D31" w:rsidRPr="00B721A6">
        <w:rPr>
          <w:rFonts w:asciiTheme="minorHAnsi" w:eastAsia="Times New Roman" w:hAnsiTheme="minorHAnsi" w:cstheme="minorHAnsi"/>
          <w:bCs/>
          <w:sz w:val="22"/>
          <w:szCs w:val="22"/>
        </w:rPr>
        <w:t>ystems like Git and GitHub</w:t>
      </w:r>
      <w:r w:rsidR="00841BC1" w:rsidRPr="00B721A6">
        <w:rPr>
          <w:rFonts w:asciiTheme="minorHAnsi" w:eastAsia="Times New Roman" w:hAnsiTheme="minorHAnsi" w:cstheme="minorHAnsi"/>
          <w:bCs/>
          <w:sz w:val="22"/>
          <w:szCs w:val="22"/>
        </w:rPr>
        <w:t xml:space="preserve"> </w:t>
      </w:r>
      <w:r w:rsidR="00841BC1" w:rsidRPr="00B721A6">
        <w:rPr>
          <w:rFonts w:asciiTheme="minorHAnsi" w:eastAsia="Times New Roman" w:hAnsiTheme="minorHAnsi" w:cstheme="minorHAnsi"/>
          <w:bCs/>
          <w:sz w:val="22"/>
          <w:szCs w:val="22"/>
        </w:rPr>
        <w:fldChar w:fldCharType="begin"/>
      </w:r>
      <w:r w:rsidR="00841BC1" w:rsidRPr="00B721A6">
        <w:rPr>
          <w:rFonts w:asciiTheme="minorHAnsi" w:eastAsia="Times New Roman" w:hAnsiTheme="minorHAnsi" w:cstheme="minorHAnsi"/>
          <w:bCs/>
          <w:sz w:val="22"/>
          <w:szCs w:val="22"/>
        </w:rPr>
        <w:instrText xml:space="preserve"> ADDIN EN.CITE &lt;EndNote&gt;&lt;Cite&gt;&lt;Author&gt;Blischak&lt;/Author&gt;&lt;Year&gt;2016&lt;/Year&gt;&lt;RecNum&gt;7143&lt;/RecNum&gt;&lt;DisplayText&gt;(Blischak et al., 2016)&lt;/DisplayText&gt;&lt;record&gt;&lt;rec-number&gt;7143&lt;/rec-number&gt;&lt;foreign-keys&gt;&lt;key app="EN" db-id="sfxpwwt9asr05de5przpt5fuvpdvta5wwtv2" timestamp="1679412530"&gt;7143&lt;/key&gt;&lt;/foreign-keys&gt;&lt;ref-type name="Journal Article"&gt;17&lt;/ref-type&gt;&lt;contributors&gt;&lt;authors&gt;&lt;author&gt;Blischak, J. D.&lt;/author&gt;&lt;author&gt;Davenport, E. R.&lt;/author&gt;&lt;author&gt;Wilson, G.&lt;/author&gt;&lt;/authors&gt;&lt;/contributors&gt;&lt;auth-address&gt;Committee on Genetics, Genomics, and Systems Biology, University of Chicago, Chicago, Illinois, United States of America.&amp;#xD;Department of Molecular Biology and Genetics, Cornell University, Ithaca, New York, United States of America.&amp;#xD;Software Carpentry Foundation, Toronto, Ontario, Canada.&lt;/auth-address&gt;&lt;titles&gt;&lt;title&gt;A Quick Introduction to Version Control with Git and GitHub&lt;/title&gt;&lt;secondary-title&gt;PLoS Comput Biol&lt;/secondary-title&gt;&lt;/titles&gt;&lt;periodical&gt;&lt;full-title&gt;PLoS Comput Biol&lt;/full-title&gt;&lt;abbr-1&gt;PLoS computational biology&lt;/abbr-1&gt;&lt;/periodical&gt;&lt;pages&gt;e1004668&lt;/pages&gt;&lt;volume&gt;12&lt;/volume&gt;&lt;number&gt;1&lt;/number&gt;&lt;edition&gt;2016/01/20&lt;/edition&gt;&lt;keywords&gt;&lt;keyword&gt;Computational Biology/*education&lt;/keyword&gt;&lt;keyword&gt;Humans&lt;/keyword&gt;&lt;keyword&gt;Programming Languages&lt;/keyword&gt;&lt;keyword&gt;*Software&lt;/keyword&gt;&lt;/keywords&gt;&lt;dates&gt;&lt;year&gt;2016&lt;/year&gt;&lt;pub-dates&gt;&lt;date&gt;Jan&lt;/date&gt;&lt;/pub-dates&gt;&lt;/dates&gt;&lt;isbn&gt;1553-7358 (Electronic)&amp;#xD;1553-734X (Print)&amp;#xD;1553-734X (Linking)&lt;/isbn&gt;&lt;accession-num&gt;26785377&lt;/accession-num&gt;&lt;label&gt;Reproducibility&lt;/label&gt;&lt;urls&gt;&lt;related-urls&gt;&lt;url&gt;https://www.ncbi.nlm.nih.gov/pubmed/26785377&lt;/url&gt;&lt;/related-urls&gt;&lt;/urls&gt;&lt;custom2&gt;PMC4718703&lt;/custom2&gt;&lt;electronic-resource-num&gt;10.1371/journal.pcbi.1004668&lt;/electronic-resource-num&gt;&lt;/record&gt;&lt;/Cite&gt;&lt;/EndNote&gt;</w:instrText>
      </w:r>
      <w:r w:rsidR="00841BC1" w:rsidRPr="00B721A6">
        <w:rPr>
          <w:rFonts w:asciiTheme="minorHAnsi" w:eastAsia="Times New Roman" w:hAnsiTheme="minorHAnsi" w:cstheme="minorHAnsi"/>
          <w:bCs/>
          <w:sz w:val="22"/>
          <w:szCs w:val="22"/>
        </w:rPr>
        <w:fldChar w:fldCharType="separate"/>
      </w:r>
      <w:r w:rsidR="00841BC1" w:rsidRPr="00B721A6">
        <w:rPr>
          <w:rFonts w:asciiTheme="minorHAnsi" w:eastAsia="Times New Roman" w:hAnsiTheme="minorHAnsi" w:cstheme="minorHAnsi"/>
          <w:bCs/>
          <w:noProof/>
          <w:sz w:val="22"/>
          <w:szCs w:val="22"/>
        </w:rPr>
        <w:t>(Blischak et al., 2016)</w:t>
      </w:r>
      <w:r w:rsidR="00841BC1" w:rsidRPr="00B721A6">
        <w:rPr>
          <w:rFonts w:asciiTheme="minorHAnsi" w:eastAsia="Times New Roman" w:hAnsiTheme="minorHAnsi" w:cstheme="minorHAnsi"/>
          <w:bCs/>
          <w:sz w:val="22"/>
          <w:szCs w:val="22"/>
        </w:rPr>
        <w:fldChar w:fldCharType="end"/>
      </w:r>
      <w:r w:rsidR="00F20183">
        <w:rPr>
          <w:rFonts w:asciiTheme="minorHAnsi" w:eastAsia="Times New Roman" w:hAnsiTheme="minorHAnsi" w:cstheme="minorHAnsi"/>
          <w:bCs/>
          <w:sz w:val="22"/>
          <w:szCs w:val="22"/>
        </w:rPr>
        <w:t xml:space="preserve">, which also facilitate </w:t>
      </w:r>
      <w:r w:rsidR="00841BC1" w:rsidRPr="00B721A6">
        <w:rPr>
          <w:rFonts w:asciiTheme="minorHAnsi" w:eastAsia="Times New Roman" w:hAnsiTheme="minorHAnsi" w:cstheme="minorHAnsi"/>
          <w:bCs/>
          <w:sz w:val="22"/>
          <w:szCs w:val="22"/>
        </w:rPr>
        <w:t xml:space="preserve">code </w:t>
      </w:r>
      <w:r w:rsidR="00537D31" w:rsidRPr="00B721A6">
        <w:rPr>
          <w:rFonts w:asciiTheme="minorHAnsi" w:eastAsia="Times New Roman" w:hAnsiTheme="minorHAnsi" w:cstheme="minorHAnsi"/>
          <w:bCs/>
          <w:sz w:val="22"/>
          <w:szCs w:val="22"/>
        </w:rPr>
        <w:t>hosting and sharing</w:t>
      </w:r>
      <w:r w:rsidR="00841BC1" w:rsidRPr="00B721A6">
        <w:rPr>
          <w:rFonts w:asciiTheme="minorHAnsi" w:eastAsia="Times New Roman" w:hAnsiTheme="minorHAnsi" w:cstheme="minorHAnsi"/>
          <w:bCs/>
          <w:sz w:val="22"/>
          <w:szCs w:val="22"/>
        </w:rPr>
        <w:t xml:space="preserve">, and </w:t>
      </w:r>
      <w:r w:rsidR="00B721A6" w:rsidRPr="00B721A6">
        <w:rPr>
          <w:rFonts w:asciiTheme="minorHAnsi" w:eastAsia="Times New Roman" w:hAnsiTheme="minorHAnsi" w:cstheme="minorHAnsi"/>
          <w:bCs/>
          <w:sz w:val="22"/>
          <w:szCs w:val="22"/>
        </w:rPr>
        <w:t xml:space="preserve">allow </w:t>
      </w:r>
      <w:r w:rsidR="00841BC1" w:rsidRPr="00B721A6">
        <w:rPr>
          <w:rFonts w:asciiTheme="minorHAnsi" w:eastAsia="Times New Roman" w:hAnsiTheme="minorHAnsi" w:cstheme="minorHAnsi"/>
          <w:bCs/>
          <w:sz w:val="22"/>
          <w:szCs w:val="22"/>
        </w:rPr>
        <w:t>collaborati</w:t>
      </w:r>
      <w:r w:rsidR="00B721A6" w:rsidRPr="00B721A6">
        <w:rPr>
          <w:rFonts w:asciiTheme="minorHAnsi" w:eastAsia="Times New Roman" w:hAnsiTheme="minorHAnsi" w:cstheme="minorHAnsi"/>
          <w:bCs/>
          <w:sz w:val="22"/>
          <w:szCs w:val="22"/>
        </w:rPr>
        <w:t>ve software development</w:t>
      </w:r>
      <w:r w:rsidR="00E23EEA">
        <w:rPr>
          <w:rFonts w:asciiTheme="minorHAnsi" w:eastAsia="Times New Roman" w:hAnsiTheme="minorHAnsi" w:cstheme="minorHAnsi"/>
          <w:bCs/>
          <w:sz w:val="22"/>
          <w:szCs w:val="22"/>
        </w:rPr>
        <w:t xml:space="preserve"> thereby contributing to</w:t>
      </w:r>
      <w:r w:rsidR="00B721A6" w:rsidRPr="00B721A6">
        <w:rPr>
          <w:rFonts w:asciiTheme="minorHAnsi" w:eastAsia="Times New Roman" w:hAnsiTheme="minorHAnsi" w:cstheme="minorHAnsi"/>
          <w:bCs/>
          <w:sz w:val="22"/>
          <w:szCs w:val="22"/>
        </w:rPr>
        <w:t xml:space="preserve"> </w:t>
      </w:r>
      <w:r w:rsidR="00537D31" w:rsidRPr="00B721A6">
        <w:rPr>
          <w:rFonts w:asciiTheme="minorHAnsi" w:eastAsia="Times New Roman" w:hAnsiTheme="minorHAnsi" w:cstheme="minorHAnsi"/>
          <w:bCs/>
          <w:sz w:val="22"/>
          <w:szCs w:val="22"/>
        </w:rPr>
        <w:t>transparency and reproducibility of computational research</w:t>
      </w:r>
      <w:r w:rsidR="0057296F" w:rsidRPr="00B721A6">
        <w:rPr>
          <w:rFonts w:asciiTheme="minorHAnsi" w:eastAsia="Times New Roman" w:hAnsiTheme="minorHAnsi" w:cstheme="minorHAnsi"/>
          <w:bCs/>
          <w:sz w:val="22"/>
          <w:szCs w:val="22"/>
        </w:rPr>
        <w:t xml:space="preserve"> </w:t>
      </w:r>
      <w:r w:rsidR="0057296F" w:rsidRPr="00B721A6">
        <w:rPr>
          <w:rFonts w:asciiTheme="minorHAnsi" w:eastAsia="Times New Roman" w:hAnsiTheme="minorHAnsi" w:cstheme="minorHAnsi"/>
          <w:bCs/>
          <w:sz w:val="22"/>
          <w:szCs w:val="22"/>
        </w:rPr>
        <w:fldChar w:fldCharType="begin">
          <w:fldData xml:space="preserve">PEVuZE5vdGU+PENpdGU+PEF1dGhvcj5SYW08L0F1dGhvcj48WWVhcj4yMDEzPC9ZZWFyPjxSZWNO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</w:fldData>
        </w:fldChar>
      </w:r>
      <w:r w:rsidR="0057296F" w:rsidRPr="00B721A6">
        <w:rPr>
          <w:rFonts w:asciiTheme="minorHAnsi" w:eastAsia="Times New Roman" w:hAnsiTheme="minorHAnsi" w:cstheme="minorHAnsi"/>
          <w:bCs/>
          <w:sz w:val="22"/>
          <w:szCs w:val="22"/>
        </w:rPr>
        <w:instrText xml:space="preserve"> ADDIN EN.CITE </w:instrText>
      </w:r>
      <w:r w:rsidR="0057296F" w:rsidRPr="00B721A6">
        <w:rPr>
          <w:rFonts w:asciiTheme="minorHAnsi" w:eastAsia="Times New Roman" w:hAnsiTheme="minorHAnsi" w:cstheme="minorHAnsi"/>
          <w:bCs/>
          <w:sz w:val="22"/>
          <w:szCs w:val="22"/>
        </w:rPr>
        <w:fldChar w:fldCharType="begin">
          <w:fldData xml:space="preserve">PEVuZE5vdGU+PENpdGU+PEF1dGhvcj5SYW08L0F1dGhvcj48WWVhcj4yMDEzPC9ZZWFyPjxSZWNO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</w:fldData>
        </w:fldChar>
      </w:r>
      <w:r w:rsidR="0057296F" w:rsidRPr="00B721A6">
        <w:rPr>
          <w:rFonts w:asciiTheme="minorHAnsi" w:eastAsia="Times New Roman" w:hAnsiTheme="minorHAnsi" w:cstheme="minorHAnsi"/>
          <w:bCs/>
          <w:sz w:val="22"/>
          <w:szCs w:val="22"/>
        </w:rPr>
        <w:instrText xml:space="preserve"> ADDIN EN.CITE.DATA </w:instrText>
      </w:r>
      <w:r w:rsidR="0057296F" w:rsidRPr="00B721A6">
        <w:rPr>
          <w:rFonts w:asciiTheme="minorHAnsi" w:eastAsia="Times New Roman" w:hAnsiTheme="minorHAnsi" w:cstheme="minorHAnsi"/>
          <w:bCs/>
          <w:sz w:val="22"/>
          <w:szCs w:val="22"/>
        </w:rPr>
      </w:r>
      <w:r w:rsidR="0057296F" w:rsidRPr="00B721A6">
        <w:rPr>
          <w:rFonts w:asciiTheme="minorHAnsi" w:eastAsia="Times New Roman" w:hAnsiTheme="minorHAnsi" w:cstheme="minorHAnsi"/>
          <w:bCs/>
          <w:sz w:val="22"/>
          <w:szCs w:val="22"/>
        </w:rPr>
        <w:fldChar w:fldCharType="end"/>
      </w:r>
      <w:r w:rsidR="0057296F" w:rsidRPr="00B721A6">
        <w:rPr>
          <w:rFonts w:asciiTheme="minorHAnsi" w:eastAsia="Times New Roman" w:hAnsiTheme="minorHAnsi" w:cstheme="minorHAnsi"/>
          <w:bCs/>
          <w:sz w:val="22"/>
          <w:szCs w:val="22"/>
        </w:rPr>
      </w:r>
      <w:r w:rsidR="0057296F" w:rsidRPr="00B721A6">
        <w:rPr>
          <w:rFonts w:asciiTheme="minorHAnsi" w:eastAsia="Times New Roman" w:hAnsiTheme="minorHAnsi" w:cstheme="minorHAnsi"/>
          <w:bCs/>
          <w:sz w:val="22"/>
          <w:szCs w:val="22"/>
        </w:rPr>
        <w:fldChar w:fldCharType="separate"/>
      </w:r>
      <w:r w:rsidR="0057296F" w:rsidRPr="00B721A6">
        <w:rPr>
          <w:rFonts w:asciiTheme="minorHAnsi" w:eastAsia="Times New Roman" w:hAnsiTheme="minorHAnsi" w:cstheme="minorHAnsi"/>
          <w:bCs/>
          <w:noProof/>
          <w:sz w:val="22"/>
          <w:szCs w:val="22"/>
        </w:rPr>
        <w:t>(Perez-Riverol et al., 2016; Ram, 2013)</w:t>
      </w:r>
      <w:r w:rsidR="0057296F" w:rsidRPr="00B721A6">
        <w:rPr>
          <w:rFonts w:asciiTheme="minorHAnsi" w:eastAsia="Times New Roman" w:hAnsiTheme="minorHAnsi" w:cstheme="minorHAnsi"/>
          <w:bCs/>
          <w:sz w:val="22"/>
          <w:szCs w:val="22"/>
        </w:rPr>
        <w:fldChar w:fldCharType="end"/>
      </w:r>
      <w:r w:rsidR="00B721A6" w:rsidRPr="00B721A6">
        <w:rPr>
          <w:rFonts w:asciiTheme="minorHAnsi" w:eastAsia="Times New Roman" w:hAnsiTheme="minorHAnsi" w:cstheme="minorHAnsi"/>
          <w:bCs/>
          <w:sz w:val="22"/>
          <w:szCs w:val="22"/>
        </w:rPr>
        <w:t>.</w:t>
      </w:r>
      <w:r w:rsidR="0057296F" w:rsidRPr="00B721A6">
        <w:rPr>
          <w:rFonts w:asciiTheme="minorHAnsi" w:eastAsia="Times New Roman" w:hAnsiTheme="minorHAnsi" w:cstheme="minorHAnsi"/>
          <w:bCs/>
          <w:sz w:val="22"/>
          <w:szCs w:val="22"/>
        </w:rPr>
        <w:t xml:space="preserve">     </w:t>
      </w:r>
      <w:r w:rsidR="00537D31" w:rsidRPr="00B721A6">
        <w:rPr>
          <w:rFonts w:asciiTheme="minorHAnsi" w:eastAsia="Times New Roman" w:hAnsiTheme="minorHAnsi" w:cstheme="minorHAnsi"/>
          <w:bCs/>
          <w:sz w:val="22"/>
          <w:szCs w:val="22"/>
        </w:rPr>
        <w:t xml:space="preserve"> </w:t>
      </w:r>
    </w:p>
    <w:p w14:paraId="131E3F22" w14:textId="3378B936" w:rsidR="00022E71" w:rsidRDefault="004771B0" w:rsidP="002D55F5">
      <w:pPr>
        <w:spacing w:line="276" w:lineRule="auto"/>
        <w:ind w:firstLine="720"/>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Over the last decade,</w:t>
      </w:r>
      <w:r w:rsidR="00D41E35">
        <w:rPr>
          <w:rFonts w:asciiTheme="minorHAnsi" w:eastAsia="Times New Roman" w:hAnsiTheme="minorHAnsi" w:cstheme="minorHAnsi"/>
          <w:bCs/>
          <w:sz w:val="22"/>
          <w:szCs w:val="22"/>
        </w:rPr>
        <w:t xml:space="preserve"> </w:t>
      </w:r>
      <w:r w:rsidR="00F112D3">
        <w:rPr>
          <w:rFonts w:asciiTheme="minorHAnsi" w:eastAsia="Times New Roman" w:hAnsiTheme="minorHAnsi" w:cstheme="minorHAnsi"/>
          <w:bCs/>
          <w:sz w:val="22"/>
          <w:szCs w:val="22"/>
        </w:rPr>
        <w:t>FAIR</w:t>
      </w:r>
      <w:r w:rsidR="00417F49">
        <w:rPr>
          <w:rFonts w:asciiTheme="minorHAnsi" w:eastAsia="Times New Roman" w:hAnsiTheme="minorHAnsi" w:cstheme="minorHAnsi"/>
          <w:bCs/>
          <w:sz w:val="22"/>
          <w:szCs w:val="22"/>
        </w:rPr>
        <w:t xml:space="preserve"> </w:t>
      </w:r>
      <w:r w:rsidR="00D41E35">
        <w:rPr>
          <w:rFonts w:asciiTheme="minorHAnsi" w:eastAsia="Times New Roman" w:hAnsiTheme="minorHAnsi" w:cstheme="minorHAnsi"/>
          <w:bCs/>
          <w:sz w:val="22"/>
          <w:szCs w:val="22"/>
        </w:rPr>
        <w:t>data management</w:t>
      </w:r>
      <w:r w:rsidR="00060062">
        <w:rPr>
          <w:rFonts w:asciiTheme="minorHAnsi" w:eastAsia="Times New Roman" w:hAnsiTheme="minorHAnsi" w:cstheme="minorHAnsi"/>
          <w:bCs/>
          <w:sz w:val="22"/>
          <w:szCs w:val="22"/>
        </w:rPr>
        <w:t xml:space="preserve"> has been introduced</w:t>
      </w:r>
      <w:r>
        <w:rPr>
          <w:rFonts w:asciiTheme="minorHAnsi" w:eastAsia="Times New Roman" w:hAnsiTheme="minorHAnsi" w:cstheme="minorHAnsi"/>
          <w:bCs/>
          <w:sz w:val="22"/>
          <w:szCs w:val="22"/>
        </w:rPr>
        <w:t xml:space="preserve"> to ensure availability and reusability of experimental data</w:t>
      </w:r>
      <w:r w:rsidR="00E33D04">
        <w:rPr>
          <w:rFonts w:asciiTheme="minorHAnsi" w:eastAsia="Times New Roman" w:hAnsiTheme="minorHAnsi" w:cstheme="minorHAnsi"/>
          <w:bCs/>
          <w:sz w:val="22"/>
          <w:szCs w:val="22"/>
        </w:rPr>
        <w:t xml:space="preserve"> </w:t>
      </w:r>
      <w:r w:rsidR="00060062">
        <w:rPr>
          <w:rFonts w:asciiTheme="minorHAnsi" w:eastAsia="Times New Roman" w:hAnsiTheme="minorHAnsi" w:cstheme="minorHAnsi"/>
          <w:bCs/>
          <w:sz w:val="22"/>
          <w:szCs w:val="22"/>
        </w:rPr>
        <w:t xml:space="preserve"> </w:t>
      </w:r>
      <w:r w:rsidR="00E33D04">
        <w:rPr>
          <w:rFonts w:asciiTheme="minorHAnsi" w:eastAsia="Times New Roman" w:hAnsiTheme="minorHAnsi" w:cstheme="minorHAnsi"/>
          <w:bCs/>
          <w:sz w:val="22"/>
          <w:szCs w:val="22"/>
        </w:rPr>
        <w:fldChar w:fldCharType="begin">
          <w:fldData xml:space="preserve">PEVuZE5vdGU+PENpdGU+PEF1dGhvcj5XaWxraW5zb248L0F1dGhvcj48WWVhcj4yMDE2PC9ZZWFy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</w:fldData>
        </w:fldChar>
      </w:r>
      <w:r w:rsidR="00E33D04">
        <w:rPr>
          <w:rFonts w:asciiTheme="minorHAnsi" w:eastAsia="Times New Roman" w:hAnsiTheme="minorHAnsi" w:cstheme="minorHAnsi"/>
          <w:bCs/>
          <w:sz w:val="22"/>
          <w:szCs w:val="22"/>
        </w:rPr>
        <w:instrText xml:space="preserve"> ADDIN EN.CITE </w:instrText>
      </w:r>
      <w:r w:rsidR="00E33D04">
        <w:rPr>
          <w:rFonts w:asciiTheme="minorHAnsi" w:eastAsia="Times New Roman" w:hAnsiTheme="minorHAnsi" w:cstheme="minorHAnsi"/>
          <w:bCs/>
          <w:sz w:val="22"/>
          <w:szCs w:val="22"/>
        </w:rPr>
        <w:fldChar w:fldCharType="begin">
          <w:fldData xml:space="preserve">PEVuZE5vdGU+PENpdGU+PEF1dGhvcj5XaWxraW5zb248L0F1dGhvcj48WWVhcj4yMDE2PC9ZZWFy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</w:fldData>
        </w:fldChar>
      </w:r>
      <w:r w:rsidR="00E33D04">
        <w:rPr>
          <w:rFonts w:asciiTheme="minorHAnsi" w:eastAsia="Times New Roman" w:hAnsiTheme="minorHAnsi" w:cstheme="minorHAnsi"/>
          <w:bCs/>
          <w:sz w:val="22"/>
          <w:szCs w:val="22"/>
        </w:rPr>
        <w:instrText xml:space="preserve"> ADDIN EN.CITE.DATA </w:instrText>
      </w:r>
      <w:r w:rsidR="00E33D04">
        <w:rPr>
          <w:rFonts w:asciiTheme="minorHAnsi" w:eastAsia="Times New Roman" w:hAnsiTheme="minorHAnsi" w:cstheme="minorHAnsi"/>
          <w:bCs/>
          <w:sz w:val="22"/>
          <w:szCs w:val="22"/>
        </w:rPr>
      </w:r>
      <w:r w:rsidR="00E33D04">
        <w:rPr>
          <w:rFonts w:asciiTheme="minorHAnsi" w:eastAsia="Times New Roman" w:hAnsiTheme="minorHAnsi" w:cstheme="minorHAnsi"/>
          <w:bCs/>
          <w:sz w:val="22"/>
          <w:szCs w:val="22"/>
        </w:rPr>
        <w:fldChar w:fldCharType="end"/>
      </w:r>
      <w:r w:rsidR="00E33D04">
        <w:rPr>
          <w:rFonts w:asciiTheme="minorHAnsi" w:eastAsia="Times New Roman" w:hAnsiTheme="minorHAnsi" w:cstheme="minorHAnsi"/>
          <w:bCs/>
          <w:sz w:val="22"/>
          <w:szCs w:val="22"/>
        </w:rPr>
      </w:r>
      <w:r w:rsidR="00E33D04">
        <w:rPr>
          <w:rFonts w:asciiTheme="minorHAnsi" w:eastAsia="Times New Roman" w:hAnsiTheme="minorHAnsi" w:cstheme="minorHAnsi"/>
          <w:bCs/>
          <w:sz w:val="22"/>
          <w:szCs w:val="22"/>
        </w:rPr>
        <w:fldChar w:fldCharType="separate"/>
      </w:r>
      <w:r w:rsidR="00E33D04">
        <w:rPr>
          <w:rFonts w:asciiTheme="minorHAnsi" w:eastAsia="Times New Roman" w:hAnsiTheme="minorHAnsi" w:cstheme="minorHAnsi"/>
          <w:bCs/>
          <w:noProof/>
          <w:sz w:val="22"/>
          <w:szCs w:val="22"/>
        </w:rPr>
        <w:t>(Wilkinson et al., 2016)</w:t>
      </w:r>
      <w:r w:rsidR="00E33D04">
        <w:rPr>
          <w:rFonts w:asciiTheme="minorHAnsi" w:eastAsia="Times New Roman" w:hAnsiTheme="minorHAnsi" w:cstheme="minorHAnsi"/>
          <w:bCs/>
          <w:sz w:val="22"/>
          <w:szCs w:val="22"/>
        </w:rPr>
        <w:fldChar w:fldCharType="end"/>
      </w:r>
      <w:r w:rsidR="00E33D04">
        <w:rPr>
          <w:rFonts w:asciiTheme="minorHAnsi" w:eastAsia="Times New Roman" w:hAnsiTheme="minorHAnsi" w:cstheme="minorHAnsi"/>
          <w:bCs/>
          <w:sz w:val="22"/>
          <w:szCs w:val="22"/>
        </w:rPr>
        <w:t xml:space="preserve"> </w:t>
      </w:r>
      <w:r w:rsidR="008C2AE8">
        <w:rPr>
          <w:rFonts w:asciiTheme="minorHAnsi" w:eastAsia="Times New Roman" w:hAnsiTheme="minorHAnsi" w:cstheme="minorHAnsi"/>
          <w:bCs/>
          <w:sz w:val="22"/>
          <w:szCs w:val="22"/>
        </w:rPr>
        <w:t>while newly</w:t>
      </w:r>
      <w:r w:rsidR="00417F49">
        <w:rPr>
          <w:rFonts w:asciiTheme="minorHAnsi" w:eastAsia="Times New Roman" w:hAnsiTheme="minorHAnsi" w:cstheme="minorHAnsi"/>
          <w:bCs/>
          <w:sz w:val="22"/>
          <w:szCs w:val="22"/>
        </w:rPr>
        <w:t xml:space="preserve"> developed software </w:t>
      </w:r>
      <w:r w:rsidR="00060062">
        <w:rPr>
          <w:rFonts w:asciiTheme="minorHAnsi" w:eastAsia="Times New Roman" w:hAnsiTheme="minorHAnsi" w:cstheme="minorHAnsi"/>
          <w:bCs/>
          <w:sz w:val="22"/>
          <w:szCs w:val="22"/>
        </w:rPr>
        <w:t xml:space="preserve">is increasingly </w:t>
      </w:r>
      <w:r w:rsidR="00016C31">
        <w:rPr>
          <w:rFonts w:asciiTheme="minorHAnsi" w:eastAsia="Times New Roman" w:hAnsiTheme="minorHAnsi" w:cstheme="minorHAnsi"/>
          <w:bCs/>
          <w:sz w:val="22"/>
          <w:szCs w:val="22"/>
        </w:rPr>
        <w:t xml:space="preserve">made available </w:t>
      </w:r>
      <w:r w:rsidR="00922551">
        <w:rPr>
          <w:rFonts w:asciiTheme="minorHAnsi" w:eastAsia="Times New Roman" w:hAnsiTheme="minorHAnsi" w:cstheme="minorHAnsi"/>
          <w:bCs/>
          <w:sz w:val="22"/>
          <w:szCs w:val="22"/>
        </w:rPr>
        <w:t>on</w:t>
      </w:r>
      <w:r w:rsidR="00060062">
        <w:rPr>
          <w:rFonts w:asciiTheme="minorHAnsi" w:eastAsia="Times New Roman" w:hAnsiTheme="minorHAnsi" w:cstheme="minorHAnsi"/>
          <w:bCs/>
          <w:sz w:val="22"/>
          <w:szCs w:val="22"/>
        </w:rPr>
        <w:t xml:space="preserve"> </w:t>
      </w:r>
      <w:r w:rsidR="00417F49">
        <w:rPr>
          <w:rFonts w:asciiTheme="minorHAnsi" w:eastAsia="Times New Roman" w:hAnsiTheme="minorHAnsi" w:cstheme="minorHAnsi"/>
          <w:bCs/>
          <w:sz w:val="22"/>
          <w:szCs w:val="22"/>
        </w:rPr>
        <w:t xml:space="preserve">GitHub </w:t>
      </w:r>
      <w:r w:rsidR="00060062">
        <w:rPr>
          <w:rFonts w:asciiTheme="minorHAnsi" w:eastAsia="Times New Roman" w:hAnsiTheme="minorHAnsi" w:cstheme="minorHAnsi"/>
          <w:bCs/>
          <w:sz w:val="22"/>
          <w:szCs w:val="22"/>
        </w:rPr>
        <w:t>and</w:t>
      </w:r>
      <w:r w:rsidR="00417F49">
        <w:rPr>
          <w:rFonts w:asciiTheme="minorHAnsi" w:eastAsia="Times New Roman" w:hAnsiTheme="minorHAnsi" w:cstheme="minorHAnsi"/>
          <w:bCs/>
          <w:sz w:val="22"/>
          <w:szCs w:val="22"/>
        </w:rPr>
        <w:t xml:space="preserve"> other </w:t>
      </w:r>
      <w:r w:rsidR="008C2AE8">
        <w:rPr>
          <w:rFonts w:asciiTheme="minorHAnsi" w:eastAsia="Times New Roman" w:hAnsiTheme="minorHAnsi" w:cstheme="minorHAnsi"/>
          <w:bCs/>
          <w:sz w:val="22"/>
          <w:szCs w:val="22"/>
        </w:rPr>
        <w:t xml:space="preserve">dedicated </w:t>
      </w:r>
      <w:r w:rsidR="00D853A4">
        <w:rPr>
          <w:rFonts w:asciiTheme="minorHAnsi" w:eastAsia="Times New Roman" w:hAnsiTheme="minorHAnsi" w:cstheme="minorHAnsi"/>
          <w:bCs/>
          <w:sz w:val="22"/>
          <w:szCs w:val="22"/>
        </w:rPr>
        <w:t xml:space="preserve">software </w:t>
      </w:r>
      <w:r w:rsidR="00417F49">
        <w:rPr>
          <w:rFonts w:asciiTheme="minorHAnsi" w:eastAsia="Times New Roman" w:hAnsiTheme="minorHAnsi" w:cstheme="minorHAnsi"/>
          <w:bCs/>
          <w:sz w:val="22"/>
          <w:szCs w:val="22"/>
        </w:rPr>
        <w:t>repositor</w:t>
      </w:r>
      <w:r w:rsidR="00D853A4">
        <w:rPr>
          <w:rFonts w:asciiTheme="minorHAnsi" w:eastAsia="Times New Roman" w:hAnsiTheme="minorHAnsi" w:cstheme="minorHAnsi"/>
          <w:bCs/>
          <w:sz w:val="22"/>
          <w:szCs w:val="22"/>
        </w:rPr>
        <w:t>ies</w:t>
      </w:r>
      <w:r w:rsidR="00FA0B62">
        <w:rPr>
          <w:rFonts w:asciiTheme="minorHAnsi" w:eastAsia="Times New Roman" w:hAnsiTheme="minorHAnsi" w:cstheme="minorHAnsi"/>
          <w:bCs/>
          <w:sz w:val="22"/>
          <w:szCs w:val="22"/>
        </w:rPr>
        <w:t xml:space="preserve"> </w:t>
      </w:r>
      <w:r w:rsidR="00FA0B62">
        <w:rPr>
          <w:rFonts w:asciiTheme="minorHAnsi" w:eastAsia="Times New Roman" w:hAnsiTheme="minorHAnsi" w:cstheme="minorHAnsi"/>
          <w:bCs/>
          <w:sz w:val="22"/>
          <w:szCs w:val="22"/>
        </w:rPr>
        <w:fldChar w:fldCharType="begin">
          <w:fldData xml:space="preserve">PEVuZE5vdGU+PENpdGU+PEF1dGhvcj5HYXJpam88L0F1dGhvcj48WWVhcj4yMDIyPC9ZZWFyPjxS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</w:fldData>
        </w:fldChar>
      </w:r>
      <w:r w:rsidR="00ED2E40">
        <w:rPr>
          <w:rFonts w:asciiTheme="minorHAnsi" w:eastAsia="Times New Roman" w:hAnsiTheme="minorHAnsi" w:cstheme="minorHAnsi"/>
          <w:bCs/>
          <w:sz w:val="22"/>
          <w:szCs w:val="22"/>
        </w:rPr>
        <w:instrText xml:space="preserve"> ADDIN EN.CITE </w:instrText>
      </w:r>
      <w:r w:rsidR="00ED2E40">
        <w:rPr>
          <w:rFonts w:asciiTheme="minorHAnsi" w:eastAsia="Times New Roman" w:hAnsiTheme="minorHAnsi" w:cstheme="minorHAnsi"/>
          <w:bCs/>
          <w:sz w:val="22"/>
          <w:szCs w:val="22"/>
        </w:rPr>
        <w:fldChar w:fldCharType="begin">
          <w:fldData xml:space="preserve">PEVuZE5vdGU+PENpdGU+PEF1dGhvcj5HYXJpam88L0F1dGhvcj48WWVhcj4yMDIyPC9ZZWFyPjxS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</w:fldData>
        </w:fldChar>
      </w:r>
      <w:r w:rsidR="00ED2E40">
        <w:rPr>
          <w:rFonts w:asciiTheme="minorHAnsi" w:eastAsia="Times New Roman" w:hAnsiTheme="minorHAnsi" w:cstheme="minorHAnsi"/>
          <w:bCs/>
          <w:sz w:val="22"/>
          <w:szCs w:val="22"/>
        </w:rPr>
        <w:instrText xml:space="preserve"> ADDIN EN.CITE.DATA </w:instrText>
      </w:r>
      <w:r w:rsidR="00ED2E40">
        <w:rPr>
          <w:rFonts w:asciiTheme="minorHAnsi" w:eastAsia="Times New Roman" w:hAnsiTheme="minorHAnsi" w:cstheme="minorHAnsi"/>
          <w:bCs/>
          <w:sz w:val="22"/>
          <w:szCs w:val="22"/>
        </w:rPr>
      </w:r>
      <w:r w:rsidR="00ED2E40">
        <w:rPr>
          <w:rFonts w:asciiTheme="minorHAnsi" w:eastAsia="Times New Roman" w:hAnsiTheme="minorHAnsi" w:cstheme="minorHAnsi"/>
          <w:bCs/>
          <w:sz w:val="22"/>
          <w:szCs w:val="22"/>
        </w:rPr>
        <w:fldChar w:fldCharType="end"/>
      </w:r>
      <w:r w:rsidR="00FA0B62">
        <w:rPr>
          <w:rFonts w:asciiTheme="minorHAnsi" w:eastAsia="Times New Roman" w:hAnsiTheme="minorHAnsi" w:cstheme="minorHAnsi"/>
          <w:bCs/>
          <w:sz w:val="22"/>
          <w:szCs w:val="22"/>
        </w:rPr>
      </w:r>
      <w:r w:rsidR="00FA0B62">
        <w:rPr>
          <w:rFonts w:asciiTheme="minorHAnsi" w:eastAsia="Times New Roman" w:hAnsiTheme="minorHAnsi" w:cstheme="minorHAnsi"/>
          <w:bCs/>
          <w:sz w:val="22"/>
          <w:szCs w:val="22"/>
        </w:rPr>
        <w:fldChar w:fldCharType="separate"/>
      </w:r>
      <w:r w:rsidR="00EB0EAE">
        <w:rPr>
          <w:rFonts w:asciiTheme="minorHAnsi" w:eastAsia="Times New Roman" w:hAnsiTheme="minorHAnsi" w:cstheme="minorHAnsi"/>
          <w:bCs/>
          <w:noProof/>
          <w:sz w:val="22"/>
          <w:szCs w:val="22"/>
        </w:rPr>
        <w:t>(Di Cosmo, 2020; Garijo et al., 2022)</w:t>
      </w:r>
      <w:r w:rsidR="00FA0B62">
        <w:rPr>
          <w:rFonts w:asciiTheme="minorHAnsi" w:eastAsia="Times New Roman" w:hAnsiTheme="minorHAnsi" w:cstheme="minorHAnsi"/>
          <w:bCs/>
          <w:sz w:val="22"/>
          <w:szCs w:val="22"/>
        </w:rPr>
        <w:fldChar w:fldCharType="end"/>
      </w:r>
      <w:r w:rsidR="00417F49">
        <w:rPr>
          <w:rFonts w:asciiTheme="minorHAnsi" w:eastAsia="Times New Roman" w:hAnsiTheme="minorHAnsi" w:cstheme="minorHAnsi"/>
          <w:bCs/>
          <w:sz w:val="22"/>
          <w:szCs w:val="22"/>
        </w:rPr>
        <w:t xml:space="preserve">. </w:t>
      </w:r>
      <w:r w:rsidR="00922551">
        <w:rPr>
          <w:rFonts w:asciiTheme="minorHAnsi" w:eastAsia="Times New Roman" w:hAnsiTheme="minorHAnsi" w:cstheme="minorHAnsi"/>
          <w:bCs/>
          <w:sz w:val="22"/>
          <w:szCs w:val="22"/>
        </w:rPr>
        <w:t xml:space="preserve">However, </w:t>
      </w:r>
      <w:r w:rsidR="00E33D04">
        <w:rPr>
          <w:rFonts w:asciiTheme="minorHAnsi" w:eastAsia="Times New Roman" w:hAnsiTheme="minorHAnsi" w:cstheme="minorHAnsi"/>
          <w:bCs/>
          <w:sz w:val="22"/>
          <w:szCs w:val="22"/>
        </w:rPr>
        <w:t xml:space="preserve">in our view, </w:t>
      </w:r>
      <w:r w:rsidR="00922551">
        <w:rPr>
          <w:rFonts w:asciiTheme="minorHAnsi" w:eastAsia="Times New Roman" w:hAnsiTheme="minorHAnsi" w:cstheme="minorHAnsi"/>
          <w:bCs/>
          <w:sz w:val="22"/>
          <w:szCs w:val="22"/>
        </w:rPr>
        <w:t>t</w:t>
      </w:r>
      <w:r w:rsidR="0055120C">
        <w:rPr>
          <w:rFonts w:asciiTheme="minorHAnsi" w:eastAsia="Times New Roman" w:hAnsiTheme="minorHAnsi" w:cstheme="minorHAnsi"/>
          <w:bCs/>
          <w:sz w:val="22"/>
          <w:szCs w:val="22"/>
        </w:rPr>
        <w:t>h</w:t>
      </w:r>
      <w:r w:rsidR="00060062">
        <w:rPr>
          <w:rFonts w:asciiTheme="minorHAnsi" w:eastAsia="Times New Roman" w:hAnsiTheme="minorHAnsi" w:cstheme="minorHAnsi"/>
          <w:bCs/>
          <w:sz w:val="22"/>
          <w:szCs w:val="22"/>
        </w:rPr>
        <w:t>e separation of data and software in different repositories is</w:t>
      </w:r>
      <w:r w:rsidR="0055120C">
        <w:rPr>
          <w:rFonts w:asciiTheme="minorHAnsi" w:eastAsia="Times New Roman" w:hAnsiTheme="minorHAnsi" w:cstheme="minorHAnsi"/>
          <w:bCs/>
          <w:sz w:val="22"/>
          <w:szCs w:val="22"/>
        </w:rPr>
        <w:t xml:space="preserve"> another </w:t>
      </w:r>
      <w:r>
        <w:rPr>
          <w:rFonts w:asciiTheme="minorHAnsi" w:eastAsia="Times New Roman" w:hAnsiTheme="minorHAnsi" w:cstheme="minorHAnsi"/>
          <w:bCs/>
          <w:sz w:val="22"/>
          <w:szCs w:val="22"/>
        </w:rPr>
        <w:t xml:space="preserve">potential cause </w:t>
      </w:r>
      <w:r w:rsidR="00060062">
        <w:rPr>
          <w:rFonts w:asciiTheme="minorHAnsi" w:eastAsia="Times New Roman" w:hAnsiTheme="minorHAnsi" w:cstheme="minorHAnsi"/>
          <w:bCs/>
          <w:sz w:val="22"/>
          <w:szCs w:val="22"/>
        </w:rPr>
        <w:t>for</w:t>
      </w:r>
      <w:r>
        <w:rPr>
          <w:rFonts w:asciiTheme="minorHAnsi" w:eastAsia="Times New Roman" w:hAnsiTheme="minorHAnsi" w:cstheme="minorHAnsi"/>
          <w:bCs/>
          <w:sz w:val="22"/>
          <w:szCs w:val="22"/>
        </w:rPr>
        <w:t xml:space="preserve"> irreproducibility since </w:t>
      </w:r>
      <w:r w:rsidR="00E33D04">
        <w:rPr>
          <w:rFonts w:asciiTheme="minorHAnsi" w:eastAsia="Times New Roman" w:hAnsiTheme="minorHAnsi" w:cstheme="minorHAnsi"/>
          <w:bCs/>
          <w:sz w:val="22"/>
          <w:szCs w:val="22"/>
        </w:rPr>
        <w:t xml:space="preserve">manual steps </w:t>
      </w:r>
      <w:r w:rsidR="00016C31">
        <w:rPr>
          <w:rFonts w:asciiTheme="minorHAnsi" w:eastAsia="Times New Roman" w:hAnsiTheme="minorHAnsi" w:cstheme="minorHAnsi"/>
          <w:bCs/>
          <w:sz w:val="22"/>
          <w:szCs w:val="22"/>
        </w:rPr>
        <w:t>may</w:t>
      </w:r>
      <w:r w:rsidR="00E33D04">
        <w:rPr>
          <w:rFonts w:asciiTheme="minorHAnsi" w:eastAsia="Times New Roman" w:hAnsiTheme="minorHAnsi" w:cstheme="minorHAnsi"/>
          <w:bCs/>
          <w:sz w:val="22"/>
          <w:szCs w:val="22"/>
        </w:rPr>
        <w:t xml:space="preserve"> be required to </w:t>
      </w:r>
      <w:r w:rsidR="00016C31">
        <w:rPr>
          <w:rFonts w:asciiTheme="minorHAnsi" w:eastAsia="Times New Roman" w:hAnsiTheme="minorHAnsi" w:cstheme="minorHAnsi"/>
          <w:bCs/>
          <w:sz w:val="22"/>
          <w:szCs w:val="22"/>
        </w:rPr>
        <w:t>link</w:t>
      </w:r>
      <w:r w:rsidR="00E33D04">
        <w:rPr>
          <w:rFonts w:asciiTheme="minorHAnsi" w:eastAsia="Times New Roman" w:hAnsiTheme="minorHAnsi" w:cstheme="minorHAnsi"/>
          <w:bCs/>
          <w:sz w:val="22"/>
          <w:szCs w:val="22"/>
        </w:rPr>
        <w:t xml:space="preserve"> data </w:t>
      </w:r>
      <w:r w:rsidR="00016C31">
        <w:rPr>
          <w:rFonts w:asciiTheme="minorHAnsi" w:eastAsia="Times New Roman" w:hAnsiTheme="minorHAnsi" w:cstheme="minorHAnsi"/>
          <w:bCs/>
          <w:sz w:val="22"/>
          <w:szCs w:val="22"/>
        </w:rPr>
        <w:t xml:space="preserve">and </w:t>
      </w:r>
      <w:r w:rsidR="00E33D04">
        <w:rPr>
          <w:rFonts w:asciiTheme="minorHAnsi" w:eastAsia="Times New Roman" w:hAnsiTheme="minorHAnsi" w:cstheme="minorHAnsi"/>
          <w:bCs/>
          <w:sz w:val="22"/>
          <w:szCs w:val="22"/>
        </w:rPr>
        <w:t>software</w:t>
      </w:r>
      <w:r w:rsidR="00D853A4">
        <w:rPr>
          <w:rFonts w:asciiTheme="minorHAnsi" w:eastAsia="Times New Roman" w:hAnsiTheme="minorHAnsi" w:cstheme="minorHAnsi"/>
          <w:bCs/>
          <w:sz w:val="22"/>
          <w:szCs w:val="22"/>
        </w:rPr>
        <w:t xml:space="preserve">. </w:t>
      </w:r>
      <w:r w:rsidR="00934776">
        <w:rPr>
          <w:rFonts w:asciiTheme="minorHAnsi" w:eastAsia="Times New Roman" w:hAnsiTheme="minorHAnsi" w:cstheme="minorHAnsi"/>
          <w:bCs/>
          <w:sz w:val="22"/>
          <w:szCs w:val="22"/>
        </w:rPr>
        <w:t>Since such steps are general not described in p</w:t>
      </w:r>
      <w:r w:rsidR="00922551">
        <w:rPr>
          <w:rFonts w:asciiTheme="minorHAnsi" w:eastAsia="Times New Roman" w:hAnsiTheme="minorHAnsi" w:cstheme="minorHAnsi"/>
          <w:bCs/>
          <w:sz w:val="22"/>
          <w:szCs w:val="22"/>
        </w:rPr>
        <w:t>ublished papers</w:t>
      </w:r>
      <w:r w:rsidR="00934776">
        <w:rPr>
          <w:rFonts w:asciiTheme="minorHAnsi" w:eastAsia="Times New Roman" w:hAnsiTheme="minorHAnsi" w:cstheme="minorHAnsi"/>
          <w:bCs/>
          <w:sz w:val="22"/>
          <w:szCs w:val="22"/>
        </w:rPr>
        <w:t xml:space="preserve">, it is left to the </w:t>
      </w:r>
      <w:r w:rsidR="00D41E35">
        <w:rPr>
          <w:rFonts w:asciiTheme="minorHAnsi" w:eastAsia="Times New Roman" w:hAnsiTheme="minorHAnsi" w:cstheme="minorHAnsi"/>
          <w:bCs/>
          <w:sz w:val="22"/>
          <w:szCs w:val="22"/>
        </w:rPr>
        <w:t xml:space="preserve">researcher to </w:t>
      </w:r>
      <w:r w:rsidR="0055120C">
        <w:rPr>
          <w:rFonts w:asciiTheme="minorHAnsi" w:eastAsia="Times New Roman" w:hAnsiTheme="minorHAnsi" w:cstheme="minorHAnsi"/>
          <w:bCs/>
          <w:sz w:val="22"/>
          <w:szCs w:val="22"/>
        </w:rPr>
        <w:t>reconstruct</w:t>
      </w:r>
      <w:r w:rsidR="00D41E35">
        <w:rPr>
          <w:rFonts w:asciiTheme="minorHAnsi" w:eastAsia="Times New Roman" w:hAnsiTheme="minorHAnsi" w:cstheme="minorHAnsi"/>
          <w:bCs/>
          <w:sz w:val="22"/>
          <w:szCs w:val="22"/>
        </w:rPr>
        <w:t xml:space="preserve"> the precise</w:t>
      </w:r>
      <w:r w:rsidR="0055120C">
        <w:rPr>
          <w:rFonts w:asciiTheme="minorHAnsi" w:eastAsia="Times New Roman" w:hAnsiTheme="minorHAnsi" w:cstheme="minorHAnsi"/>
          <w:bCs/>
          <w:sz w:val="22"/>
          <w:szCs w:val="22"/>
        </w:rPr>
        <w:t xml:space="preserve"> computational</w:t>
      </w:r>
      <w:r w:rsidR="00D41E35">
        <w:rPr>
          <w:rFonts w:asciiTheme="minorHAnsi" w:eastAsia="Times New Roman" w:hAnsiTheme="minorHAnsi" w:cstheme="minorHAnsi"/>
          <w:bCs/>
          <w:sz w:val="22"/>
          <w:szCs w:val="22"/>
        </w:rPr>
        <w:t xml:space="preserve"> workflow</w:t>
      </w:r>
      <w:r w:rsidR="0055120C">
        <w:rPr>
          <w:rFonts w:asciiTheme="minorHAnsi" w:eastAsia="Times New Roman" w:hAnsiTheme="minorHAnsi" w:cstheme="minorHAnsi"/>
          <w:bCs/>
          <w:sz w:val="22"/>
          <w:szCs w:val="22"/>
        </w:rPr>
        <w:t>.</w:t>
      </w:r>
      <w:r w:rsidR="00060062">
        <w:rPr>
          <w:rFonts w:asciiTheme="minorHAnsi" w:eastAsia="Times New Roman" w:hAnsiTheme="minorHAnsi" w:cstheme="minorHAnsi"/>
          <w:bCs/>
          <w:sz w:val="22"/>
          <w:szCs w:val="22"/>
        </w:rPr>
        <w:t xml:space="preserve"> </w:t>
      </w:r>
      <w:r w:rsidR="00060062" w:rsidRPr="00060062">
        <w:rPr>
          <w:rFonts w:asciiTheme="minorHAnsi" w:eastAsia="Times New Roman" w:hAnsiTheme="minorHAnsi" w:cstheme="minorHAnsi"/>
          <w:bCs/>
          <w:sz w:val="22"/>
          <w:szCs w:val="22"/>
        </w:rPr>
        <w:t xml:space="preserve">Moreover, </w:t>
      </w:r>
      <w:r w:rsidR="00F20183">
        <w:rPr>
          <w:rFonts w:asciiTheme="minorHAnsi" w:eastAsia="Times New Roman" w:hAnsiTheme="minorHAnsi" w:cstheme="minorHAnsi"/>
          <w:bCs/>
          <w:sz w:val="22"/>
          <w:szCs w:val="22"/>
        </w:rPr>
        <w:t xml:space="preserve">by storing code and data in different </w:t>
      </w:r>
      <w:r w:rsidR="00016C31">
        <w:rPr>
          <w:rFonts w:asciiTheme="minorHAnsi" w:eastAsia="Times New Roman" w:hAnsiTheme="minorHAnsi" w:cstheme="minorHAnsi"/>
          <w:bCs/>
          <w:sz w:val="22"/>
          <w:szCs w:val="22"/>
        </w:rPr>
        <w:t>repositories</w:t>
      </w:r>
      <w:r w:rsidR="00F20183">
        <w:rPr>
          <w:rFonts w:asciiTheme="minorHAnsi" w:eastAsia="Times New Roman" w:hAnsiTheme="minorHAnsi" w:cstheme="minorHAnsi"/>
          <w:bCs/>
          <w:sz w:val="22"/>
          <w:szCs w:val="22"/>
        </w:rPr>
        <w:t xml:space="preserve">, </w:t>
      </w:r>
      <w:r w:rsidR="00060062" w:rsidRPr="00060062">
        <w:rPr>
          <w:rFonts w:asciiTheme="minorHAnsi" w:eastAsia="Times New Roman" w:hAnsiTheme="minorHAnsi" w:cstheme="minorHAnsi"/>
          <w:bCs/>
          <w:sz w:val="22"/>
          <w:szCs w:val="22"/>
        </w:rPr>
        <w:t xml:space="preserve">a direct connection </w:t>
      </w:r>
      <w:r w:rsidR="00E71FB1">
        <w:rPr>
          <w:rFonts w:asciiTheme="minorHAnsi" w:eastAsia="Times New Roman" w:hAnsiTheme="minorHAnsi" w:cstheme="minorHAnsi"/>
          <w:bCs/>
          <w:sz w:val="22"/>
          <w:szCs w:val="22"/>
        </w:rPr>
        <w:t>with</w:t>
      </w:r>
      <w:r w:rsidR="00060062" w:rsidRPr="00060062">
        <w:rPr>
          <w:rFonts w:asciiTheme="minorHAnsi" w:eastAsia="Times New Roman" w:hAnsiTheme="minorHAnsi" w:cstheme="minorHAnsi"/>
          <w:bCs/>
          <w:sz w:val="22"/>
          <w:szCs w:val="22"/>
        </w:rPr>
        <w:t xml:space="preserve"> (published) results is also lost.</w:t>
      </w:r>
      <w:r w:rsidR="00D41E35">
        <w:rPr>
          <w:rFonts w:asciiTheme="minorHAnsi" w:eastAsia="Times New Roman" w:hAnsiTheme="minorHAnsi" w:cstheme="minorHAnsi"/>
          <w:bCs/>
          <w:sz w:val="22"/>
          <w:szCs w:val="22"/>
        </w:rPr>
        <w:t xml:space="preserve"> </w:t>
      </w:r>
      <w:r w:rsidR="00922551">
        <w:rPr>
          <w:rFonts w:asciiTheme="minorHAnsi" w:eastAsia="Times New Roman" w:hAnsiTheme="minorHAnsi" w:cstheme="minorHAnsi"/>
          <w:bCs/>
          <w:sz w:val="22"/>
          <w:szCs w:val="22"/>
        </w:rPr>
        <w:t>Lack of</w:t>
      </w:r>
      <w:r w:rsidR="00F20183">
        <w:rPr>
          <w:rFonts w:asciiTheme="minorHAnsi" w:eastAsia="Times New Roman" w:hAnsiTheme="minorHAnsi" w:cstheme="minorHAnsi"/>
          <w:bCs/>
          <w:sz w:val="22"/>
          <w:szCs w:val="22"/>
        </w:rPr>
        <w:t xml:space="preserve"> </w:t>
      </w:r>
      <w:r w:rsidR="00CF0603">
        <w:rPr>
          <w:rFonts w:asciiTheme="minorHAnsi" w:eastAsia="Times New Roman" w:hAnsiTheme="minorHAnsi" w:cstheme="minorHAnsi"/>
          <w:bCs/>
          <w:sz w:val="22"/>
          <w:szCs w:val="22"/>
        </w:rPr>
        <w:t xml:space="preserve">detailed </w:t>
      </w:r>
      <w:r w:rsidR="00922551">
        <w:rPr>
          <w:rFonts w:asciiTheme="minorHAnsi" w:eastAsia="Times New Roman" w:hAnsiTheme="minorHAnsi" w:cstheme="minorHAnsi"/>
          <w:bCs/>
          <w:sz w:val="22"/>
          <w:szCs w:val="22"/>
        </w:rPr>
        <w:t>project documentation further impedes transparency and reproducibility. Therefore, w</w:t>
      </w:r>
      <w:r w:rsidR="001B75AF">
        <w:rPr>
          <w:rFonts w:asciiTheme="minorHAnsi" w:eastAsia="Times New Roman" w:hAnsiTheme="minorHAnsi" w:cstheme="minorHAnsi"/>
          <w:bCs/>
          <w:sz w:val="22"/>
          <w:szCs w:val="22"/>
        </w:rPr>
        <w:t xml:space="preserve">e believe that </w:t>
      </w:r>
      <w:r w:rsidR="004F76F3">
        <w:rPr>
          <w:rFonts w:asciiTheme="minorHAnsi" w:eastAsia="Times New Roman" w:hAnsiTheme="minorHAnsi" w:cstheme="minorHAnsi"/>
          <w:bCs/>
          <w:sz w:val="22"/>
          <w:szCs w:val="22"/>
        </w:rPr>
        <w:t xml:space="preserve">computational </w:t>
      </w:r>
      <w:r w:rsidR="00067E2D">
        <w:rPr>
          <w:rFonts w:asciiTheme="minorHAnsi" w:eastAsia="Times New Roman" w:hAnsiTheme="minorHAnsi" w:cstheme="minorHAnsi"/>
          <w:bCs/>
          <w:sz w:val="22"/>
          <w:szCs w:val="22"/>
        </w:rPr>
        <w:t>reproducibility</w:t>
      </w:r>
      <w:r w:rsidR="001B75AF">
        <w:rPr>
          <w:rFonts w:asciiTheme="minorHAnsi" w:eastAsia="Times New Roman" w:hAnsiTheme="minorHAnsi" w:cstheme="minorHAnsi"/>
          <w:bCs/>
          <w:sz w:val="22"/>
          <w:szCs w:val="22"/>
        </w:rPr>
        <w:t xml:space="preserve"> </w:t>
      </w:r>
      <w:r w:rsidR="00922551">
        <w:rPr>
          <w:rFonts w:asciiTheme="minorHAnsi" w:eastAsia="Times New Roman" w:hAnsiTheme="minorHAnsi" w:cstheme="minorHAnsi"/>
          <w:bCs/>
          <w:sz w:val="22"/>
          <w:szCs w:val="22"/>
        </w:rPr>
        <w:t>is improved</w:t>
      </w:r>
      <w:r w:rsidR="00067E2D">
        <w:rPr>
          <w:rFonts w:asciiTheme="minorHAnsi" w:eastAsia="Times New Roman" w:hAnsiTheme="minorHAnsi" w:cstheme="minorHAnsi"/>
          <w:bCs/>
          <w:sz w:val="22"/>
          <w:szCs w:val="22"/>
        </w:rPr>
        <w:t xml:space="preserve"> </w:t>
      </w:r>
      <w:r w:rsidR="001B75AF">
        <w:rPr>
          <w:rFonts w:asciiTheme="minorHAnsi" w:eastAsia="Times New Roman" w:hAnsiTheme="minorHAnsi" w:cstheme="minorHAnsi"/>
          <w:bCs/>
          <w:sz w:val="22"/>
          <w:szCs w:val="22"/>
        </w:rPr>
        <w:t>if</w:t>
      </w:r>
      <w:r w:rsidR="00067E2D">
        <w:rPr>
          <w:rFonts w:asciiTheme="minorHAnsi" w:eastAsia="Times New Roman" w:hAnsiTheme="minorHAnsi" w:cstheme="minorHAnsi"/>
          <w:bCs/>
          <w:sz w:val="22"/>
          <w:szCs w:val="22"/>
        </w:rPr>
        <w:t xml:space="preserve"> data, code, </w:t>
      </w:r>
      <w:r w:rsidR="001B75AF">
        <w:rPr>
          <w:rFonts w:asciiTheme="minorHAnsi" w:eastAsia="Times New Roman" w:hAnsiTheme="minorHAnsi" w:cstheme="minorHAnsi"/>
          <w:bCs/>
          <w:sz w:val="22"/>
          <w:szCs w:val="22"/>
        </w:rPr>
        <w:t xml:space="preserve">and </w:t>
      </w:r>
      <w:r w:rsidR="00067E2D">
        <w:rPr>
          <w:rFonts w:asciiTheme="minorHAnsi" w:eastAsia="Times New Roman" w:hAnsiTheme="minorHAnsi" w:cstheme="minorHAnsi"/>
          <w:bCs/>
          <w:sz w:val="22"/>
          <w:szCs w:val="22"/>
        </w:rPr>
        <w:t>results</w:t>
      </w:r>
      <w:r w:rsidR="001B75AF">
        <w:rPr>
          <w:rFonts w:asciiTheme="minorHAnsi" w:eastAsia="Times New Roman" w:hAnsiTheme="minorHAnsi" w:cstheme="minorHAnsi"/>
          <w:bCs/>
          <w:sz w:val="22"/>
          <w:szCs w:val="22"/>
        </w:rPr>
        <w:t xml:space="preserve"> are </w:t>
      </w:r>
      <w:r w:rsidR="00E71FB1">
        <w:rPr>
          <w:rFonts w:asciiTheme="minorHAnsi" w:eastAsia="Times New Roman" w:hAnsiTheme="minorHAnsi" w:cstheme="minorHAnsi"/>
          <w:bCs/>
          <w:sz w:val="22"/>
          <w:szCs w:val="22"/>
        </w:rPr>
        <w:t xml:space="preserve">more </w:t>
      </w:r>
      <w:r w:rsidR="005E586F">
        <w:rPr>
          <w:rFonts w:asciiTheme="minorHAnsi" w:eastAsia="Times New Roman" w:hAnsiTheme="minorHAnsi" w:cstheme="minorHAnsi"/>
          <w:bCs/>
          <w:sz w:val="22"/>
          <w:szCs w:val="22"/>
        </w:rPr>
        <w:t>tightly</w:t>
      </w:r>
      <w:r w:rsidR="001B75AF">
        <w:rPr>
          <w:rFonts w:asciiTheme="minorHAnsi" w:eastAsia="Times New Roman" w:hAnsiTheme="minorHAnsi" w:cstheme="minorHAnsi"/>
          <w:bCs/>
          <w:sz w:val="22"/>
          <w:szCs w:val="22"/>
        </w:rPr>
        <w:t xml:space="preserve"> integrated and well-</w:t>
      </w:r>
      <w:r w:rsidR="00A54EEF">
        <w:rPr>
          <w:rFonts w:asciiTheme="minorHAnsi" w:eastAsia="Times New Roman" w:hAnsiTheme="minorHAnsi" w:cstheme="minorHAnsi"/>
          <w:bCs/>
          <w:sz w:val="22"/>
          <w:szCs w:val="22"/>
        </w:rPr>
        <w:t>document</w:t>
      </w:r>
      <w:r w:rsidR="001B75AF">
        <w:rPr>
          <w:rFonts w:asciiTheme="minorHAnsi" w:eastAsia="Times New Roman" w:hAnsiTheme="minorHAnsi" w:cstheme="minorHAnsi"/>
          <w:bCs/>
          <w:sz w:val="22"/>
          <w:szCs w:val="22"/>
        </w:rPr>
        <w:t>ed</w:t>
      </w:r>
      <w:r w:rsidR="006B257B">
        <w:rPr>
          <w:rFonts w:asciiTheme="minorHAnsi" w:eastAsia="Times New Roman" w:hAnsiTheme="minorHAnsi" w:cstheme="minorHAnsi"/>
          <w:bCs/>
          <w:sz w:val="22"/>
          <w:szCs w:val="22"/>
        </w:rPr>
        <w:t>. Such</w:t>
      </w:r>
      <w:r w:rsidR="006F1845">
        <w:rPr>
          <w:rFonts w:asciiTheme="minorHAnsi" w:eastAsia="Times New Roman" w:hAnsiTheme="minorHAnsi" w:cstheme="minorHAnsi"/>
          <w:bCs/>
          <w:sz w:val="22"/>
          <w:szCs w:val="22"/>
        </w:rPr>
        <w:t xml:space="preserve"> a</w:t>
      </w:r>
      <w:r w:rsidR="006B257B">
        <w:rPr>
          <w:rFonts w:asciiTheme="minorHAnsi" w:eastAsia="Times New Roman" w:hAnsiTheme="minorHAnsi" w:cstheme="minorHAnsi"/>
          <w:bCs/>
          <w:sz w:val="22"/>
          <w:szCs w:val="22"/>
        </w:rPr>
        <w:t xml:space="preserve"> </w:t>
      </w:r>
      <w:r w:rsidR="0072317C">
        <w:rPr>
          <w:rFonts w:asciiTheme="minorHAnsi" w:eastAsia="Times New Roman" w:hAnsiTheme="minorHAnsi" w:cstheme="minorHAnsi"/>
          <w:bCs/>
          <w:sz w:val="22"/>
          <w:szCs w:val="22"/>
        </w:rPr>
        <w:t xml:space="preserve">self-contained </w:t>
      </w:r>
      <w:r w:rsidR="005E586F">
        <w:rPr>
          <w:rFonts w:asciiTheme="minorHAnsi" w:eastAsia="Times New Roman" w:hAnsiTheme="minorHAnsi" w:cstheme="minorHAnsi"/>
          <w:bCs/>
          <w:sz w:val="22"/>
          <w:szCs w:val="22"/>
        </w:rPr>
        <w:t>project bundle</w:t>
      </w:r>
      <w:r w:rsidR="00CF0603">
        <w:rPr>
          <w:rFonts w:asciiTheme="minorHAnsi" w:eastAsia="Times New Roman" w:hAnsiTheme="minorHAnsi" w:cstheme="minorHAnsi"/>
          <w:bCs/>
          <w:sz w:val="22"/>
          <w:szCs w:val="22"/>
        </w:rPr>
        <w:t xml:space="preserve"> </w:t>
      </w:r>
      <w:r w:rsidR="009F0DF3">
        <w:rPr>
          <w:rFonts w:asciiTheme="minorHAnsi" w:eastAsia="Times New Roman" w:hAnsiTheme="minorHAnsi" w:cstheme="minorHAnsi"/>
          <w:bCs/>
          <w:sz w:val="22"/>
          <w:szCs w:val="22"/>
        </w:rPr>
        <w:t xml:space="preserve">could also </w:t>
      </w:r>
      <w:r w:rsidR="00A54EEF">
        <w:rPr>
          <w:rFonts w:asciiTheme="minorHAnsi" w:eastAsia="Times New Roman" w:hAnsiTheme="minorHAnsi" w:cstheme="minorHAnsi"/>
          <w:bCs/>
          <w:sz w:val="22"/>
          <w:szCs w:val="22"/>
        </w:rPr>
        <w:t xml:space="preserve">more </w:t>
      </w:r>
      <w:r w:rsidR="009F0DF3">
        <w:rPr>
          <w:rFonts w:asciiTheme="minorHAnsi" w:eastAsia="Times New Roman" w:hAnsiTheme="minorHAnsi" w:cstheme="minorHAnsi"/>
          <w:bCs/>
          <w:sz w:val="22"/>
          <w:szCs w:val="22"/>
        </w:rPr>
        <w:t>easily be</w:t>
      </w:r>
      <w:r w:rsidR="0055120C">
        <w:rPr>
          <w:rFonts w:asciiTheme="minorHAnsi" w:eastAsia="Times New Roman" w:hAnsiTheme="minorHAnsi" w:cstheme="minorHAnsi"/>
          <w:bCs/>
          <w:sz w:val="22"/>
          <w:szCs w:val="22"/>
        </w:rPr>
        <w:t xml:space="preserve"> shared with </w:t>
      </w:r>
      <w:r w:rsidR="003D626C">
        <w:rPr>
          <w:rFonts w:asciiTheme="minorHAnsi" w:eastAsia="Times New Roman" w:hAnsiTheme="minorHAnsi" w:cstheme="minorHAnsi"/>
          <w:bCs/>
          <w:sz w:val="22"/>
          <w:szCs w:val="22"/>
        </w:rPr>
        <w:t>peers</w:t>
      </w:r>
      <w:r w:rsidR="00067E2D">
        <w:rPr>
          <w:rFonts w:asciiTheme="minorHAnsi" w:eastAsia="Times New Roman" w:hAnsiTheme="minorHAnsi" w:cstheme="minorHAnsi"/>
          <w:bCs/>
          <w:sz w:val="22"/>
          <w:szCs w:val="22"/>
        </w:rPr>
        <w:t xml:space="preserve"> </w:t>
      </w:r>
      <w:r w:rsidR="0055120C">
        <w:rPr>
          <w:rFonts w:asciiTheme="minorHAnsi" w:eastAsia="Times New Roman" w:hAnsiTheme="minorHAnsi" w:cstheme="minorHAnsi"/>
          <w:bCs/>
          <w:sz w:val="22"/>
          <w:szCs w:val="22"/>
        </w:rPr>
        <w:t>and</w:t>
      </w:r>
      <w:r w:rsidR="00067E2D">
        <w:rPr>
          <w:rFonts w:asciiTheme="minorHAnsi" w:eastAsia="Times New Roman" w:hAnsiTheme="minorHAnsi" w:cstheme="minorHAnsi"/>
          <w:bCs/>
          <w:sz w:val="22"/>
          <w:szCs w:val="22"/>
        </w:rPr>
        <w:t xml:space="preserve"> reviewer</w:t>
      </w:r>
      <w:r w:rsidR="00417D1F">
        <w:rPr>
          <w:rFonts w:asciiTheme="minorHAnsi" w:eastAsia="Times New Roman" w:hAnsiTheme="minorHAnsi" w:cstheme="minorHAnsi"/>
          <w:bCs/>
          <w:sz w:val="22"/>
          <w:szCs w:val="22"/>
        </w:rPr>
        <w:t>s</w:t>
      </w:r>
      <w:r w:rsidR="00067E2D">
        <w:rPr>
          <w:rFonts w:asciiTheme="minorHAnsi" w:eastAsia="Times New Roman" w:hAnsiTheme="minorHAnsi" w:cstheme="minorHAnsi"/>
          <w:bCs/>
          <w:sz w:val="22"/>
          <w:szCs w:val="22"/>
        </w:rPr>
        <w:t>.</w:t>
      </w:r>
      <w:r w:rsidR="009B406E">
        <w:rPr>
          <w:rFonts w:asciiTheme="minorHAnsi" w:eastAsia="Times New Roman" w:hAnsiTheme="minorHAnsi" w:cstheme="minorHAnsi"/>
          <w:bCs/>
          <w:sz w:val="22"/>
          <w:szCs w:val="22"/>
        </w:rPr>
        <w:t xml:space="preserve"> </w:t>
      </w:r>
    </w:p>
    <w:p w14:paraId="2025130E" w14:textId="576C31C1" w:rsidR="00CF0603" w:rsidRDefault="00890AB8" w:rsidP="005E586F">
      <w:pPr>
        <w:spacing w:line="276" w:lineRule="auto"/>
        <w:ind w:firstLine="720"/>
        <w:rPr>
          <w:rFonts w:asciiTheme="minorHAnsi" w:eastAsia="Times New Roman" w:hAnsiTheme="minorHAnsi" w:cstheme="minorHAnsi"/>
          <w:bCs/>
          <w:sz w:val="22"/>
          <w:szCs w:val="22"/>
        </w:rPr>
      </w:pPr>
      <w:bookmarkStart w:id="6" w:name="_Hlk144735778"/>
      <w:r>
        <w:rPr>
          <w:rFonts w:asciiTheme="minorHAnsi" w:eastAsia="Times New Roman" w:hAnsiTheme="minorHAnsi" w:cstheme="minorHAnsi"/>
          <w:bCs/>
          <w:sz w:val="22"/>
          <w:szCs w:val="22"/>
        </w:rPr>
        <w:t xml:space="preserve">In this </w:t>
      </w:r>
      <w:r w:rsidR="006F1845">
        <w:rPr>
          <w:rFonts w:asciiTheme="minorHAnsi" w:eastAsia="Times New Roman" w:hAnsiTheme="minorHAnsi" w:cstheme="minorHAnsi"/>
          <w:bCs/>
          <w:sz w:val="22"/>
          <w:szCs w:val="22"/>
        </w:rPr>
        <w:t>paper</w:t>
      </w:r>
      <w:r>
        <w:rPr>
          <w:rFonts w:asciiTheme="minorHAnsi" w:eastAsia="Times New Roman" w:hAnsiTheme="minorHAnsi" w:cstheme="minorHAnsi"/>
          <w:bCs/>
          <w:sz w:val="22"/>
          <w:szCs w:val="22"/>
        </w:rPr>
        <w:t xml:space="preserve"> we focus on </w:t>
      </w:r>
      <w:r w:rsidR="00EF31D4">
        <w:rPr>
          <w:rFonts w:asciiTheme="minorHAnsi" w:eastAsia="Times New Roman" w:hAnsiTheme="minorHAnsi" w:cstheme="minorHAnsi"/>
          <w:bCs/>
          <w:sz w:val="22"/>
          <w:szCs w:val="22"/>
        </w:rPr>
        <w:t xml:space="preserve">computational </w:t>
      </w:r>
      <w:r>
        <w:rPr>
          <w:rFonts w:asciiTheme="minorHAnsi" w:eastAsia="Times New Roman" w:hAnsiTheme="minorHAnsi" w:cstheme="minorHAnsi"/>
          <w:bCs/>
          <w:sz w:val="22"/>
          <w:szCs w:val="22"/>
        </w:rPr>
        <w:t xml:space="preserve">reproducibility, </w:t>
      </w:r>
      <w:r w:rsidR="00F46A3C">
        <w:rPr>
          <w:rFonts w:asciiTheme="minorHAnsi" w:eastAsia="Times New Roman" w:hAnsiTheme="minorHAnsi" w:cstheme="minorHAnsi"/>
          <w:bCs/>
          <w:sz w:val="22"/>
          <w:szCs w:val="22"/>
        </w:rPr>
        <w:t xml:space="preserve">that is </w:t>
      </w:r>
      <w:r>
        <w:rPr>
          <w:rFonts w:asciiTheme="minorHAnsi" w:eastAsia="Times New Roman" w:hAnsiTheme="minorHAnsi" w:cstheme="minorHAnsi"/>
          <w:bCs/>
          <w:sz w:val="22"/>
          <w:szCs w:val="22"/>
        </w:rPr>
        <w:t xml:space="preserve">the reanalysis of the same data using the same </w:t>
      </w:r>
      <w:r w:rsidR="00214C8D">
        <w:rPr>
          <w:rFonts w:asciiTheme="minorHAnsi" w:eastAsia="Times New Roman" w:hAnsiTheme="minorHAnsi" w:cstheme="minorHAnsi"/>
          <w:bCs/>
          <w:sz w:val="22"/>
          <w:szCs w:val="22"/>
        </w:rPr>
        <w:t>computational methods</w:t>
      </w:r>
      <w:r>
        <w:rPr>
          <w:rFonts w:asciiTheme="minorHAnsi" w:eastAsia="Times New Roman" w:hAnsiTheme="minorHAnsi" w:cstheme="minorHAnsi"/>
          <w:bCs/>
          <w:sz w:val="22"/>
          <w:szCs w:val="22"/>
        </w:rPr>
        <w:t>.</w:t>
      </w:r>
      <w:r w:rsidR="00214C8D">
        <w:rPr>
          <w:rFonts w:asciiTheme="minorHAnsi" w:eastAsia="Times New Roman" w:hAnsiTheme="minorHAnsi" w:cstheme="minorHAnsi"/>
          <w:bCs/>
          <w:sz w:val="22"/>
          <w:szCs w:val="22"/>
        </w:rPr>
        <w:t xml:space="preserve"> </w:t>
      </w:r>
      <w:r w:rsidR="00C1412E">
        <w:rPr>
          <w:rFonts w:asciiTheme="minorHAnsi" w:eastAsia="Times New Roman" w:hAnsiTheme="minorHAnsi" w:cstheme="minorHAnsi"/>
          <w:bCs/>
          <w:sz w:val="22"/>
          <w:szCs w:val="22"/>
        </w:rPr>
        <w:t>We propose</w:t>
      </w:r>
      <w:r w:rsidR="003D626C">
        <w:rPr>
          <w:rFonts w:asciiTheme="minorHAnsi" w:eastAsia="Times New Roman" w:hAnsiTheme="minorHAnsi" w:cstheme="minorHAnsi"/>
          <w:bCs/>
          <w:sz w:val="22"/>
          <w:szCs w:val="22"/>
        </w:rPr>
        <w:t xml:space="preserve"> ENCORE (</w:t>
      </w:r>
      <w:proofErr w:type="spellStart"/>
      <w:r w:rsidR="0072317C">
        <w:rPr>
          <w:rFonts w:asciiTheme="minorHAnsi" w:eastAsia="Times New Roman" w:hAnsiTheme="minorHAnsi" w:cstheme="minorHAnsi"/>
          <w:bCs/>
          <w:sz w:val="22"/>
          <w:szCs w:val="22"/>
        </w:rPr>
        <w:t>ENhancing</w:t>
      </w:r>
      <w:proofErr w:type="spellEnd"/>
      <w:r w:rsidR="0072317C">
        <w:rPr>
          <w:rFonts w:asciiTheme="minorHAnsi" w:eastAsia="Times New Roman" w:hAnsiTheme="minorHAnsi" w:cstheme="minorHAnsi"/>
          <w:bCs/>
          <w:sz w:val="22"/>
          <w:szCs w:val="22"/>
        </w:rPr>
        <w:t xml:space="preserve"> </w:t>
      </w:r>
      <w:proofErr w:type="spellStart"/>
      <w:r w:rsidR="0072317C">
        <w:rPr>
          <w:rFonts w:asciiTheme="minorHAnsi" w:eastAsia="Times New Roman" w:hAnsiTheme="minorHAnsi" w:cstheme="minorHAnsi"/>
          <w:bCs/>
          <w:sz w:val="22"/>
          <w:szCs w:val="22"/>
        </w:rPr>
        <w:t>COmputational</w:t>
      </w:r>
      <w:proofErr w:type="spellEnd"/>
      <w:r w:rsidR="0072317C">
        <w:rPr>
          <w:rFonts w:asciiTheme="minorHAnsi" w:eastAsia="Times New Roman" w:hAnsiTheme="minorHAnsi" w:cstheme="minorHAnsi"/>
          <w:bCs/>
          <w:sz w:val="22"/>
          <w:szCs w:val="22"/>
        </w:rPr>
        <w:t xml:space="preserve"> </w:t>
      </w:r>
      <w:proofErr w:type="spellStart"/>
      <w:r w:rsidR="000635AE">
        <w:rPr>
          <w:rFonts w:asciiTheme="minorHAnsi" w:eastAsia="Times New Roman" w:hAnsiTheme="minorHAnsi" w:cstheme="minorHAnsi"/>
          <w:bCs/>
          <w:sz w:val="22"/>
          <w:szCs w:val="22"/>
        </w:rPr>
        <w:t>REproducibility</w:t>
      </w:r>
      <w:proofErr w:type="spellEnd"/>
      <w:r w:rsidR="0072317C">
        <w:rPr>
          <w:rFonts w:asciiTheme="minorHAnsi" w:eastAsia="Times New Roman" w:hAnsiTheme="minorHAnsi" w:cstheme="minorHAnsi"/>
          <w:bCs/>
          <w:sz w:val="22"/>
          <w:szCs w:val="22"/>
        </w:rPr>
        <w:t>) as</w:t>
      </w:r>
      <w:r w:rsidR="00C1412E">
        <w:rPr>
          <w:rFonts w:asciiTheme="minorHAnsi" w:eastAsia="Times New Roman" w:hAnsiTheme="minorHAnsi" w:cstheme="minorHAnsi"/>
          <w:bCs/>
          <w:sz w:val="22"/>
          <w:szCs w:val="22"/>
        </w:rPr>
        <w:t xml:space="preserve"> </w:t>
      </w:r>
      <w:r w:rsidR="00BE30C8">
        <w:rPr>
          <w:rFonts w:asciiTheme="minorHAnsi" w:eastAsia="Times New Roman" w:hAnsiTheme="minorHAnsi" w:cstheme="minorHAnsi"/>
          <w:bCs/>
          <w:sz w:val="22"/>
          <w:szCs w:val="22"/>
        </w:rPr>
        <w:t>a practical</w:t>
      </w:r>
      <w:r w:rsidR="00C1412E">
        <w:rPr>
          <w:rFonts w:asciiTheme="minorHAnsi" w:eastAsia="Times New Roman" w:hAnsiTheme="minorHAnsi" w:cstheme="minorHAnsi"/>
          <w:bCs/>
          <w:sz w:val="22"/>
          <w:szCs w:val="22"/>
        </w:rPr>
        <w:t xml:space="preserve"> </w:t>
      </w:r>
      <w:r w:rsidR="00CF0603">
        <w:rPr>
          <w:rFonts w:asciiTheme="minorHAnsi" w:eastAsia="Times New Roman" w:hAnsiTheme="minorHAnsi" w:cstheme="minorHAnsi"/>
          <w:bCs/>
          <w:sz w:val="22"/>
          <w:szCs w:val="22"/>
        </w:rPr>
        <w:t>approach</w:t>
      </w:r>
      <w:r w:rsidR="002D55F5">
        <w:rPr>
          <w:rFonts w:asciiTheme="minorHAnsi" w:eastAsia="Times New Roman" w:hAnsiTheme="minorHAnsi" w:cstheme="minorHAnsi"/>
          <w:bCs/>
          <w:sz w:val="22"/>
          <w:szCs w:val="22"/>
        </w:rPr>
        <w:t xml:space="preserve"> to improve transparency and reproducibility. </w:t>
      </w:r>
      <w:r w:rsidR="00CA1F22">
        <w:rPr>
          <w:rFonts w:asciiTheme="minorHAnsi" w:eastAsia="Times New Roman" w:hAnsiTheme="minorHAnsi" w:cstheme="minorHAnsi"/>
          <w:bCs/>
          <w:sz w:val="22"/>
          <w:szCs w:val="22"/>
        </w:rPr>
        <w:t>The development of ENCORE started in 2018 and is based on existing ideas and initiatives</w:t>
      </w:r>
      <w:r w:rsidR="009E78FD">
        <w:rPr>
          <w:rFonts w:asciiTheme="minorHAnsi" w:eastAsia="Times New Roman" w:hAnsiTheme="minorHAnsi" w:cstheme="minorHAnsi"/>
          <w:bCs/>
          <w:sz w:val="22"/>
          <w:szCs w:val="22"/>
        </w:rPr>
        <w:t xml:space="preserve"> e.g.,</w:t>
      </w:r>
      <w:r w:rsidR="00FA0B62">
        <w:rPr>
          <w:rFonts w:asciiTheme="minorHAnsi" w:eastAsia="Times New Roman" w:hAnsiTheme="minorHAnsi" w:cstheme="minorHAnsi"/>
          <w:bCs/>
          <w:sz w:val="22"/>
          <w:szCs w:val="22"/>
        </w:rPr>
        <w:t xml:space="preserve"> </w:t>
      </w:r>
      <w:r w:rsidR="00FA0B62">
        <w:rPr>
          <w:rFonts w:asciiTheme="minorHAnsi" w:eastAsia="Times New Roman" w:hAnsiTheme="minorHAnsi" w:cstheme="minorHAnsi"/>
          <w:bCs/>
          <w:sz w:val="22"/>
          <w:szCs w:val="22"/>
        </w:rPr>
        <w:fldChar w:fldCharType="begin">
          <w:fldData xml:space="preserve">PEVuZE5vdGU+PENpdGU+PEF1dGhvcj5aaWVtYW5uPC9BdXRob3I+PFllYXI+MjAyMzwvWWVhcj48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</w:fldData>
        </w:fldChar>
      </w:r>
      <w:r w:rsidR="00ED2E40">
        <w:rPr>
          <w:rFonts w:asciiTheme="minorHAnsi" w:eastAsia="Times New Roman" w:hAnsiTheme="minorHAnsi" w:cstheme="minorHAnsi"/>
          <w:bCs/>
          <w:sz w:val="22"/>
          <w:szCs w:val="22"/>
        </w:rPr>
        <w:instrText xml:space="preserve"> ADDIN EN.CITE </w:instrText>
      </w:r>
      <w:r w:rsidR="00ED2E40">
        <w:rPr>
          <w:rFonts w:asciiTheme="minorHAnsi" w:eastAsia="Times New Roman" w:hAnsiTheme="minorHAnsi" w:cstheme="minorHAnsi"/>
          <w:bCs/>
          <w:sz w:val="22"/>
          <w:szCs w:val="22"/>
        </w:rPr>
        <w:fldChar w:fldCharType="begin">
          <w:fldData xml:space="preserve">PEVuZE5vdGU+PENpdGU+PEF1dGhvcj5aaWVtYW5uPC9BdXRob3I+PFllYXI+MjAyMzwvWWVhcj48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</w:fldData>
        </w:fldChar>
      </w:r>
      <w:r w:rsidR="00ED2E40">
        <w:rPr>
          <w:rFonts w:asciiTheme="minorHAnsi" w:eastAsia="Times New Roman" w:hAnsiTheme="minorHAnsi" w:cstheme="minorHAnsi"/>
          <w:bCs/>
          <w:sz w:val="22"/>
          <w:szCs w:val="22"/>
        </w:rPr>
        <w:instrText xml:space="preserve"> ADDIN EN.CITE.DATA </w:instrText>
      </w:r>
      <w:r w:rsidR="00ED2E40">
        <w:rPr>
          <w:rFonts w:asciiTheme="minorHAnsi" w:eastAsia="Times New Roman" w:hAnsiTheme="minorHAnsi" w:cstheme="minorHAnsi"/>
          <w:bCs/>
          <w:sz w:val="22"/>
          <w:szCs w:val="22"/>
        </w:rPr>
      </w:r>
      <w:r w:rsidR="00ED2E40">
        <w:rPr>
          <w:rFonts w:asciiTheme="minorHAnsi" w:eastAsia="Times New Roman" w:hAnsiTheme="minorHAnsi" w:cstheme="minorHAnsi"/>
          <w:bCs/>
          <w:sz w:val="22"/>
          <w:szCs w:val="22"/>
        </w:rPr>
        <w:fldChar w:fldCharType="end"/>
      </w:r>
      <w:r w:rsidR="00FA0B62">
        <w:rPr>
          <w:rFonts w:asciiTheme="minorHAnsi" w:eastAsia="Times New Roman" w:hAnsiTheme="minorHAnsi" w:cstheme="minorHAnsi"/>
          <w:bCs/>
          <w:sz w:val="22"/>
          <w:szCs w:val="22"/>
        </w:rPr>
      </w:r>
      <w:r w:rsidR="00FA0B62">
        <w:rPr>
          <w:rFonts w:asciiTheme="minorHAnsi" w:eastAsia="Times New Roman" w:hAnsiTheme="minorHAnsi" w:cstheme="minorHAnsi"/>
          <w:bCs/>
          <w:sz w:val="22"/>
          <w:szCs w:val="22"/>
        </w:rPr>
        <w:fldChar w:fldCharType="separate"/>
      </w:r>
      <w:r w:rsidR="00FA0B62">
        <w:rPr>
          <w:rFonts w:asciiTheme="minorHAnsi" w:eastAsia="Times New Roman" w:hAnsiTheme="minorHAnsi" w:cstheme="minorHAnsi"/>
          <w:bCs/>
          <w:noProof/>
          <w:sz w:val="22"/>
          <w:szCs w:val="22"/>
        </w:rPr>
        <w:t>(Brito et al., 2020; Gruning, Chilton, et al., 2018; Lee, 2018; Markowetz, 2015; Noble, 2009; Perez-Riverol et al., 2016; Sandve et al., 2013; Spreckelsen et al., 2020; Stodden &amp; Miguez, 2014; Taschuk &amp; Wilson, 2017; Turkyilmaz-van der Velden et al., 2020; Wilson et al., 2014; Ziemann et al., 2023)</w:t>
      </w:r>
      <w:r w:rsidR="00FA0B62">
        <w:rPr>
          <w:rFonts w:asciiTheme="minorHAnsi" w:eastAsia="Times New Roman" w:hAnsiTheme="minorHAnsi" w:cstheme="minorHAnsi"/>
          <w:bCs/>
          <w:sz w:val="22"/>
          <w:szCs w:val="22"/>
        </w:rPr>
        <w:fldChar w:fldCharType="end"/>
      </w:r>
      <w:r w:rsidR="00CA1F22">
        <w:rPr>
          <w:rFonts w:asciiTheme="minorHAnsi" w:eastAsia="Times New Roman" w:hAnsiTheme="minorHAnsi" w:cstheme="minorHAnsi"/>
          <w:bCs/>
          <w:sz w:val="22"/>
          <w:szCs w:val="22"/>
        </w:rPr>
        <w:t>, discussions within our research group, and improvements made over a five-year period. It</w:t>
      </w:r>
      <w:r w:rsidR="002D55F5">
        <w:rPr>
          <w:rFonts w:asciiTheme="minorHAnsi" w:eastAsia="Times New Roman" w:hAnsiTheme="minorHAnsi" w:cstheme="minorHAnsi"/>
          <w:bCs/>
          <w:sz w:val="22"/>
          <w:szCs w:val="22"/>
        </w:rPr>
        <w:t xml:space="preserve"> aims to integrate all</w:t>
      </w:r>
      <w:r w:rsidR="0072317C">
        <w:rPr>
          <w:rFonts w:asciiTheme="minorHAnsi" w:eastAsia="Times New Roman" w:hAnsiTheme="minorHAnsi" w:cstheme="minorHAnsi"/>
          <w:bCs/>
          <w:sz w:val="22"/>
          <w:szCs w:val="22"/>
        </w:rPr>
        <w:t xml:space="preserve"> project components</w:t>
      </w:r>
      <w:r w:rsidR="002D55F5">
        <w:rPr>
          <w:rFonts w:asciiTheme="minorHAnsi" w:eastAsia="Times New Roman" w:hAnsiTheme="minorHAnsi" w:cstheme="minorHAnsi"/>
          <w:bCs/>
          <w:sz w:val="22"/>
          <w:szCs w:val="22"/>
        </w:rPr>
        <w:t xml:space="preserve"> in a single project bundle</w:t>
      </w:r>
      <w:r w:rsidR="00164B21">
        <w:rPr>
          <w:rFonts w:asciiTheme="minorHAnsi" w:eastAsia="Times New Roman" w:hAnsiTheme="minorHAnsi" w:cstheme="minorHAnsi"/>
          <w:bCs/>
          <w:sz w:val="22"/>
          <w:szCs w:val="22"/>
        </w:rPr>
        <w:t>.</w:t>
      </w:r>
      <w:r w:rsidR="009906B9">
        <w:rPr>
          <w:rFonts w:asciiTheme="minorHAnsi" w:eastAsia="Times New Roman" w:hAnsiTheme="minorHAnsi" w:cstheme="minorHAnsi"/>
          <w:bCs/>
          <w:sz w:val="22"/>
          <w:szCs w:val="22"/>
        </w:rPr>
        <w:t xml:space="preserve"> </w:t>
      </w:r>
      <w:r w:rsidR="00A52334">
        <w:rPr>
          <w:rFonts w:asciiTheme="minorHAnsi" w:eastAsia="Times New Roman" w:hAnsiTheme="minorHAnsi" w:cstheme="minorHAnsi"/>
          <w:bCs/>
          <w:sz w:val="22"/>
          <w:szCs w:val="22"/>
        </w:rPr>
        <w:t>ENCORE</w:t>
      </w:r>
      <w:r w:rsidR="009F0DF3">
        <w:rPr>
          <w:rFonts w:asciiTheme="minorHAnsi" w:eastAsia="Times New Roman" w:hAnsiTheme="minorHAnsi" w:cstheme="minorHAnsi"/>
          <w:bCs/>
          <w:sz w:val="22"/>
          <w:szCs w:val="22"/>
        </w:rPr>
        <w:t xml:space="preserve"> guides </w:t>
      </w:r>
      <w:r w:rsidR="00F023FF">
        <w:rPr>
          <w:rFonts w:asciiTheme="minorHAnsi" w:eastAsia="Times New Roman" w:hAnsiTheme="minorHAnsi" w:cstheme="minorHAnsi"/>
          <w:bCs/>
          <w:sz w:val="22"/>
          <w:szCs w:val="22"/>
        </w:rPr>
        <w:t>researcher</w:t>
      </w:r>
      <w:r w:rsidR="00EF31D4">
        <w:rPr>
          <w:rFonts w:asciiTheme="minorHAnsi" w:eastAsia="Times New Roman" w:hAnsiTheme="minorHAnsi" w:cstheme="minorHAnsi"/>
          <w:bCs/>
          <w:sz w:val="22"/>
          <w:szCs w:val="22"/>
        </w:rPr>
        <w:t xml:space="preserve">s </w:t>
      </w:r>
      <w:r w:rsidR="00F46A3C">
        <w:rPr>
          <w:rFonts w:asciiTheme="minorHAnsi" w:eastAsia="Times New Roman" w:hAnsiTheme="minorHAnsi" w:cstheme="minorHAnsi"/>
          <w:bCs/>
          <w:sz w:val="22"/>
          <w:szCs w:val="22"/>
        </w:rPr>
        <w:t xml:space="preserve">to </w:t>
      </w:r>
      <w:r w:rsidR="00EF31D4">
        <w:rPr>
          <w:rFonts w:asciiTheme="minorHAnsi" w:eastAsia="Times New Roman" w:hAnsiTheme="minorHAnsi" w:cstheme="minorHAnsi"/>
          <w:bCs/>
          <w:sz w:val="22"/>
          <w:szCs w:val="22"/>
        </w:rPr>
        <w:t>structur</w:t>
      </w:r>
      <w:r w:rsidR="00F46A3C">
        <w:rPr>
          <w:rFonts w:asciiTheme="minorHAnsi" w:eastAsia="Times New Roman" w:hAnsiTheme="minorHAnsi" w:cstheme="minorHAnsi"/>
          <w:bCs/>
          <w:sz w:val="22"/>
          <w:szCs w:val="22"/>
        </w:rPr>
        <w:t>e</w:t>
      </w:r>
      <w:r w:rsidR="00EF31D4">
        <w:rPr>
          <w:rFonts w:asciiTheme="minorHAnsi" w:eastAsia="Times New Roman" w:hAnsiTheme="minorHAnsi" w:cstheme="minorHAnsi"/>
          <w:bCs/>
          <w:sz w:val="22"/>
          <w:szCs w:val="22"/>
        </w:rPr>
        <w:t xml:space="preserve"> and document </w:t>
      </w:r>
      <w:r w:rsidR="00CF0603">
        <w:rPr>
          <w:rFonts w:asciiTheme="minorHAnsi" w:eastAsia="Times New Roman" w:hAnsiTheme="minorHAnsi" w:cstheme="minorHAnsi"/>
          <w:bCs/>
          <w:sz w:val="22"/>
          <w:szCs w:val="22"/>
        </w:rPr>
        <w:t xml:space="preserve">the </w:t>
      </w:r>
      <w:r w:rsidR="00CF0603">
        <w:rPr>
          <w:rFonts w:asciiTheme="minorHAnsi" w:eastAsia="Times New Roman" w:hAnsiTheme="minorHAnsi" w:cstheme="minorHAnsi"/>
          <w:bCs/>
          <w:sz w:val="22"/>
          <w:szCs w:val="22"/>
        </w:rPr>
        <w:lastRenderedPageBreak/>
        <w:t>computational part of a</w:t>
      </w:r>
      <w:r w:rsidR="00F46A3C">
        <w:rPr>
          <w:rFonts w:asciiTheme="minorHAnsi" w:eastAsia="Times New Roman" w:hAnsiTheme="minorHAnsi" w:cstheme="minorHAnsi"/>
          <w:bCs/>
          <w:sz w:val="22"/>
          <w:szCs w:val="22"/>
        </w:rPr>
        <w:t xml:space="preserve"> </w:t>
      </w:r>
      <w:r w:rsidR="00CF0603">
        <w:rPr>
          <w:rFonts w:asciiTheme="minorHAnsi" w:eastAsia="Times New Roman" w:hAnsiTheme="minorHAnsi" w:cstheme="minorHAnsi"/>
          <w:bCs/>
          <w:sz w:val="22"/>
          <w:szCs w:val="22"/>
        </w:rPr>
        <w:t xml:space="preserve">research </w:t>
      </w:r>
      <w:r w:rsidR="00F023FF">
        <w:rPr>
          <w:rFonts w:asciiTheme="minorHAnsi" w:eastAsia="Times New Roman" w:hAnsiTheme="minorHAnsi" w:cstheme="minorHAnsi"/>
          <w:bCs/>
          <w:sz w:val="22"/>
          <w:szCs w:val="22"/>
        </w:rPr>
        <w:t>project</w:t>
      </w:r>
      <w:r w:rsidR="008D4C18">
        <w:rPr>
          <w:rFonts w:asciiTheme="minorHAnsi" w:eastAsia="Times New Roman" w:hAnsiTheme="minorHAnsi" w:cstheme="minorHAnsi"/>
          <w:bCs/>
          <w:sz w:val="22"/>
          <w:szCs w:val="22"/>
        </w:rPr>
        <w:t xml:space="preserve"> </w:t>
      </w:r>
      <w:r w:rsidR="00CF0603">
        <w:rPr>
          <w:rFonts w:asciiTheme="minorHAnsi" w:eastAsia="Times New Roman" w:hAnsiTheme="minorHAnsi" w:cstheme="minorHAnsi"/>
          <w:bCs/>
          <w:sz w:val="22"/>
          <w:szCs w:val="22"/>
        </w:rPr>
        <w:t xml:space="preserve">to substantially improve computational reproducibility. It also harmonizes the approach towards reproducibility if adopted by a whole research group, which </w:t>
      </w:r>
      <w:r w:rsidR="00CF0603" w:rsidRPr="00934776">
        <w:rPr>
          <w:rFonts w:asciiTheme="minorHAnsi" w:eastAsia="Times New Roman" w:hAnsiTheme="minorHAnsi" w:cstheme="minorHAnsi"/>
          <w:bCs/>
          <w:sz w:val="22"/>
          <w:szCs w:val="22"/>
        </w:rPr>
        <w:t>brings additional advantages</w:t>
      </w:r>
      <w:r w:rsidR="00F023FF" w:rsidRPr="00934776">
        <w:rPr>
          <w:rFonts w:asciiTheme="minorHAnsi" w:eastAsia="Times New Roman" w:hAnsiTheme="minorHAnsi" w:cstheme="minorHAnsi"/>
          <w:bCs/>
          <w:sz w:val="22"/>
          <w:szCs w:val="22"/>
        </w:rPr>
        <w:t xml:space="preserve">. </w:t>
      </w:r>
      <w:bookmarkEnd w:id="6"/>
      <w:r w:rsidR="006C6848" w:rsidRPr="00934776">
        <w:rPr>
          <w:rFonts w:asciiTheme="minorHAnsi" w:eastAsia="Times New Roman" w:hAnsiTheme="minorHAnsi" w:cstheme="minorHAnsi"/>
          <w:bCs/>
          <w:sz w:val="22"/>
          <w:szCs w:val="22"/>
        </w:rPr>
        <w:t>ENCORE</w:t>
      </w:r>
      <w:r w:rsidR="009906B9" w:rsidRPr="00934776">
        <w:rPr>
          <w:rFonts w:asciiTheme="minorHAnsi" w:eastAsia="Times New Roman" w:hAnsiTheme="minorHAnsi" w:cstheme="minorHAnsi"/>
          <w:bCs/>
          <w:sz w:val="22"/>
          <w:szCs w:val="22"/>
        </w:rPr>
        <w:t xml:space="preserve"> does not specifically address </w:t>
      </w:r>
      <w:r w:rsidR="0072317C" w:rsidRPr="00934776">
        <w:rPr>
          <w:rFonts w:asciiTheme="minorHAnsi" w:eastAsia="Times New Roman" w:hAnsiTheme="minorHAnsi" w:cstheme="minorHAnsi"/>
          <w:bCs/>
          <w:sz w:val="22"/>
          <w:szCs w:val="22"/>
        </w:rPr>
        <w:t>s</w:t>
      </w:r>
      <w:r w:rsidR="009906B9" w:rsidRPr="00934776">
        <w:rPr>
          <w:rFonts w:asciiTheme="minorHAnsi" w:eastAsia="Times New Roman" w:hAnsiTheme="minorHAnsi" w:cstheme="minorHAnsi"/>
          <w:bCs/>
          <w:sz w:val="22"/>
          <w:szCs w:val="22"/>
        </w:rPr>
        <w:t>tage</w:t>
      </w:r>
      <w:r w:rsidR="00F44795" w:rsidRPr="00934776">
        <w:rPr>
          <w:rFonts w:asciiTheme="minorHAnsi" w:eastAsia="Times New Roman" w:hAnsiTheme="minorHAnsi" w:cstheme="minorHAnsi"/>
          <w:bCs/>
          <w:sz w:val="22"/>
          <w:szCs w:val="22"/>
        </w:rPr>
        <w:t>s</w:t>
      </w:r>
      <w:r w:rsidR="009906B9" w:rsidRPr="00934776">
        <w:rPr>
          <w:rFonts w:asciiTheme="minorHAnsi" w:eastAsia="Times New Roman" w:hAnsiTheme="minorHAnsi" w:cstheme="minorHAnsi"/>
          <w:bCs/>
          <w:sz w:val="22"/>
          <w:szCs w:val="22"/>
        </w:rPr>
        <w:t xml:space="preserve"> 1, 2 and 4 of the </w:t>
      </w:r>
      <w:r w:rsidR="00C922F5" w:rsidRPr="00934776">
        <w:rPr>
          <w:rFonts w:asciiTheme="minorHAnsi" w:eastAsia="Times New Roman" w:hAnsiTheme="minorHAnsi" w:cstheme="minorHAnsi"/>
          <w:bCs/>
          <w:sz w:val="22"/>
          <w:szCs w:val="22"/>
        </w:rPr>
        <w:t xml:space="preserve">research </w:t>
      </w:r>
      <w:proofErr w:type="gramStart"/>
      <w:r w:rsidR="009906B9" w:rsidRPr="00934776">
        <w:rPr>
          <w:rFonts w:asciiTheme="minorHAnsi" w:eastAsia="Times New Roman" w:hAnsiTheme="minorHAnsi" w:cstheme="minorHAnsi"/>
          <w:bCs/>
          <w:sz w:val="22"/>
          <w:szCs w:val="22"/>
        </w:rPr>
        <w:t>lifecycle</w:t>
      </w:r>
      <w:proofErr w:type="gramEnd"/>
      <w:r w:rsidR="0072317C" w:rsidRPr="00934776">
        <w:rPr>
          <w:rFonts w:asciiTheme="minorHAnsi" w:eastAsia="Times New Roman" w:hAnsiTheme="minorHAnsi" w:cstheme="minorHAnsi"/>
          <w:bCs/>
          <w:sz w:val="22"/>
          <w:szCs w:val="22"/>
        </w:rPr>
        <w:t xml:space="preserve"> (</w:t>
      </w:r>
      <w:r w:rsidR="0072317C" w:rsidRPr="00934776">
        <w:rPr>
          <w:rFonts w:asciiTheme="minorHAnsi" w:eastAsia="Times New Roman" w:hAnsiTheme="minorHAnsi" w:cstheme="minorHAnsi"/>
          <w:b/>
          <w:sz w:val="22"/>
          <w:szCs w:val="22"/>
        </w:rPr>
        <w:t>Figure 1</w:t>
      </w:r>
      <w:r w:rsidR="0072317C" w:rsidRPr="00934776">
        <w:rPr>
          <w:rFonts w:asciiTheme="minorHAnsi" w:eastAsia="Times New Roman" w:hAnsiTheme="minorHAnsi" w:cstheme="minorHAnsi"/>
          <w:bCs/>
          <w:sz w:val="22"/>
          <w:szCs w:val="22"/>
        </w:rPr>
        <w:t>)</w:t>
      </w:r>
      <w:r w:rsidR="006C6848" w:rsidRPr="00934776">
        <w:rPr>
          <w:rFonts w:asciiTheme="minorHAnsi" w:eastAsia="Times New Roman" w:hAnsiTheme="minorHAnsi" w:cstheme="minorHAnsi"/>
          <w:bCs/>
          <w:sz w:val="22"/>
          <w:szCs w:val="22"/>
        </w:rPr>
        <w:t>.</w:t>
      </w:r>
      <w:r w:rsidR="006C6848">
        <w:rPr>
          <w:rFonts w:asciiTheme="minorHAnsi" w:eastAsia="Times New Roman" w:hAnsiTheme="minorHAnsi" w:cstheme="minorHAnsi"/>
          <w:bCs/>
          <w:sz w:val="22"/>
          <w:szCs w:val="22"/>
        </w:rPr>
        <w:t xml:space="preserve"> However,</w:t>
      </w:r>
      <w:r w:rsidR="009906B9">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 xml:space="preserve">(parts of) </w:t>
      </w:r>
      <w:r w:rsidR="00FC1422">
        <w:rPr>
          <w:rFonts w:asciiTheme="minorHAnsi" w:eastAsia="Times New Roman" w:hAnsiTheme="minorHAnsi" w:cstheme="minorHAnsi"/>
          <w:bCs/>
          <w:sz w:val="22"/>
          <w:szCs w:val="22"/>
        </w:rPr>
        <w:t xml:space="preserve">the </w:t>
      </w:r>
      <w:r w:rsidR="00EE2F13">
        <w:rPr>
          <w:rFonts w:asciiTheme="minorHAnsi" w:eastAsia="Times New Roman" w:hAnsiTheme="minorHAnsi" w:cstheme="minorHAnsi"/>
          <w:bCs/>
          <w:sz w:val="22"/>
          <w:szCs w:val="22"/>
        </w:rPr>
        <w:t>documentation resulting from the</w:t>
      </w:r>
      <w:r w:rsidR="00CA1F22">
        <w:rPr>
          <w:rFonts w:asciiTheme="minorHAnsi" w:eastAsia="Times New Roman" w:hAnsiTheme="minorHAnsi" w:cstheme="minorHAnsi"/>
          <w:bCs/>
          <w:sz w:val="22"/>
          <w:szCs w:val="22"/>
        </w:rPr>
        <w:t>se</w:t>
      </w:r>
      <w:r w:rsidR="00EE2F13">
        <w:rPr>
          <w:rFonts w:asciiTheme="minorHAnsi" w:eastAsia="Times New Roman" w:hAnsiTheme="minorHAnsi" w:cstheme="minorHAnsi"/>
          <w:bCs/>
          <w:sz w:val="22"/>
          <w:szCs w:val="22"/>
        </w:rPr>
        <w:t xml:space="preserve"> stages</w:t>
      </w:r>
      <w:r w:rsidR="00CA1F22">
        <w:rPr>
          <w:rFonts w:asciiTheme="minorHAnsi" w:eastAsia="Times New Roman" w:hAnsiTheme="minorHAnsi" w:cstheme="minorHAnsi"/>
          <w:bCs/>
          <w:sz w:val="22"/>
          <w:szCs w:val="22"/>
        </w:rPr>
        <w:t xml:space="preserve"> </w:t>
      </w:r>
      <w:r w:rsidR="008D4C18">
        <w:rPr>
          <w:rFonts w:asciiTheme="minorHAnsi" w:eastAsia="Times New Roman" w:hAnsiTheme="minorHAnsi" w:cstheme="minorHAnsi"/>
          <w:bCs/>
          <w:sz w:val="22"/>
          <w:szCs w:val="22"/>
        </w:rPr>
        <w:t>will</w:t>
      </w:r>
      <w:r w:rsidR="00CA1F22">
        <w:rPr>
          <w:rFonts w:asciiTheme="minorHAnsi" w:eastAsia="Times New Roman" w:hAnsiTheme="minorHAnsi" w:cstheme="minorHAnsi"/>
          <w:bCs/>
          <w:sz w:val="22"/>
          <w:szCs w:val="22"/>
        </w:rPr>
        <w:t xml:space="preserve"> </w:t>
      </w:r>
      <w:r w:rsidR="00CF0603">
        <w:rPr>
          <w:rFonts w:asciiTheme="minorHAnsi" w:eastAsia="Times New Roman" w:hAnsiTheme="minorHAnsi" w:cstheme="minorHAnsi"/>
          <w:bCs/>
          <w:sz w:val="22"/>
          <w:szCs w:val="22"/>
        </w:rPr>
        <w:t xml:space="preserve">generally </w:t>
      </w:r>
      <w:r w:rsidR="00CA1F22">
        <w:rPr>
          <w:rFonts w:asciiTheme="minorHAnsi" w:eastAsia="Times New Roman" w:hAnsiTheme="minorHAnsi" w:cstheme="minorHAnsi"/>
          <w:bCs/>
          <w:sz w:val="22"/>
          <w:szCs w:val="22"/>
        </w:rPr>
        <w:t xml:space="preserve">be included in the project bundle for completeness but also to correctly design and perform the computational analyses </w:t>
      </w:r>
      <w:r w:rsidR="00CA1F22">
        <w:rPr>
          <w:rFonts w:asciiTheme="minorHAnsi" w:eastAsia="Times New Roman" w:hAnsiTheme="minorHAnsi" w:cstheme="minorHAnsi"/>
          <w:bCs/>
          <w:sz w:val="22"/>
          <w:szCs w:val="22"/>
        </w:rPr>
        <w:fldChar w:fldCharType="begin"/>
      </w:r>
      <w:r w:rsidR="00CA1F22">
        <w:rPr>
          <w:rFonts w:asciiTheme="minorHAnsi" w:eastAsia="Times New Roman" w:hAnsiTheme="minorHAnsi" w:cstheme="minorHAnsi"/>
          <w:bCs/>
          <w:sz w:val="22"/>
          <w:szCs w:val="22"/>
        </w:rPr>
        <w:instrText xml:space="preserve"> ADDIN EN.CITE &lt;EndNote&gt;&lt;Cite&gt;&lt;Author&gt;Stodden&lt;/Author&gt;&lt;Year&gt;2015&lt;/Year&gt;&lt;RecNum&gt;7235&lt;/RecNum&gt;&lt;DisplayText&gt;(Stodden, 2015)&lt;/DisplayText&gt;&lt;record&gt;&lt;rec-number&gt;7235&lt;/rec-number&gt;&lt;foreign-keys&gt;&lt;key app="EN" db-id="sfxpwwt9asr05de5przpt5fuvpdvta5wwtv2" timestamp="1679586950"&gt;7235&lt;/key&gt;&lt;/foreign-keys&gt;&lt;ref-type name="Journal Article"&gt;17&lt;/ref-type&gt;&lt;contributors&gt;&lt;authors&gt;&lt;author&gt;Stodden, Victoria&lt;/author&gt;&lt;/authors&gt;&lt;/contributors&gt;&lt;titles&gt;&lt;title&gt;Reproducing Statistical Results&lt;/title&gt;&lt;secondary-title&gt;Annual Review of Statistics and Its Application&lt;/secondary-title&gt;&lt;/titles&gt;&lt;periodical&gt;&lt;full-title&gt;Annual Review of Statistics and Its Application&lt;/full-title&gt;&lt;/periodical&gt;&lt;pages&gt;1-19&lt;/pages&gt;&lt;volume&gt;2&lt;/volume&gt;&lt;number&gt;1&lt;/number&gt;&lt;section&gt;1&lt;/section&gt;&lt;dates&gt;&lt;year&gt;2015&lt;/year&gt;&lt;/dates&gt;&lt;isbn&gt;2326-8298&amp;#xD;2326-831X&lt;/isbn&gt;&lt;label&gt;Reproducibility&amp;#xD;&lt;/label&gt;&lt;urls&gt;&lt;/urls&gt;&lt;electronic-resource-num&gt;10.1146/annurev-statistics-010814-020127&lt;/electronic-resource-num&gt;&lt;/record&gt;&lt;/Cite&gt;&lt;/EndNote&gt;</w:instrText>
      </w:r>
      <w:r w:rsidR="00CA1F22">
        <w:rPr>
          <w:rFonts w:asciiTheme="minorHAnsi" w:eastAsia="Times New Roman" w:hAnsiTheme="minorHAnsi" w:cstheme="minorHAnsi"/>
          <w:bCs/>
          <w:sz w:val="22"/>
          <w:szCs w:val="22"/>
        </w:rPr>
        <w:fldChar w:fldCharType="separate"/>
      </w:r>
      <w:r w:rsidR="00CA1F22">
        <w:rPr>
          <w:rFonts w:asciiTheme="minorHAnsi" w:eastAsia="Times New Roman" w:hAnsiTheme="minorHAnsi" w:cstheme="minorHAnsi"/>
          <w:bCs/>
          <w:noProof/>
          <w:sz w:val="22"/>
          <w:szCs w:val="22"/>
        </w:rPr>
        <w:t>(Stodden, 2015)</w:t>
      </w:r>
      <w:r w:rsidR="00CA1F22">
        <w:rPr>
          <w:rFonts w:asciiTheme="minorHAnsi" w:eastAsia="Times New Roman" w:hAnsiTheme="minorHAnsi" w:cstheme="minorHAnsi"/>
          <w:bCs/>
          <w:sz w:val="22"/>
          <w:szCs w:val="22"/>
        </w:rPr>
        <w:fldChar w:fldCharType="end"/>
      </w:r>
      <w:r w:rsidR="00CA1F22">
        <w:rPr>
          <w:rFonts w:asciiTheme="minorHAnsi" w:eastAsia="Times New Roman" w:hAnsiTheme="minorHAnsi" w:cstheme="minorHAnsi"/>
          <w:bCs/>
          <w:sz w:val="22"/>
          <w:szCs w:val="22"/>
        </w:rPr>
        <w:t xml:space="preserve">. This includes but is not limited to information about </w:t>
      </w:r>
      <w:r w:rsidR="009906B9">
        <w:rPr>
          <w:rFonts w:asciiTheme="minorHAnsi" w:eastAsia="Times New Roman" w:hAnsiTheme="minorHAnsi" w:cstheme="minorHAnsi"/>
          <w:bCs/>
          <w:sz w:val="22"/>
          <w:szCs w:val="22"/>
        </w:rPr>
        <w:t>hypothes</w:t>
      </w:r>
      <w:r w:rsidR="00EE2F13">
        <w:rPr>
          <w:rFonts w:asciiTheme="minorHAnsi" w:eastAsia="Times New Roman" w:hAnsiTheme="minorHAnsi" w:cstheme="minorHAnsi"/>
          <w:bCs/>
          <w:sz w:val="22"/>
          <w:szCs w:val="22"/>
        </w:rPr>
        <w:t>e</w:t>
      </w:r>
      <w:r w:rsidR="009906B9">
        <w:rPr>
          <w:rFonts w:asciiTheme="minorHAnsi" w:eastAsia="Times New Roman" w:hAnsiTheme="minorHAnsi" w:cstheme="minorHAnsi"/>
          <w:bCs/>
          <w:sz w:val="22"/>
          <w:szCs w:val="22"/>
        </w:rPr>
        <w:t>s</w:t>
      </w:r>
      <w:r w:rsidR="00EE2F13">
        <w:rPr>
          <w:rFonts w:asciiTheme="minorHAnsi" w:eastAsia="Times New Roman" w:hAnsiTheme="minorHAnsi" w:cstheme="minorHAnsi"/>
          <w:bCs/>
          <w:sz w:val="22"/>
          <w:szCs w:val="22"/>
        </w:rPr>
        <w:t xml:space="preserve"> to be tested</w:t>
      </w:r>
      <w:r w:rsidR="009906B9">
        <w:rPr>
          <w:rFonts w:asciiTheme="minorHAnsi" w:eastAsia="Times New Roman" w:hAnsiTheme="minorHAnsi" w:cstheme="minorHAnsi"/>
          <w:bCs/>
          <w:sz w:val="22"/>
          <w:szCs w:val="22"/>
        </w:rPr>
        <w:t xml:space="preserve">, experimental design, </w:t>
      </w:r>
      <w:r w:rsidR="00CA1F22">
        <w:rPr>
          <w:rFonts w:asciiTheme="minorHAnsi" w:eastAsia="Times New Roman" w:hAnsiTheme="minorHAnsi" w:cstheme="minorHAnsi"/>
          <w:bCs/>
          <w:sz w:val="22"/>
          <w:szCs w:val="22"/>
        </w:rPr>
        <w:t xml:space="preserve">descriptions of </w:t>
      </w:r>
      <w:r w:rsidR="002B780D">
        <w:rPr>
          <w:rFonts w:asciiTheme="minorHAnsi" w:eastAsia="Times New Roman" w:hAnsiTheme="minorHAnsi" w:cstheme="minorHAnsi"/>
          <w:bCs/>
          <w:sz w:val="22"/>
          <w:szCs w:val="22"/>
        </w:rPr>
        <w:t xml:space="preserve">(patient) </w:t>
      </w:r>
      <w:r w:rsidR="00EE2F13">
        <w:rPr>
          <w:rFonts w:asciiTheme="minorHAnsi" w:eastAsia="Times New Roman" w:hAnsiTheme="minorHAnsi" w:cstheme="minorHAnsi"/>
          <w:bCs/>
          <w:sz w:val="22"/>
          <w:szCs w:val="22"/>
        </w:rPr>
        <w:t>samples</w:t>
      </w:r>
      <w:r w:rsidR="00CA1F22">
        <w:rPr>
          <w:rFonts w:asciiTheme="minorHAnsi" w:eastAsia="Times New Roman" w:hAnsiTheme="minorHAnsi" w:cstheme="minorHAnsi"/>
          <w:bCs/>
          <w:sz w:val="22"/>
          <w:szCs w:val="22"/>
        </w:rPr>
        <w:t xml:space="preserve"> and</w:t>
      </w:r>
      <w:r w:rsidR="00EE2F13">
        <w:rPr>
          <w:rFonts w:asciiTheme="minorHAnsi" w:eastAsia="Times New Roman" w:hAnsiTheme="minorHAnsi" w:cstheme="minorHAnsi"/>
          <w:bCs/>
          <w:sz w:val="22"/>
          <w:szCs w:val="22"/>
        </w:rPr>
        <w:t xml:space="preserve"> the </w:t>
      </w:r>
      <w:r w:rsidR="009906B9">
        <w:rPr>
          <w:rFonts w:asciiTheme="minorHAnsi" w:eastAsia="Times New Roman" w:hAnsiTheme="minorHAnsi" w:cstheme="minorHAnsi"/>
          <w:bCs/>
          <w:sz w:val="22"/>
          <w:szCs w:val="22"/>
        </w:rPr>
        <w:t xml:space="preserve">physical experiment, </w:t>
      </w:r>
      <w:r w:rsidR="006C6848">
        <w:rPr>
          <w:rFonts w:asciiTheme="minorHAnsi" w:eastAsia="Times New Roman" w:hAnsiTheme="minorHAnsi" w:cstheme="minorHAnsi"/>
          <w:bCs/>
          <w:sz w:val="22"/>
          <w:szCs w:val="22"/>
        </w:rPr>
        <w:t>and the</w:t>
      </w:r>
      <w:r w:rsidR="009906B9">
        <w:rPr>
          <w:rFonts w:asciiTheme="minorHAnsi" w:eastAsia="Times New Roman" w:hAnsiTheme="minorHAnsi" w:cstheme="minorHAnsi"/>
          <w:bCs/>
          <w:sz w:val="22"/>
          <w:szCs w:val="22"/>
        </w:rPr>
        <w:t xml:space="preserve"> (FAIR) data</w:t>
      </w:r>
      <w:r w:rsidR="00CA1F22">
        <w:rPr>
          <w:rFonts w:asciiTheme="minorHAnsi" w:eastAsia="Times New Roman" w:hAnsiTheme="minorHAnsi" w:cstheme="minorHAnsi"/>
          <w:bCs/>
          <w:sz w:val="22"/>
          <w:szCs w:val="22"/>
        </w:rPr>
        <w:t>.</w:t>
      </w:r>
      <w:r w:rsidR="009906B9">
        <w:rPr>
          <w:rFonts w:asciiTheme="minorHAnsi" w:eastAsia="Times New Roman" w:hAnsiTheme="minorHAnsi" w:cstheme="minorHAnsi"/>
          <w:bCs/>
          <w:sz w:val="22"/>
          <w:szCs w:val="22"/>
        </w:rPr>
        <w:t xml:space="preserve"> </w:t>
      </w:r>
      <w:r w:rsidR="00BE7A30" w:rsidRPr="00BE7A30">
        <w:rPr>
          <w:rFonts w:asciiTheme="minorHAnsi" w:eastAsia="Times New Roman" w:hAnsiTheme="minorHAnsi" w:cstheme="minorHAnsi"/>
          <w:bCs/>
          <w:sz w:val="22"/>
          <w:szCs w:val="22"/>
        </w:rPr>
        <w:t xml:space="preserve">Conversely, the </w:t>
      </w:r>
      <w:r w:rsidR="008D4C18">
        <w:rPr>
          <w:rFonts w:asciiTheme="minorHAnsi" w:eastAsia="Times New Roman" w:hAnsiTheme="minorHAnsi" w:cstheme="minorHAnsi"/>
          <w:bCs/>
          <w:sz w:val="22"/>
          <w:szCs w:val="22"/>
        </w:rPr>
        <w:t xml:space="preserve">ENCORE </w:t>
      </w:r>
      <w:r w:rsidR="00BE7A30" w:rsidRPr="00BE7A30">
        <w:rPr>
          <w:rFonts w:asciiTheme="minorHAnsi" w:eastAsia="Times New Roman" w:hAnsiTheme="minorHAnsi" w:cstheme="minorHAnsi"/>
          <w:bCs/>
          <w:sz w:val="22"/>
          <w:szCs w:val="22"/>
        </w:rPr>
        <w:t xml:space="preserve">documentation of computational protocols </w:t>
      </w:r>
      <w:r w:rsidR="00CA1F22">
        <w:rPr>
          <w:rFonts w:asciiTheme="minorHAnsi" w:eastAsia="Times New Roman" w:hAnsiTheme="minorHAnsi" w:cstheme="minorHAnsi"/>
          <w:bCs/>
          <w:sz w:val="22"/>
          <w:szCs w:val="22"/>
        </w:rPr>
        <w:t>provide</w:t>
      </w:r>
      <w:r w:rsidR="00934776">
        <w:rPr>
          <w:rFonts w:asciiTheme="minorHAnsi" w:eastAsia="Times New Roman" w:hAnsiTheme="minorHAnsi" w:cstheme="minorHAnsi"/>
          <w:bCs/>
          <w:sz w:val="22"/>
          <w:szCs w:val="22"/>
        </w:rPr>
        <w:t>s</w:t>
      </w:r>
      <w:r w:rsidR="00CA1F22">
        <w:rPr>
          <w:rFonts w:asciiTheme="minorHAnsi" w:eastAsia="Times New Roman" w:hAnsiTheme="minorHAnsi" w:cstheme="minorHAnsi"/>
          <w:bCs/>
          <w:sz w:val="22"/>
          <w:szCs w:val="22"/>
        </w:rPr>
        <w:t xml:space="preserve"> </w:t>
      </w:r>
      <w:r w:rsidR="00934776">
        <w:rPr>
          <w:rFonts w:asciiTheme="minorHAnsi" w:eastAsia="Times New Roman" w:hAnsiTheme="minorHAnsi" w:cstheme="minorHAnsi"/>
          <w:bCs/>
          <w:sz w:val="22"/>
          <w:szCs w:val="22"/>
        </w:rPr>
        <w:t>information for</w:t>
      </w:r>
      <w:r w:rsidR="00CA1F22">
        <w:rPr>
          <w:rFonts w:asciiTheme="minorHAnsi" w:eastAsia="Times New Roman" w:hAnsiTheme="minorHAnsi" w:cstheme="minorHAnsi"/>
          <w:bCs/>
          <w:sz w:val="22"/>
          <w:szCs w:val="22"/>
        </w:rPr>
        <w:t xml:space="preserve"> annotat</w:t>
      </w:r>
      <w:r w:rsidR="00934776">
        <w:rPr>
          <w:rFonts w:asciiTheme="minorHAnsi" w:eastAsia="Times New Roman" w:hAnsiTheme="minorHAnsi" w:cstheme="minorHAnsi"/>
          <w:bCs/>
          <w:sz w:val="22"/>
          <w:szCs w:val="22"/>
        </w:rPr>
        <w:t>ing</w:t>
      </w:r>
      <w:r w:rsidR="00CA1F22">
        <w:rPr>
          <w:rFonts w:asciiTheme="minorHAnsi" w:eastAsia="Times New Roman" w:hAnsiTheme="minorHAnsi" w:cstheme="minorHAnsi"/>
          <w:bCs/>
          <w:sz w:val="22"/>
          <w:szCs w:val="22"/>
        </w:rPr>
        <w:t xml:space="preserve"> the </w:t>
      </w:r>
      <w:r w:rsidR="00BE7A30" w:rsidRPr="00BE7A30">
        <w:rPr>
          <w:rFonts w:asciiTheme="minorHAnsi" w:eastAsia="Times New Roman" w:hAnsiTheme="minorHAnsi" w:cstheme="minorHAnsi"/>
          <w:bCs/>
          <w:sz w:val="22"/>
          <w:szCs w:val="22"/>
        </w:rPr>
        <w:t>(pre)processed data</w:t>
      </w:r>
      <w:r w:rsidR="00EF31D4">
        <w:rPr>
          <w:rFonts w:asciiTheme="minorHAnsi" w:eastAsia="Times New Roman" w:hAnsiTheme="minorHAnsi" w:cstheme="minorHAnsi"/>
          <w:bCs/>
          <w:sz w:val="22"/>
          <w:szCs w:val="22"/>
        </w:rPr>
        <w:t xml:space="preserve"> to meet </w:t>
      </w:r>
      <w:r w:rsidR="00BE7A30" w:rsidRPr="00BE7A30">
        <w:rPr>
          <w:rFonts w:asciiTheme="minorHAnsi" w:eastAsia="Times New Roman" w:hAnsiTheme="minorHAnsi" w:cstheme="minorHAnsi"/>
          <w:bCs/>
          <w:sz w:val="22"/>
          <w:szCs w:val="22"/>
        </w:rPr>
        <w:t>the FAIR requirements.</w:t>
      </w:r>
      <w:r w:rsidR="006C6848">
        <w:rPr>
          <w:rFonts w:asciiTheme="minorHAnsi" w:eastAsia="Times New Roman" w:hAnsiTheme="minorHAnsi" w:cstheme="minorHAnsi"/>
          <w:bCs/>
          <w:sz w:val="22"/>
          <w:szCs w:val="22"/>
        </w:rPr>
        <w:t xml:space="preserve"> </w:t>
      </w:r>
      <w:r w:rsidR="00843283">
        <w:rPr>
          <w:rFonts w:asciiTheme="minorHAnsi" w:eastAsia="Times New Roman" w:hAnsiTheme="minorHAnsi" w:cstheme="minorHAnsi"/>
          <w:bCs/>
          <w:sz w:val="22"/>
          <w:szCs w:val="22"/>
        </w:rPr>
        <w:t xml:space="preserve">The ENCORE bundle can be provided as </w:t>
      </w:r>
      <w:r w:rsidR="006C6848">
        <w:rPr>
          <w:rFonts w:asciiTheme="minorHAnsi" w:eastAsia="Times New Roman" w:hAnsiTheme="minorHAnsi" w:cstheme="minorHAnsi"/>
          <w:bCs/>
          <w:sz w:val="22"/>
          <w:szCs w:val="22"/>
        </w:rPr>
        <w:t>supplementary information for research papers</w:t>
      </w:r>
      <w:r w:rsidR="00843283">
        <w:rPr>
          <w:rFonts w:asciiTheme="minorHAnsi" w:eastAsia="Times New Roman" w:hAnsiTheme="minorHAnsi" w:cstheme="minorHAnsi"/>
          <w:bCs/>
          <w:sz w:val="22"/>
          <w:szCs w:val="22"/>
        </w:rPr>
        <w:t xml:space="preserve">. It is, however, important to recognize that ENCORE will generally contain much more information than published in a </w:t>
      </w:r>
      <w:r w:rsidR="00934776">
        <w:rPr>
          <w:rFonts w:asciiTheme="minorHAnsi" w:eastAsia="Times New Roman" w:hAnsiTheme="minorHAnsi" w:cstheme="minorHAnsi"/>
          <w:bCs/>
          <w:sz w:val="22"/>
          <w:szCs w:val="22"/>
        </w:rPr>
        <w:t>research paper</w:t>
      </w:r>
      <w:r w:rsidR="00843283">
        <w:rPr>
          <w:rFonts w:asciiTheme="minorHAnsi" w:eastAsia="Times New Roman" w:hAnsiTheme="minorHAnsi" w:cstheme="minorHAnsi"/>
          <w:bCs/>
          <w:sz w:val="22"/>
          <w:szCs w:val="22"/>
        </w:rPr>
        <w:t xml:space="preserve">. </w:t>
      </w:r>
      <w:r w:rsidR="007C0E4F">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 xml:space="preserve">Here, </w:t>
      </w:r>
      <w:r w:rsidR="007C0E4F">
        <w:rPr>
          <w:rFonts w:asciiTheme="minorHAnsi" w:eastAsia="Times New Roman" w:hAnsiTheme="minorHAnsi" w:cstheme="minorHAnsi"/>
          <w:bCs/>
          <w:sz w:val="22"/>
          <w:szCs w:val="22"/>
        </w:rPr>
        <w:t xml:space="preserve">we describe </w:t>
      </w:r>
      <w:r w:rsidR="00463873">
        <w:rPr>
          <w:rFonts w:asciiTheme="minorHAnsi" w:eastAsia="Times New Roman" w:hAnsiTheme="minorHAnsi" w:cstheme="minorHAnsi"/>
          <w:bCs/>
          <w:sz w:val="22"/>
          <w:szCs w:val="22"/>
        </w:rPr>
        <w:t xml:space="preserve">the design of </w:t>
      </w:r>
      <w:r w:rsidR="00506D74" w:rsidRPr="00506D74">
        <w:rPr>
          <w:rFonts w:asciiTheme="minorHAnsi" w:eastAsia="Times New Roman" w:hAnsiTheme="minorHAnsi" w:cstheme="minorHAnsi"/>
          <w:bCs/>
          <w:sz w:val="22"/>
          <w:szCs w:val="22"/>
        </w:rPr>
        <w:t>EN</w:t>
      </w:r>
      <w:r w:rsidR="007C0E4F" w:rsidRPr="00506D74">
        <w:rPr>
          <w:rFonts w:asciiTheme="minorHAnsi" w:eastAsia="Times New Roman" w:hAnsiTheme="minorHAnsi" w:cstheme="minorHAnsi"/>
          <w:bCs/>
          <w:sz w:val="22"/>
          <w:szCs w:val="22"/>
        </w:rPr>
        <w:t>CORE</w:t>
      </w:r>
      <w:r w:rsidR="00506D74">
        <w:rPr>
          <w:rFonts w:asciiTheme="minorHAnsi" w:eastAsia="Times New Roman" w:hAnsiTheme="minorHAnsi" w:cstheme="minorHAnsi"/>
          <w:bCs/>
          <w:sz w:val="22"/>
          <w:szCs w:val="22"/>
        </w:rPr>
        <w:t xml:space="preserve">, </w:t>
      </w:r>
      <w:r w:rsidR="00CA1F22">
        <w:rPr>
          <w:rFonts w:asciiTheme="minorHAnsi" w:eastAsia="Times New Roman" w:hAnsiTheme="minorHAnsi" w:cstheme="minorHAnsi"/>
          <w:bCs/>
          <w:sz w:val="22"/>
          <w:szCs w:val="22"/>
        </w:rPr>
        <w:t>our experience</w:t>
      </w:r>
      <w:r w:rsidR="00934776">
        <w:rPr>
          <w:rFonts w:asciiTheme="minorHAnsi" w:eastAsia="Times New Roman" w:hAnsiTheme="minorHAnsi" w:cstheme="minorHAnsi"/>
          <w:bCs/>
          <w:sz w:val="22"/>
          <w:szCs w:val="22"/>
        </w:rPr>
        <w:t>s</w:t>
      </w:r>
      <w:r w:rsidR="00CA1F22">
        <w:rPr>
          <w:rFonts w:asciiTheme="minorHAnsi" w:eastAsia="Times New Roman" w:hAnsiTheme="minorHAnsi" w:cstheme="minorHAnsi"/>
          <w:bCs/>
          <w:sz w:val="22"/>
          <w:szCs w:val="22"/>
        </w:rPr>
        <w:t>, and results from</w:t>
      </w:r>
      <w:r w:rsidR="00506D74">
        <w:rPr>
          <w:rFonts w:asciiTheme="minorHAnsi" w:eastAsia="Times New Roman" w:hAnsiTheme="minorHAnsi" w:cstheme="minorHAnsi"/>
          <w:bCs/>
          <w:sz w:val="22"/>
          <w:szCs w:val="22"/>
        </w:rPr>
        <w:t xml:space="preserve"> internal evaluations</w:t>
      </w:r>
      <w:r w:rsidR="00095D91">
        <w:rPr>
          <w:rFonts w:asciiTheme="minorHAnsi" w:eastAsia="Times New Roman" w:hAnsiTheme="minorHAnsi" w:cstheme="minorHAnsi"/>
          <w:bCs/>
          <w:sz w:val="22"/>
          <w:szCs w:val="22"/>
        </w:rPr>
        <w:t xml:space="preserve">. </w:t>
      </w:r>
      <w:bookmarkStart w:id="7" w:name="_Hlk144738937"/>
      <w:r w:rsidR="00506D74" w:rsidRPr="00CB2B7E">
        <w:rPr>
          <w:rFonts w:asciiTheme="minorHAnsi" w:eastAsia="Times New Roman" w:hAnsiTheme="minorHAnsi" w:cstheme="minorHAnsi"/>
          <w:bCs/>
          <w:sz w:val="22"/>
          <w:szCs w:val="22"/>
        </w:rPr>
        <w:t>EN</w:t>
      </w:r>
      <w:r w:rsidR="005C7416" w:rsidRPr="00CB2B7E">
        <w:rPr>
          <w:rFonts w:asciiTheme="minorHAnsi" w:eastAsia="Times New Roman" w:hAnsiTheme="minorHAnsi" w:cstheme="minorHAnsi"/>
          <w:bCs/>
          <w:sz w:val="22"/>
          <w:szCs w:val="22"/>
        </w:rPr>
        <w:t>CORE</w:t>
      </w:r>
      <w:r w:rsidR="00B67390" w:rsidRPr="00CB2B7E">
        <w:rPr>
          <w:rFonts w:asciiTheme="minorHAnsi" w:eastAsia="Times New Roman" w:hAnsiTheme="minorHAnsi" w:cstheme="minorHAnsi"/>
          <w:bCs/>
          <w:sz w:val="22"/>
          <w:szCs w:val="22"/>
        </w:rPr>
        <w:t xml:space="preserve"> improved reproducibility and transparency of </w:t>
      </w:r>
      <w:r w:rsidR="005C7416" w:rsidRPr="00CB2B7E">
        <w:rPr>
          <w:rFonts w:asciiTheme="minorHAnsi" w:eastAsia="Times New Roman" w:hAnsiTheme="minorHAnsi" w:cstheme="minorHAnsi"/>
          <w:bCs/>
          <w:sz w:val="22"/>
          <w:szCs w:val="22"/>
        </w:rPr>
        <w:t xml:space="preserve">our computational </w:t>
      </w:r>
      <w:r w:rsidR="00DF1C6E" w:rsidRPr="00CB2B7E">
        <w:rPr>
          <w:rFonts w:asciiTheme="minorHAnsi" w:eastAsia="Times New Roman" w:hAnsiTheme="minorHAnsi" w:cstheme="minorHAnsi"/>
          <w:bCs/>
          <w:sz w:val="22"/>
          <w:szCs w:val="22"/>
        </w:rPr>
        <w:t>projects</w:t>
      </w:r>
      <w:r w:rsidR="00BE7A30" w:rsidRPr="00CB2B7E">
        <w:rPr>
          <w:rFonts w:asciiTheme="minorHAnsi" w:eastAsia="Times New Roman" w:hAnsiTheme="minorHAnsi" w:cstheme="minorHAnsi"/>
          <w:bCs/>
          <w:sz w:val="22"/>
          <w:szCs w:val="22"/>
        </w:rPr>
        <w:t xml:space="preserve"> </w:t>
      </w:r>
      <w:r w:rsidR="00CB2B7E">
        <w:rPr>
          <w:rFonts w:asciiTheme="minorHAnsi" w:eastAsia="Times New Roman" w:hAnsiTheme="minorHAnsi" w:cstheme="minorHAnsi"/>
          <w:bCs/>
          <w:sz w:val="22"/>
          <w:szCs w:val="22"/>
        </w:rPr>
        <w:t>but</w:t>
      </w:r>
      <w:r w:rsidR="00506D74" w:rsidRPr="00CB2B7E">
        <w:rPr>
          <w:rFonts w:asciiTheme="minorHAnsi" w:eastAsia="Times New Roman" w:hAnsiTheme="minorHAnsi" w:cstheme="minorHAnsi"/>
          <w:bCs/>
          <w:sz w:val="22"/>
          <w:szCs w:val="22"/>
        </w:rPr>
        <w:t xml:space="preserve">, at the same time, made clear that </w:t>
      </w:r>
      <w:r w:rsidR="001772FE" w:rsidRPr="00CB2B7E">
        <w:rPr>
          <w:rFonts w:asciiTheme="minorHAnsi" w:eastAsia="Times New Roman" w:hAnsiTheme="minorHAnsi" w:cstheme="minorHAnsi"/>
          <w:bCs/>
          <w:sz w:val="22"/>
          <w:szCs w:val="22"/>
        </w:rPr>
        <w:t xml:space="preserve">achieving full reproducibility </w:t>
      </w:r>
      <w:r w:rsidR="00843283">
        <w:rPr>
          <w:rFonts w:asciiTheme="minorHAnsi" w:eastAsia="Times New Roman" w:hAnsiTheme="minorHAnsi" w:cstheme="minorHAnsi"/>
          <w:bCs/>
          <w:sz w:val="22"/>
          <w:szCs w:val="22"/>
        </w:rPr>
        <w:t xml:space="preserve">will require </w:t>
      </w:r>
      <w:r w:rsidR="00843283" w:rsidRPr="001B6BE2">
        <w:rPr>
          <w:rFonts w:asciiTheme="minorHAnsi" w:eastAsia="Times New Roman" w:hAnsiTheme="minorHAnsi" w:cstheme="minorHAnsi"/>
          <w:bCs/>
          <w:sz w:val="22"/>
          <w:szCs w:val="22"/>
        </w:rPr>
        <w:t>further steps</w:t>
      </w:r>
      <w:r w:rsidR="001772FE" w:rsidRPr="001B6BE2">
        <w:rPr>
          <w:rFonts w:asciiTheme="minorHAnsi" w:eastAsia="Times New Roman" w:hAnsiTheme="minorHAnsi" w:cstheme="minorHAnsi"/>
          <w:bCs/>
          <w:sz w:val="22"/>
          <w:szCs w:val="22"/>
        </w:rPr>
        <w:t>.</w:t>
      </w:r>
      <w:r w:rsidR="00506D74" w:rsidRPr="001B6BE2">
        <w:rPr>
          <w:rFonts w:asciiTheme="minorHAnsi" w:eastAsia="Times New Roman" w:hAnsiTheme="minorHAnsi" w:cstheme="minorHAnsi"/>
          <w:bCs/>
          <w:sz w:val="22"/>
          <w:szCs w:val="22"/>
        </w:rPr>
        <w:t xml:space="preserve"> </w:t>
      </w:r>
      <w:bookmarkStart w:id="8" w:name="_Hlk152580862"/>
      <w:r w:rsidR="00E94B34" w:rsidRPr="00625F8B">
        <w:rPr>
          <w:rFonts w:asciiTheme="minorHAnsi" w:eastAsia="Times New Roman" w:hAnsiTheme="minorHAnsi" w:cstheme="minorHAnsi"/>
          <w:bCs/>
          <w:sz w:val="22"/>
          <w:szCs w:val="22"/>
        </w:rPr>
        <w:t xml:space="preserve">Perhaps the most significant challenge to </w:t>
      </w:r>
      <w:r w:rsidR="00E94B34">
        <w:rPr>
          <w:rFonts w:asciiTheme="minorHAnsi" w:eastAsia="Times New Roman" w:hAnsiTheme="minorHAnsi" w:cstheme="minorHAnsi"/>
          <w:bCs/>
          <w:sz w:val="22"/>
          <w:szCs w:val="22"/>
        </w:rPr>
        <w:t xml:space="preserve">overcome for routine usage of initiatives such as ENCORE is the </w:t>
      </w:r>
      <w:r w:rsidR="00E94B34" w:rsidRPr="00625F8B">
        <w:rPr>
          <w:rFonts w:asciiTheme="minorHAnsi" w:eastAsia="Times New Roman" w:hAnsiTheme="minorHAnsi" w:cstheme="minorHAnsi"/>
          <w:bCs/>
          <w:sz w:val="22"/>
          <w:szCs w:val="22"/>
        </w:rPr>
        <w:t>lack of incentives</w:t>
      </w:r>
      <w:r w:rsidR="00E94B34">
        <w:rPr>
          <w:rFonts w:asciiTheme="minorHAnsi" w:eastAsia="Times New Roman" w:hAnsiTheme="minorHAnsi" w:cstheme="minorHAnsi"/>
          <w:bCs/>
          <w:sz w:val="22"/>
          <w:szCs w:val="22"/>
        </w:rPr>
        <w:t xml:space="preserve"> to sufficiently motivate researchers to spend sufficient time and effort on reproducibility. We expect ENCORE to contribute to the further development of approaches increasing transparency and reproducibility of computational research.</w:t>
      </w:r>
    </w:p>
    <w:p w14:paraId="171046B8" w14:textId="77777777" w:rsidR="00CF0603" w:rsidRDefault="00CF0603" w:rsidP="005E586F">
      <w:pPr>
        <w:spacing w:line="276" w:lineRule="auto"/>
        <w:ind w:firstLine="720"/>
        <w:rPr>
          <w:rFonts w:asciiTheme="minorHAnsi" w:eastAsia="Times New Roman" w:hAnsiTheme="minorHAnsi" w:cstheme="minorHAnsi"/>
          <w:bCs/>
          <w:sz w:val="22"/>
          <w:szCs w:val="22"/>
        </w:rPr>
      </w:pPr>
    </w:p>
    <w:bookmarkEnd w:id="7"/>
    <w:bookmarkEnd w:id="8"/>
    <w:p w14:paraId="13328798" w14:textId="2B8CBBF6" w:rsidR="001224A3" w:rsidRPr="00A23796" w:rsidRDefault="001224A3" w:rsidP="00115EC4">
      <w:pPr>
        <w:spacing w:line="276" w:lineRule="auto"/>
        <w:rPr>
          <w:rFonts w:asciiTheme="minorHAnsi" w:eastAsia="Times New Roman" w:hAnsiTheme="minorHAnsi" w:cstheme="minorHAnsi"/>
          <w:b/>
          <w:sz w:val="28"/>
          <w:szCs w:val="28"/>
        </w:rPr>
      </w:pPr>
      <w:r w:rsidRPr="00A23796">
        <w:rPr>
          <w:rFonts w:asciiTheme="minorHAnsi" w:eastAsia="Times New Roman" w:hAnsiTheme="minorHAnsi" w:cstheme="minorHAnsi"/>
          <w:b/>
          <w:sz w:val="28"/>
          <w:szCs w:val="28"/>
        </w:rPr>
        <w:t>Methods</w:t>
      </w:r>
    </w:p>
    <w:p w14:paraId="57401D91" w14:textId="3CC7C52D" w:rsidR="00EE2F13" w:rsidRDefault="006C3CA4" w:rsidP="006C3CA4">
      <w:pPr>
        <w:spacing w:line="276" w:lineRule="auto"/>
        <w:rPr>
          <w:rFonts w:asciiTheme="minorHAnsi" w:eastAsia="Times New Roman" w:hAnsiTheme="minorHAnsi" w:cstheme="minorHAnsi"/>
          <w:bCs/>
          <w:sz w:val="22"/>
          <w:szCs w:val="22"/>
        </w:rPr>
      </w:pPr>
      <w:r w:rsidRPr="006C3CA4">
        <w:rPr>
          <w:rFonts w:asciiTheme="minorHAnsi" w:eastAsia="Times New Roman" w:hAnsiTheme="minorHAnsi" w:cstheme="minorHAnsi"/>
          <w:bCs/>
          <w:sz w:val="22"/>
          <w:szCs w:val="22"/>
        </w:rPr>
        <w:t>ENCORE comprises a standardized file system structure (sFSS), pre-defined (</w:t>
      </w:r>
      <w:r w:rsidR="00B501C1">
        <w:rPr>
          <w:rFonts w:asciiTheme="minorHAnsi" w:eastAsia="Times New Roman" w:hAnsiTheme="minorHAnsi" w:cstheme="minorHAnsi"/>
          <w:bCs/>
          <w:sz w:val="22"/>
          <w:szCs w:val="22"/>
        </w:rPr>
        <w:t>M</w:t>
      </w:r>
      <w:r w:rsidRPr="006C3CA4">
        <w:rPr>
          <w:rFonts w:asciiTheme="minorHAnsi" w:eastAsia="Times New Roman" w:hAnsiTheme="minorHAnsi" w:cstheme="minorHAnsi"/>
          <w:bCs/>
          <w:sz w:val="22"/>
          <w:szCs w:val="22"/>
        </w:rPr>
        <w:t>arkdown) files for documentation, a GitHub repository for software version</w:t>
      </w:r>
      <w:r w:rsidR="002F6EF0">
        <w:rPr>
          <w:rFonts w:asciiTheme="minorHAnsi" w:eastAsia="Times New Roman" w:hAnsiTheme="minorHAnsi" w:cstheme="minorHAnsi"/>
          <w:bCs/>
          <w:sz w:val="22"/>
          <w:szCs w:val="22"/>
        </w:rPr>
        <w:t xml:space="preserve"> control</w:t>
      </w:r>
      <w:r w:rsidR="002D3343">
        <w:rPr>
          <w:rFonts w:asciiTheme="minorHAnsi" w:eastAsia="Times New Roman" w:hAnsiTheme="minorHAnsi" w:cstheme="minorHAnsi"/>
          <w:bCs/>
          <w:sz w:val="22"/>
          <w:szCs w:val="22"/>
        </w:rPr>
        <w:t>, a HTML-based sFSS browser</w:t>
      </w:r>
      <w:r w:rsidR="002D3343" w:rsidRPr="00FE01AA">
        <w:rPr>
          <w:rFonts w:asciiTheme="minorHAnsi" w:eastAsia="Times New Roman" w:hAnsiTheme="minorHAnsi" w:cstheme="minorHAnsi"/>
          <w:bCs/>
          <w:sz w:val="22"/>
          <w:szCs w:val="22"/>
        </w:rPr>
        <w:t xml:space="preserve"> </w:t>
      </w:r>
      <w:r w:rsidR="002D3343">
        <w:rPr>
          <w:rFonts w:asciiTheme="minorHAnsi" w:eastAsia="Times New Roman" w:hAnsiTheme="minorHAnsi" w:cstheme="minorHAnsi"/>
          <w:bCs/>
          <w:sz w:val="22"/>
          <w:szCs w:val="22"/>
        </w:rPr>
        <w:t>(</w:t>
      </w:r>
      <w:r w:rsidR="0074164E">
        <w:rPr>
          <w:rFonts w:asciiTheme="minorHAnsi" w:eastAsia="Times New Roman" w:hAnsiTheme="minorHAnsi" w:cstheme="minorHAnsi"/>
          <w:bCs/>
          <w:sz w:val="22"/>
          <w:szCs w:val="22"/>
        </w:rPr>
        <w:t>s</w:t>
      </w:r>
      <w:r w:rsidR="002D3343" w:rsidRPr="00FE01AA">
        <w:rPr>
          <w:rFonts w:asciiTheme="minorHAnsi" w:eastAsia="Times New Roman" w:hAnsiTheme="minorHAnsi" w:cstheme="minorHAnsi"/>
          <w:bCs/>
          <w:sz w:val="22"/>
          <w:szCs w:val="22"/>
        </w:rPr>
        <w:t>FSS Navigator</w:t>
      </w:r>
      <w:r w:rsidR="002D3343">
        <w:rPr>
          <w:rFonts w:asciiTheme="minorHAnsi" w:eastAsia="Times New Roman" w:hAnsiTheme="minorHAnsi" w:cstheme="minorHAnsi"/>
          <w:bCs/>
          <w:sz w:val="22"/>
          <w:szCs w:val="22"/>
        </w:rPr>
        <w:t>)</w:t>
      </w:r>
      <w:r w:rsidRPr="006C3CA4">
        <w:rPr>
          <w:rFonts w:asciiTheme="minorHAnsi" w:eastAsia="Times New Roman" w:hAnsiTheme="minorHAnsi" w:cstheme="minorHAnsi"/>
          <w:bCs/>
          <w:sz w:val="22"/>
          <w:szCs w:val="22"/>
        </w:rPr>
        <w:t>, and ENCORE documentation</w:t>
      </w:r>
      <w:r w:rsidR="00EE2F13" w:rsidRPr="00EE2F13">
        <w:rPr>
          <w:rFonts w:asciiTheme="minorHAnsi" w:eastAsia="Times New Roman" w:hAnsiTheme="minorHAnsi" w:cstheme="minorHAnsi"/>
          <w:bCs/>
          <w:sz w:val="22"/>
          <w:szCs w:val="22"/>
        </w:rPr>
        <w:t xml:space="preserve"> to </w:t>
      </w:r>
      <w:r w:rsidR="0074164E">
        <w:rPr>
          <w:rFonts w:asciiTheme="minorHAnsi" w:eastAsia="Times New Roman" w:hAnsiTheme="minorHAnsi" w:cstheme="minorHAnsi"/>
          <w:bCs/>
          <w:sz w:val="22"/>
          <w:szCs w:val="22"/>
        </w:rPr>
        <w:t>initiate</w:t>
      </w:r>
      <w:r w:rsidR="00EE2F13" w:rsidRPr="00EE2F13">
        <w:rPr>
          <w:rFonts w:asciiTheme="minorHAnsi" w:eastAsia="Times New Roman" w:hAnsiTheme="minorHAnsi" w:cstheme="minorHAnsi"/>
          <w:bCs/>
          <w:sz w:val="22"/>
          <w:szCs w:val="22"/>
        </w:rPr>
        <w:t xml:space="preserve"> a self-contained </w:t>
      </w:r>
      <w:r w:rsidR="005E586F">
        <w:rPr>
          <w:rFonts w:asciiTheme="minorHAnsi" w:eastAsia="Times New Roman" w:hAnsiTheme="minorHAnsi" w:cstheme="minorHAnsi"/>
          <w:bCs/>
          <w:sz w:val="22"/>
          <w:szCs w:val="22"/>
        </w:rPr>
        <w:t>project bundle</w:t>
      </w:r>
      <w:r w:rsidR="00EE2F13" w:rsidRPr="00EE2F13">
        <w:rPr>
          <w:rFonts w:asciiTheme="minorHAnsi" w:eastAsia="Times New Roman" w:hAnsiTheme="minorHAnsi" w:cstheme="minorHAnsi"/>
          <w:bCs/>
          <w:sz w:val="22"/>
          <w:szCs w:val="22"/>
        </w:rPr>
        <w:t xml:space="preserve"> and </w:t>
      </w:r>
      <w:r>
        <w:rPr>
          <w:rFonts w:asciiTheme="minorHAnsi" w:eastAsia="Times New Roman" w:hAnsiTheme="minorHAnsi" w:cstheme="minorHAnsi"/>
          <w:bCs/>
          <w:sz w:val="22"/>
          <w:szCs w:val="22"/>
        </w:rPr>
        <w:t xml:space="preserve">support the </w:t>
      </w:r>
      <w:r w:rsidR="00EE2F13" w:rsidRPr="00EE2F13">
        <w:rPr>
          <w:rFonts w:asciiTheme="minorHAnsi" w:eastAsia="Times New Roman" w:hAnsiTheme="minorHAnsi" w:cstheme="minorHAnsi"/>
          <w:bCs/>
          <w:sz w:val="22"/>
          <w:szCs w:val="22"/>
        </w:rPr>
        <w:t xml:space="preserve">researcher to </w:t>
      </w:r>
      <w:r>
        <w:rPr>
          <w:rFonts w:asciiTheme="minorHAnsi" w:eastAsia="Times New Roman" w:hAnsiTheme="minorHAnsi" w:cstheme="minorHAnsi"/>
          <w:bCs/>
          <w:sz w:val="22"/>
          <w:szCs w:val="22"/>
        </w:rPr>
        <w:t>use</w:t>
      </w:r>
      <w:r w:rsidR="00EE2F13" w:rsidRPr="00EE2F13">
        <w:rPr>
          <w:rFonts w:asciiTheme="minorHAnsi" w:eastAsia="Times New Roman" w:hAnsiTheme="minorHAnsi" w:cstheme="minorHAnsi"/>
          <w:bCs/>
          <w:sz w:val="22"/>
          <w:szCs w:val="22"/>
        </w:rPr>
        <w:t xml:space="preserve"> ENCORE in a consistent manner.</w:t>
      </w:r>
      <w:r w:rsidR="00165827" w:rsidRPr="00EE2F13">
        <w:rPr>
          <w:rFonts w:asciiTheme="minorHAnsi" w:eastAsia="Times New Roman" w:hAnsiTheme="minorHAnsi" w:cstheme="minorHAnsi"/>
          <w:bCs/>
          <w:sz w:val="22"/>
          <w:szCs w:val="22"/>
        </w:rPr>
        <w:t xml:space="preserve"> </w:t>
      </w:r>
      <w:r w:rsidR="00AD121A">
        <w:rPr>
          <w:rFonts w:asciiTheme="minorHAnsi" w:eastAsia="Times New Roman" w:hAnsiTheme="minorHAnsi" w:cstheme="minorHAnsi"/>
          <w:bCs/>
          <w:sz w:val="22"/>
          <w:szCs w:val="22"/>
        </w:rPr>
        <w:t xml:space="preserve">The sFSS template </w:t>
      </w:r>
      <w:r w:rsidR="0074164E">
        <w:rPr>
          <w:rFonts w:asciiTheme="minorHAnsi" w:eastAsia="Times New Roman" w:hAnsiTheme="minorHAnsi" w:cstheme="minorHAnsi"/>
          <w:bCs/>
          <w:sz w:val="22"/>
          <w:szCs w:val="22"/>
        </w:rPr>
        <w:t xml:space="preserve">can be retrieved </w:t>
      </w:r>
      <w:r w:rsidR="00AD121A">
        <w:rPr>
          <w:rFonts w:asciiTheme="minorHAnsi" w:eastAsia="Times New Roman" w:hAnsiTheme="minorHAnsi" w:cstheme="minorHAnsi"/>
          <w:bCs/>
          <w:sz w:val="22"/>
          <w:szCs w:val="22"/>
        </w:rPr>
        <w:t>from the ENCORE GitHub repository (</w:t>
      </w:r>
      <w:hyperlink r:id="rId9" w:history="1">
        <w:r w:rsidR="00AD121A" w:rsidRPr="00F9755D">
          <w:rPr>
            <w:rStyle w:val="Hyperlink"/>
            <w:rFonts w:asciiTheme="minorHAnsi" w:eastAsia="Times New Roman" w:hAnsiTheme="minorHAnsi" w:cstheme="minorHAnsi"/>
            <w:bCs/>
            <w:sz w:val="22"/>
            <w:szCs w:val="22"/>
          </w:rPr>
          <w:t>https://github.com/EDS-Bioinformatics-Laboratory/ENCORE</w:t>
        </w:r>
      </w:hyperlink>
      <w:r w:rsidR="00AD121A">
        <w:rPr>
          <w:rFonts w:asciiTheme="minorHAnsi" w:eastAsia="Times New Roman" w:hAnsiTheme="minorHAnsi" w:cstheme="minorHAnsi"/>
          <w:bCs/>
          <w:sz w:val="22"/>
          <w:szCs w:val="22"/>
        </w:rPr>
        <w:t xml:space="preserve">). </w:t>
      </w:r>
      <w:r w:rsidR="00007748">
        <w:rPr>
          <w:rFonts w:asciiTheme="minorHAnsi" w:eastAsia="Times New Roman" w:hAnsiTheme="minorHAnsi" w:cstheme="minorHAnsi"/>
          <w:bCs/>
          <w:sz w:val="22"/>
          <w:szCs w:val="22"/>
        </w:rPr>
        <w:t xml:space="preserve">In principle, </w:t>
      </w:r>
      <w:r w:rsidR="006C6848">
        <w:rPr>
          <w:rFonts w:asciiTheme="minorHAnsi" w:eastAsia="Times New Roman" w:hAnsiTheme="minorHAnsi" w:cstheme="minorHAnsi"/>
          <w:bCs/>
          <w:sz w:val="22"/>
          <w:szCs w:val="22"/>
        </w:rPr>
        <w:t xml:space="preserve">ENCORE can </w:t>
      </w:r>
      <w:r w:rsidR="00007748">
        <w:rPr>
          <w:rFonts w:asciiTheme="minorHAnsi" w:eastAsia="Times New Roman" w:hAnsiTheme="minorHAnsi" w:cstheme="minorHAnsi"/>
          <w:bCs/>
          <w:sz w:val="22"/>
          <w:szCs w:val="22"/>
        </w:rPr>
        <w:t xml:space="preserve">be used for any type of (research) project and is not </w:t>
      </w:r>
      <w:proofErr w:type="gramStart"/>
      <w:r w:rsidR="00934776">
        <w:rPr>
          <w:rFonts w:asciiTheme="minorHAnsi" w:eastAsia="Times New Roman" w:hAnsiTheme="minorHAnsi" w:cstheme="minorHAnsi"/>
          <w:bCs/>
          <w:sz w:val="22"/>
          <w:szCs w:val="22"/>
        </w:rPr>
        <w:t>domain-specific</w:t>
      </w:r>
      <w:proofErr w:type="gramEnd"/>
      <w:r w:rsidR="00007748">
        <w:rPr>
          <w:rFonts w:asciiTheme="minorHAnsi" w:eastAsia="Times New Roman" w:hAnsiTheme="minorHAnsi" w:cstheme="minorHAnsi"/>
          <w:bCs/>
          <w:sz w:val="22"/>
          <w:szCs w:val="22"/>
        </w:rPr>
        <w:t>.</w:t>
      </w:r>
    </w:p>
    <w:p w14:paraId="657AF1AC" w14:textId="77777777" w:rsidR="00311B80" w:rsidRDefault="00311B80" w:rsidP="00AA3D4B">
      <w:pPr>
        <w:spacing w:line="276" w:lineRule="auto"/>
        <w:rPr>
          <w:rFonts w:asciiTheme="minorHAnsi" w:eastAsia="Times New Roman" w:hAnsiTheme="minorHAnsi" w:cstheme="minorHAnsi"/>
          <w:bCs/>
          <w:sz w:val="22"/>
          <w:szCs w:val="22"/>
          <w:lang w:val="en-GB"/>
        </w:rPr>
      </w:pPr>
    </w:p>
    <w:p w14:paraId="6F020FDB" w14:textId="53F04282" w:rsidR="006C6848" w:rsidRDefault="00934776" w:rsidP="006C6848">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lang w:val="en-GB"/>
        </w:rPr>
        <w:t xml:space="preserve">The </w:t>
      </w:r>
      <w:r w:rsidR="006C6848">
        <w:rPr>
          <w:rFonts w:asciiTheme="minorHAnsi" w:eastAsia="Times New Roman" w:hAnsiTheme="minorHAnsi" w:cstheme="minorHAnsi"/>
          <w:bCs/>
          <w:sz w:val="22"/>
          <w:szCs w:val="22"/>
        </w:rPr>
        <w:t xml:space="preserve">ENCORE approach was driven by </w:t>
      </w:r>
      <w:r>
        <w:rPr>
          <w:rFonts w:asciiTheme="minorHAnsi" w:eastAsia="Times New Roman" w:hAnsiTheme="minorHAnsi" w:cstheme="minorHAnsi"/>
          <w:bCs/>
          <w:sz w:val="22"/>
          <w:szCs w:val="22"/>
        </w:rPr>
        <w:t xml:space="preserve">the following </w:t>
      </w:r>
      <w:r w:rsidR="006C6848">
        <w:rPr>
          <w:rFonts w:asciiTheme="minorHAnsi" w:eastAsia="Times New Roman" w:hAnsiTheme="minorHAnsi" w:cstheme="minorHAnsi"/>
          <w:bCs/>
          <w:sz w:val="22"/>
          <w:szCs w:val="22"/>
        </w:rPr>
        <w:t>main requirements:</w:t>
      </w:r>
    </w:p>
    <w:p w14:paraId="3D272FDB" w14:textId="40F2CD77" w:rsidR="006C6848" w:rsidRPr="00A30C53" w:rsidRDefault="00934776" w:rsidP="006C6848">
      <w:pPr>
        <w:pStyle w:val="ListParagraph"/>
        <w:numPr>
          <w:ilvl w:val="0"/>
          <w:numId w:val="20"/>
        </w:numPr>
        <w:spacing w:line="276" w:lineRule="auto"/>
        <w:jc w:val="both"/>
        <w:rPr>
          <w:rFonts w:asciiTheme="minorHAnsi" w:eastAsia="Times New Roman" w:hAnsiTheme="minorHAnsi" w:cstheme="minorHAnsi"/>
          <w:bCs/>
          <w:sz w:val="22"/>
          <w:szCs w:val="22"/>
        </w:rPr>
      </w:pPr>
      <w:r>
        <w:rPr>
          <w:rFonts w:asciiTheme="minorHAnsi" w:eastAsia="Times New Roman" w:hAnsiTheme="minorHAnsi" w:cstheme="minorHAnsi"/>
          <w:b/>
          <w:sz w:val="22"/>
          <w:szCs w:val="22"/>
        </w:rPr>
        <w:t>Consist of a s</w:t>
      </w:r>
      <w:r w:rsidR="002D3343">
        <w:rPr>
          <w:rFonts w:asciiTheme="minorHAnsi" w:eastAsia="Times New Roman" w:hAnsiTheme="minorHAnsi" w:cstheme="minorHAnsi"/>
          <w:b/>
          <w:sz w:val="22"/>
          <w:szCs w:val="22"/>
        </w:rPr>
        <w:t xml:space="preserve">ingle self-contained </w:t>
      </w:r>
      <w:r w:rsidR="005E586F">
        <w:rPr>
          <w:rFonts w:asciiTheme="minorHAnsi" w:eastAsia="Times New Roman" w:hAnsiTheme="minorHAnsi" w:cstheme="minorHAnsi"/>
          <w:b/>
          <w:sz w:val="22"/>
          <w:szCs w:val="22"/>
        </w:rPr>
        <w:t>project bundle</w:t>
      </w:r>
      <w:r w:rsidR="00212F66">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T</w:t>
      </w:r>
      <w:r w:rsidR="006C6848" w:rsidRPr="00A30C53">
        <w:rPr>
          <w:rFonts w:asciiTheme="minorHAnsi" w:eastAsia="Times New Roman" w:hAnsiTheme="minorHAnsi" w:cstheme="minorHAnsi"/>
          <w:bCs/>
          <w:sz w:val="22"/>
          <w:szCs w:val="22"/>
        </w:rPr>
        <w:t>he computational project should be</w:t>
      </w:r>
      <w:r w:rsidR="006C6848">
        <w:rPr>
          <w:rFonts w:asciiTheme="minorHAnsi" w:eastAsia="Times New Roman" w:hAnsiTheme="minorHAnsi" w:cstheme="minorHAnsi"/>
          <w:bCs/>
          <w:sz w:val="22"/>
          <w:szCs w:val="22"/>
        </w:rPr>
        <w:t xml:space="preserve"> organized and</w:t>
      </w:r>
      <w:r w:rsidR="006C6848" w:rsidRPr="00A30C53">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 xml:space="preserve">available as </w:t>
      </w:r>
      <w:r w:rsidR="006C6848" w:rsidRPr="00A30C53">
        <w:rPr>
          <w:rFonts w:asciiTheme="minorHAnsi" w:eastAsia="Times New Roman" w:hAnsiTheme="minorHAnsi" w:cstheme="minorHAnsi"/>
          <w:bCs/>
          <w:sz w:val="22"/>
          <w:szCs w:val="22"/>
        </w:rPr>
        <w:t>a self-containe</w:t>
      </w:r>
      <w:r w:rsidR="006C6848">
        <w:rPr>
          <w:rFonts w:asciiTheme="minorHAnsi" w:eastAsia="Times New Roman" w:hAnsiTheme="minorHAnsi" w:cstheme="minorHAnsi"/>
          <w:bCs/>
          <w:sz w:val="22"/>
          <w:szCs w:val="22"/>
        </w:rPr>
        <w:t>d</w:t>
      </w:r>
      <w:r w:rsidR="006C6848" w:rsidRPr="00A30C53">
        <w:rPr>
          <w:rFonts w:asciiTheme="minorHAnsi" w:eastAsia="Times New Roman" w:hAnsiTheme="minorHAnsi" w:cstheme="minorHAnsi"/>
          <w:bCs/>
          <w:sz w:val="22"/>
          <w:szCs w:val="22"/>
        </w:rPr>
        <w:t xml:space="preserve"> </w:t>
      </w:r>
      <w:r w:rsidR="00311B80">
        <w:rPr>
          <w:rFonts w:asciiTheme="minorHAnsi" w:eastAsia="Times New Roman" w:hAnsiTheme="minorHAnsi" w:cstheme="minorHAnsi"/>
          <w:bCs/>
          <w:sz w:val="22"/>
          <w:szCs w:val="22"/>
        </w:rPr>
        <w:t xml:space="preserve">and integrated </w:t>
      </w:r>
      <w:r w:rsidR="00212F66">
        <w:rPr>
          <w:rFonts w:asciiTheme="minorHAnsi" w:eastAsia="Times New Roman" w:hAnsiTheme="minorHAnsi" w:cstheme="minorHAnsi"/>
          <w:bCs/>
          <w:sz w:val="22"/>
          <w:szCs w:val="22"/>
        </w:rPr>
        <w:t>package of data, code, results</w:t>
      </w:r>
      <w:r w:rsidR="0065696A">
        <w:rPr>
          <w:rFonts w:asciiTheme="minorHAnsi" w:eastAsia="Times New Roman" w:hAnsiTheme="minorHAnsi" w:cstheme="minorHAnsi"/>
          <w:bCs/>
          <w:sz w:val="22"/>
          <w:szCs w:val="22"/>
        </w:rPr>
        <w:t xml:space="preserve">, </w:t>
      </w:r>
      <w:r w:rsidR="001D0307">
        <w:rPr>
          <w:rFonts w:asciiTheme="minorHAnsi" w:eastAsia="Times New Roman" w:hAnsiTheme="minorHAnsi" w:cstheme="minorHAnsi"/>
          <w:bCs/>
          <w:sz w:val="22"/>
          <w:szCs w:val="22"/>
        </w:rPr>
        <w:t xml:space="preserve">and </w:t>
      </w:r>
      <w:r w:rsidR="00BC34A9">
        <w:rPr>
          <w:rFonts w:asciiTheme="minorHAnsi" w:eastAsia="Times New Roman" w:hAnsiTheme="minorHAnsi" w:cstheme="minorHAnsi"/>
          <w:bCs/>
          <w:sz w:val="22"/>
          <w:szCs w:val="22"/>
        </w:rPr>
        <w:t xml:space="preserve">(concept) </w:t>
      </w:r>
      <w:r w:rsidR="001D0307">
        <w:rPr>
          <w:rFonts w:asciiTheme="minorHAnsi" w:eastAsia="Times New Roman" w:hAnsiTheme="minorHAnsi" w:cstheme="minorHAnsi"/>
          <w:bCs/>
          <w:sz w:val="22"/>
          <w:szCs w:val="22"/>
        </w:rPr>
        <w:t>documentation</w:t>
      </w:r>
      <w:r w:rsidR="00212F66">
        <w:rPr>
          <w:rFonts w:asciiTheme="minorHAnsi" w:eastAsia="Times New Roman" w:hAnsiTheme="minorHAnsi" w:cstheme="minorHAnsi"/>
          <w:bCs/>
          <w:sz w:val="22"/>
          <w:szCs w:val="22"/>
        </w:rPr>
        <w:t>,</w:t>
      </w:r>
      <w:r w:rsidR="006C6848" w:rsidRPr="00A30C53">
        <w:rPr>
          <w:rFonts w:asciiTheme="minorHAnsi" w:eastAsia="Times New Roman" w:hAnsiTheme="minorHAnsi" w:cstheme="minorHAnsi"/>
          <w:bCs/>
          <w:sz w:val="22"/>
          <w:szCs w:val="22"/>
        </w:rPr>
        <w:t xml:space="preserve"> </w:t>
      </w:r>
      <w:r w:rsidR="00311B80">
        <w:rPr>
          <w:rFonts w:asciiTheme="minorHAnsi" w:eastAsia="Times New Roman" w:hAnsiTheme="minorHAnsi" w:cstheme="minorHAnsi"/>
          <w:bCs/>
          <w:sz w:val="22"/>
          <w:szCs w:val="22"/>
        </w:rPr>
        <w:t>stored at a single location</w:t>
      </w:r>
      <w:r>
        <w:rPr>
          <w:rFonts w:asciiTheme="minorHAnsi" w:eastAsia="Times New Roman" w:hAnsiTheme="minorHAnsi" w:cstheme="minorHAnsi"/>
          <w:bCs/>
          <w:sz w:val="22"/>
          <w:szCs w:val="22"/>
        </w:rPr>
        <w:t xml:space="preserve">. It should also be </w:t>
      </w:r>
      <w:r w:rsidR="006C6848" w:rsidRPr="00A30C53">
        <w:rPr>
          <w:rFonts w:asciiTheme="minorHAnsi" w:eastAsia="Times New Roman" w:hAnsiTheme="minorHAnsi" w:cstheme="minorHAnsi"/>
          <w:bCs/>
          <w:sz w:val="22"/>
          <w:szCs w:val="22"/>
        </w:rPr>
        <w:t xml:space="preserve">easily transferable to </w:t>
      </w:r>
      <w:r w:rsidR="006C6848">
        <w:rPr>
          <w:rFonts w:asciiTheme="minorHAnsi" w:eastAsia="Times New Roman" w:hAnsiTheme="minorHAnsi" w:cstheme="minorHAnsi"/>
          <w:bCs/>
          <w:sz w:val="22"/>
          <w:szCs w:val="22"/>
        </w:rPr>
        <w:t xml:space="preserve">other </w:t>
      </w:r>
      <w:r w:rsidR="006C6848" w:rsidRPr="00A30C53">
        <w:rPr>
          <w:rFonts w:asciiTheme="minorHAnsi" w:eastAsia="Times New Roman" w:hAnsiTheme="minorHAnsi" w:cstheme="minorHAnsi"/>
          <w:bCs/>
          <w:sz w:val="22"/>
          <w:szCs w:val="22"/>
        </w:rPr>
        <w:t>researchers or reviewers</w:t>
      </w:r>
      <w:r w:rsidR="00311B80">
        <w:rPr>
          <w:rFonts w:asciiTheme="minorHAnsi" w:eastAsia="Times New Roman" w:hAnsiTheme="minorHAnsi" w:cstheme="minorHAnsi"/>
          <w:bCs/>
          <w:sz w:val="22"/>
          <w:szCs w:val="22"/>
        </w:rPr>
        <w:t xml:space="preserve"> without breaking its internal consistency</w:t>
      </w:r>
      <w:r w:rsidR="00212F66">
        <w:rPr>
          <w:rFonts w:asciiTheme="minorHAnsi" w:eastAsia="Times New Roman" w:hAnsiTheme="minorHAnsi" w:cstheme="minorHAnsi"/>
          <w:bCs/>
          <w:sz w:val="22"/>
          <w:szCs w:val="22"/>
        </w:rPr>
        <w:t>.</w:t>
      </w:r>
    </w:p>
    <w:p w14:paraId="2363C298" w14:textId="6EC3E599" w:rsidR="006C6848" w:rsidRPr="00A30C53" w:rsidRDefault="002D3343" w:rsidP="006C6848">
      <w:pPr>
        <w:pStyle w:val="ListParagraph"/>
        <w:numPr>
          <w:ilvl w:val="0"/>
          <w:numId w:val="20"/>
        </w:numPr>
        <w:spacing w:line="276" w:lineRule="auto"/>
        <w:jc w:val="both"/>
        <w:rPr>
          <w:rFonts w:asciiTheme="minorHAnsi" w:eastAsia="Times New Roman" w:hAnsiTheme="minorHAnsi" w:cstheme="minorHAnsi"/>
          <w:bCs/>
          <w:sz w:val="22"/>
          <w:szCs w:val="22"/>
        </w:rPr>
      </w:pPr>
      <w:r>
        <w:rPr>
          <w:rFonts w:asciiTheme="minorHAnsi" w:eastAsia="Times New Roman" w:hAnsiTheme="minorHAnsi" w:cstheme="minorHAnsi"/>
          <w:b/>
          <w:sz w:val="22"/>
          <w:szCs w:val="22"/>
        </w:rPr>
        <w:t>Facilitate</w:t>
      </w:r>
      <w:r w:rsidR="00212F66">
        <w:rPr>
          <w:rFonts w:asciiTheme="minorHAnsi" w:eastAsia="Times New Roman" w:hAnsiTheme="minorHAnsi" w:cstheme="minorHAnsi"/>
          <w:b/>
          <w:sz w:val="22"/>
          <w:szCs w:val="22"/>
        </w:rPr>
        <w:t xml:space="preserve"> t</w:t>
      </w:r>
      <w:r w:rsidR="00212F66" w:rsidRPr="00212F66">
        <w:rPr>
          <w:rFonts w:asciiTheme="minorHAnsi" w:eastAsia="Times New Roman" w:hAnsiTheme="minorHAnsi" w:cstheme="minorHAnsi"/>
          <w:b/>
          <w:sz w:val="22"/>
          <w:szCs w:val="22"/>
        </w:rPr>
        <w:t>ransparency and documentation</w:t>
      </w:r>
      <w:r w:rsidR="00212F66">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 xml:space="preserve">ENCORE should facilitate </w:t>
      </w:r>
      <w:r w:rsidR="00212F66">
        <w:rPr>
          <w:rFonts w:asciiTheme="minorHAnsi" w:eastAsia="Times New Roman" w:hAnsiTheme="minorHAnsi" w:cstheme="minorHAnsi"/>
          <w:bCs/>
          <w:sz w:val="22"/>
          <w:szCs w:val="22"/>
        </w:rPr>
        <w:t>transparency and a deep understanding (</w:t>
      </w:r>
      <w:r w:rsidR="007673A1">
        <w:rPr>
          <w:rFonts w:asciiTheme="minorHAnsi" w:eastAsia="Times New Roman" w:hAnsiTheme="minorHAnsi" w:cstheme="minorHAnsi"/>
          <w:bCs/>
          <w:sz w:val="22"/>
          <w:szCs w:val="22"/>
        </w:rPr>
        <w:t xml:space="preserve">e.g., </w:t>
      </w:r>
      <w:r w:rsidR="00212F66">
        <w:rPr>
          <w:rFonts w:asciiTheme="minorHAnsi" w:eastAsia="Times New Roman" w:hAnsiTheme="minorHAnsi" w:cstheme="minorHAnsi"/>
          <w:bCs/>
          <w:sz w:val="22"/>
          <w:szCs w:val="22"/>
        </w:rPr>
        <w:t xml:space="preserve">addressing why </w:t>
      </w:r>
      <w:r w:rsidR="007673A1">
        <w:rPr>
          <w:rFonts w:asciiTheme="minorHAnsi" w:eastAsia="Times New Roman" w:hAnsiTheme="minorHAnsi" w:cstheme="minorHAnsi"/>
          <w:bCs/>
          <w:sz w:val="22"/>
          <w:szCs w:val="22"/>
        </w:rPr>
        <w:t xml:space="preserve">specific methods were selected </w:t>
      </w:r>
      <w:r w:rsidR="00212F66">
        <w:rPr>
          <w:rFonts w:asciiTheme="minorHAnsi" w:eastAsia="Times New Roman" w:hAnsiTheme="minorHAnsi" w:cstheme="minorHAnsi"/>
          <w:bCs/>
          <w:sz w:val="22"/>
          <w:szCs w:val="22"/>
        </w:rPr>
        <w:t>and how</w:t>
      </w:r>
      <w:r w:rsidR="007673A1">
        <w:rPr>
          <w:rFonts w:asciiTheme="minorHAnsi" w:eastAsia="Times New Roman" w:hAnsiTheme="minorHAnsi" w:cstheme="minorHAnsi"/>
          <w:bCs/>
          <w:sz w:val="22"/>
          <w:szCs w:val="22"/>
        </w:rPr>
        <w:t xml:space="preserve"> these were applied</w:t>
      </w:r>
      <w:r w:rsidR="00212F66">
        <w:rPr>
          <w:rFonts w:asciiTheme="minorHAnsi" w:eastAsia="Times New Roman" w:hAnsiTheme="minorHAnsi" w:cstheme="minorHAnsi"/>
          <w:bCs/>
          <w:sz w:val="22"/>
          <w:szCs w:val="22"/>
        </w:rPr>
        <w:t xml:space="preserve">) of the project through its standardized structure and </w:t>
      </w:r>
      <w:r w:rsidR="006C6848">
        <w:rPr>
          <w:rFonts w:asciiTheme="minorHAnsi" w:eastAsia="Times New Roman" w:hAnsiTheme="minorHAnsi" w:cstheme="minorHAnsi"/>
          <w:bCs/>
          <w:sz w:val="22"/>
          <w:szCs w:val="22"/>
        </w:rPr>
        <w:t xml:space="preserve">documentation </w:t>
      </w:r>
      <w:r w:rsidR="00212F66">
        <w:rPr>
          <w:rFonts w:asciiTheme="minorHAnsi" w:eastAsia="Times New Roman" w:hAnsiTheme="minorHAnsi" w:cstheme="minorHAnsi"/>
          <w:bCs/>
          <w:sz w:val="22"/>
          <w:szCs w:val="22"/>
        </w:rPr>
        <w:t xml:space="preserve">of concepts, </w:t>
      </w:r>
      <w:r w:rsidR="006C6848" w:rsidRPr="00A30C53">
        <w:rPr>
          <w:rFonts w:asciiTheme="minorHAnsi" w:eastAsia="Times New Roman" w:hAnsiTheme="minorHAnsi" w:cstheme="minorHAnsi"/>
          <w:bCs/>
          <w:sz w:val="22"/>
          <w:szCs w:val="22"/>
        </w:rPr>
        <w:t>methodology, data, code, and results</w:t>
      </w:r>
      <w:r w:rsidR="006C6848">
        <w:rPr>
          <w:rFonts w:asciiTheme="minorHAnsi" w:eastAsia="Times New Roman" w:hAnsiTheme="minorHAnsi" w:cstheme="minorHAnsi"/>
          <w:bCs/>
          <w:sz w:val="22"/>
          <w:szCs w:val="22"/>
        </w:rPr>
        <w:t>.</w:t>
      </w:r>
      <w:r w:rsidR="00212F66">
        <w:rPr>
          <w:rFonts w:asciiTheme="minorHAnsi" w:eastAsia="Times New Roman" w:hAnsiTheme="minorHAnsi" w:cstheme="minorHAnsi"/>
          <w:bCs/>
          <w:sz w:val="22"/>
          <w:szCs w:val="22"/>
        </w:rPr>
        <w:t xml:space="preserve"> </w:t>
      </w:r>
    </w:p>
    <w:p w14:paraId="452D197C" w14:textId="396A795F" w:rsidR="006C6848" w:rsidRDefault="002D3343" w:rsidP="006C6848">
      <w:pPr>
        <w:pStyle w:val="ListParagraph"/>
        <w:numPr>
          <w:ilvl w:val="0"/>
          <w:numId w:val="20"/>
        </w:numPr>
        <w:spacing w:line="276" w:lineRule="auto"/>
        <w:jc w:val="both"/>
        <w:rPr>
          <w:rFonts w:asciiTheme="minorHAnsi" w:eastAsia="Times New Roman" w:hAnsiTheme="minorHAnsi" w:cstheme="minorHAnsi"/>
          <w:bCs/>
          <w:sz w:val="22"/>
          <w:szCs w:val="22"/>
        </w:rPr>
      </w:pPr>
      <w:r>
        <w:rPr>
          <w:rFonts w:asciiTheme="minorHAnsi" w:eastAsia="Times New Roman" w:hAnsiTheme="minorHAnsi" w:cstheme="minorHAnsi"/>
          <w:b/>
          <w:sz w:val="22"/>
          <w:szCs w:val="22"/>
        </w:rPr>
        <w:t>Enable r</w:t>
      </w:r>
      <w:r w:rsidR="00212F66" w:rsidRPr="00212F66">
        <w:rPr>
          <w:rFonts w:asciiTheme="minorHAnsi" w:eastAsia="Times New Roman" w:hAnsiTheme="minorHAnsi" w:cstheme="minorHAnsi"/>
          <w:b/>
          <w:sz w:val="22"/>
          <w:szCs w:val="22"/>
        </w:rPr>
        <w:t>eproducibility</w:t>
      </w:r>
      <w:r w:rsidR="00212F66">
        <w:rPr>
          <w:rFonts w:asciiTheme="minorHAnsi" w:eastAsia="Times New Roman" w:hAnsiTheme="minorHAnsi" w:cstheme="minorHAnsi"/>
          <w:bCs/>
          <w:sz w:val="22"/>
          <w:szCs w:val="22"/>
        </w:rPr>
        <w:t>.</w:t>
      </w:r>
      <w:r w:rsidR="006C3CA4">
        <w:rPr>
          <w:rFonts w:asciiTheme="minorHAnsi" w:eastAsia="Times New Roman" w:hAnsiTheme="minorHAnsi" w:cstheme="minorHAnsi"/>
          <w:bCs/>
          <w:sz w:val="22"/>
          <w:szCs w:val="22"/>
        </w:rPr>
        <w:t xml:space="preserve"> </w:t>
      </w:r>
      <w:r w:rsidR="006C3CA4" w:rsidRPr="006C3CA4">
        <w:rPr>
          <w:rFonts w:asciiTheme="minorHAnsi" w:eastAsia="Times New Roman" w:hAnsiTheme="minorHAnsi" w:cstheme="minorHAnsi"/>
          <w:bCs/>
          <w:sz w:val="22"/>
          <w:szCs w:val="22"/>
        </w:rPr>
        <w:t xml:space="preserve">The </w:t>
      </w:r>
      <w:r w:rsidR="005E586F">
        <w:rPr>
          <w:rFonts w:asciiTheme="minorHAnsi" w:eastAsia="Times New Roman" w:hAnsiTheme="minorHAnsi" w:cstheme="minorHAnsi"/>
          <w:bCs/>
          <w:sz w:val="22"/>
          <w:szCs w:val="22"/>
        </w:rPr>
        <w:t>project bundle</w:t>
      </w:r>
      <w:r w:rsidR="006C3CA4" w:rsidRPr="006C3CA4">
        <w:rPr>
          <w:rFonts w:asciiTheme="minorHAnsi" w:eastAsia="Times New Roman" w:hAnsiTheme="minorHAnsi" w:cstheme="minorHAnsi"/>
          <w:bCs/>
          <w:sz w:val="22"/>
          <w:szCs w:val="22"/>
        </w:rPr>
        <w:t xml:space="preserve"> should enable an external researcher to autonomously execute and understand the computational techniques and recreate the (published) outcomes</w:t>
      </w:r>
      <w:r w:rsidR="006C6848" w:rsidRPr="00A30C53">
        <w:rPr>
          <w:rFonts w:asciiTheme="minorHAnsi" w:eastAsia="Times New Roman" w:hAnsiTheme="minorHAnsi" w:cstheme="minorHAnsi"/>
          <w:bCs/>
          <w:sz w:val="22"/>
          <w:szCs w:val="22"/>
        </w:rPr>
        <w:t xml:space="preserve">. </w:t>
      </w:r>
    </w:p>
    <w:p w14:paraId="6E3782D6" w14:textId="2DA8AE33" w:rsidR="006C6848" w:rsidRDefault="000F63DC" w:rsidP="006C6848">
      <w:pPr>
        <w:pStyle w:val="ListParagraph"/>
        <w:numPr>
          <w:ilvl w:val="0"/>
          <w:numId w:val="20"/>
        </w:numPr>
        <w:spacing w:line="276" w:lineRule="auto"/>
        <w:jc w:val="both"/>
        <w:rPr>
          <w:rFonts w:asciiTheme="minorHAnsi" w:eastAsia="Times New Roman" w:hAnsiTheme="minorHAnsi" w:cstheme="minorHAnsi"/>
          <w:bCs/>
          <w:sz w:val="22"/>
          <w:szCs w:val="22"/>
        </w:rPr>
      </w:pPr>
      <w:r>
        <w:rPr>
          <w:rFonts w:asciiTheme="minorHAnsi" w:eastAsia="Times New Roman" w:hAnsiTheme="minorHAnsi" w:cstheme="minorHAnsi"/>
          <w:b/>
          <w:sz w:val="22"/>
          <w:szCs w:val="22"/>
        </w:rPr>
        <w:t xml:space="preserve">Adhere to </w:t>
      </w:r>
      <w:r w:rsidR="00712E88">
        <w:rPr>
          <w:rFonts w:asciiTheme="minorHAnsi" w:eastAsia="Times New Roman" w:hAnsiTheme="minorHAnsi" w:cstheme="minorHAnsi"/>
          <w:b/>
          <w:sz w:val="22"/>
          <w:szCs w:val="22"/>
        </w:rPr>
        <w:t>proposed</w:t>
      </w:r>
      <w:r>
        <w:rPr>
          <w:rFonts w:asciiTheme="minorHAnsi" w:eastAsia="Times New Roman" w:hAnsiTheme="minorHAnsi" w:cstheme="minorHAnsi"/>
          <w:b/>
          <w:sz w:val="22"/>
          <w:szCs w:val="22"/>
        </w:rPr>
        <w:t xml:space="preserve"> g</w:t>
      </w:r>
      <w:r w:rsidR="00212F66" w:rsidRPr="00212F66">
        <w:rPr>
          <w:rFonts w:asciiTheme="minorHAnsi" w:eastAsia="Times New Roman" w:hAnsiTheme="minorHAnsi" w:cstheme="minorHAnsi"/>
          <w:b/>
          <w:sz w:val="22"/>
          <w:szCs w:val="22"/>
        </w:rPr>
        <w:t>uidelines</w:t>
      </w:r>
      <w:r w:rsidR="00212F66">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 xml:space="preserve">ENCORE should </w:t>
      </w:r>
      <w:r w:rsidR="00712E88">
        <w:rPr>
          <w:rFonts w:asciiTheme="minorHAnsi" w:eastAsia="Times New Roman" w:hAnsiTheme="minorHAnsi" w:cstheme="minorHAnsi"/>
          <w:bCs/>
          <w:sz w:val="22"/>
          <w:szCs w:val="22"/>
        </w:rPr>
        <w:t>follow</w:t>
      </w:r>
      <w:r w:rsidR="00BC34A9">
        <w:rPr>
          <w:rFonts w:asciiTheme="minorHAnsi" w:eastAsia="Times New Roman" w:hAnsiTheme="minorHAnsi" w:cstheme="minorHAnsi"/>
          <w:bCs/>
          <w:sz w:val="22"/>
          <w:szCs w:val="22"/>
        </w:rPr>
        <w:t xml:space="preserve"> </w:t>
      </w:r>
      <w:r w:rsidR="006C6848" w:rsidRPr="00A30C53">
        <w:rPr>
          <w:rFonts w:asciiTheme="minorHAnsi" w:eastAsia="Times New Roman" w:hAnsiTheme="minorHAnsi" w:cstheme="minorHAnsi"/>
          <w:bCs/>
          <w:sz w:val="22"/>
          <w:szCs w:val="22"/>
        </w:rPr>
        <w:t>published guidelines for computational reproducibility</w:t>
      </w:r>
      <w:r w:rsidR="00712E88">
        <w:rPr>
          <w:rFonts w:asciiTheme="minorHAnsi" w:eastAsia="Times New Roman" w:hAnsiTheme="minorHAnsi" w:cstheme="minorHAnsi"/>
          <w:bCs/>
          <w:sz w:val="22"/>
          <w:szCs w:val="22"/>
        </w:rPr>
        <w:t xml:space="preserve"> as much as possible</w:t>
      </w:r>
      <w:r w:rsidR="00BC34A9">
        <w:rPr>
          <w:rFonts w:asciiTheme="minorHAnsi" w:eastAsia="Times New Roman" w:hAnsiTheme="minorHAnsi" w:cstheme="minorHAnsi"/>
          <w:bCs/>
          <w:sz w:val="22"/>
          <w:szCs w:val="22"/>
        </w:rPr>
        <w:t xml:space="preserve"> (e.g., </w:t>
      </w:r>
      <w:r w:rsidR="00BC34A9">
        <w:rPr>
          <w:rFonts w:asciiTheme="minorHAnsi" w:eastAsia="Times New Roman" w:hAnsiTheme="minorHAnsi" w:cstheme="minorHAnsi"/>
          <w:bCs/>
          <w:sz w:val="22"/>
          <w:szCs w:val="22"/>
        </w:rPr>
        <w:fldChar w:fldCharType="begin">
          <w:fldData xml:space="preserve">PEVuZE5vdGU+PENpdGU+PEF1dGhvcj5Ccml0bzwvQXV0aG9yPjxZZWFyPjIwMjA8L1llYXI+PFJl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</w:fldData>
        </w:fldChar>
      </w:r>
      <w:r w:rsidR="00ED2E40">
        <w:rPr>
          <w:rFonts w:asciiTheme="minorHAnsi" w:eastAsia="Times New Roman" w:hAnsiTheme="minorHAnsi" w:cstheme="minorHAnsi"/>
          <w:bCs/>
          <w:sz w:val="22"/>
          <w:szCs w:val="22"/>
        </w:rPr>
        <w:instrText xml:space="preserve"> ADDIN EN.CITE </w:instrText>
      </w:r>
      <w:r w:rsidR="00ED2E40">
        <w:rPr>
          <w:rFonts w:asciiTheme="minorHAnsi" w:eastAsia="Times New Roman" w:hAnsiTheme="minorHAnsi" w:cstheme="minorHAnsi"/>
          <w:bCs/>
          <w:sz w:val="22"/>
          <w:szCs w:val="22"/>
        </w:rPr>
        <w:fldChar w:fldCharType="begin">
          <w:fldData xml:space="preserve">PEVuZE5vdGU+PENpdGU+PEF1dGhvcj5Ccml0bzwvQXV0aG9yPjxZZWFyPjIwMjA8L1llYXI+PFJl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</w:fldData>
        </w:fldChar>
      </w:r>
      <w:r w:rsidR="00ED2E40">
        <w:rPr>
          <w:rFonts w:asciiTheme="minorHAnsi" w:eastAsia="Times New Roman" w:hAnsiTheme="minorHAnsi" w:cstheme="minorHAnsi"/>
          <w:bCs/>
          <w:sz w:val="22"/>
          <w:szCs w:val="22"/>
        </w:rPr>
        <w:instrText xml:space="preserve"> ADDIN EN.CITE.DATA </w:instrText>
      </w:r>
      <w:r w:rsidR="00ED2E40">
        <w:rPr>
          <w:rFonts w:asciiTheme="minorHAnsi" w:eastAsia="Times New Roman" w:hAnsiTheme="minorHAnsi" w:cstheme="minorHAnsi"/>
          <w:bCs/>
          <w:sz w:val="22"/>
          <w:szCs w:val="22"/>
        </w:rPr>
      </w:r>
      <w:r w:rsidR="00ED2E40">
        <w:rPr>
          <w:rFonts w:asciiTheme="minorHAnsi" w:eastAsia="Times New Roman" w:hAnsiTheme="minorHAnsi" w:cstheme="minorHAnsi"/>
          <w:bCs/>
          <w:sz w:val="22"/>
          <w:szCs w:val="22"/>
        </w:rPr>
        <w:fldChar w:fldCharType="end"/>
      </w:r>
      <w:r w:rsidR="00BC34A9">
        <w:rPr>
          <w:rFonts w:asciiTheme="minorHAnsi" w:eastAsia="Times New Roman" w:hAnsiTheme="minorHAnsi" w:cstheme="minorHAnsi"/>
          <w:bCs/>
          <w:sz w:val="22"/>
          <w:szCs w:val="22"/>
        </w:rPr>
      </w:r>
      <w:r w:rsidR="00BC34A9">
        <w:rPr>
          <w:rFonts w:asciiTheme="minorHAnsi" w:eastAsia="Times New Roman" w:hAnsiTheme="minorHAnsi" w:cstheme="minorHAnsi"/>
          <w:bCs/>
          <w:sz w:val="22"/>
          <w:szCs w:val="22"/>
        </w:rPr>
        <w:fldChar w:fldCharType="separate"/>
      </w:r>
      <w:r w:rsidR="00FB1446">
        <w:rPr>
          <w:rFonts w:asciiTheme="minorHAnsi" w:eastAsia="Times New Roman" w:hAnsiTheme="minorHAnsi" w:cstheme="minorHAnsi"/>
          <w:bCs/>
          <w:noProof/>
          <w:sz w:val="22"/>
          <w:szCs w:val="22"/>
        </w:rPr>
        <w:t>(Brito et al., 2020; Lee, 2018; Noble, 2009; Sandve et al., 2013)</w:t>
      </w:r>
      <w:r w:rsidR="00BC34A9">
        <w:rPr>
          <w:rFonts w:asciiTheme="minorHAnsi" w:eastAsia="Times New Roman" w:hAnsiTheme="minorHAnsi" w:cstheme="minorHAnsi"/>
          <w:bCs/>
          <w:sz w:val="22"/>
          <w:szCs w:val="22"/>
        </w:rPr>
        <w:fldChar w:fldCharType="end"/>
      </w:r>
      <w:r w:rsidR="00A12142">
        <w:rPr>
          <w:rFonts w:asciiTheme="minorHAnsi" w:eastAsia="Times New Roman" w:hAnsiTheme="minorHAnsi" w:cstheme="minorHAnsi"/>
          <w:bCs/>
          <w:sz w:val="22"/>
          <w:szCs w:val="22"/>
        </w:rPr>
        <w:t>)</w:t>
      </w:r>
      <w:r w:rsidR="006C6848">
        <w:rPr>
          <w:rFonts w:asciiTheme="minorHAnsi" w:eastAsia="Times New Roman" w:hAnsiTheme="minorHAnsi" w:cstheme="minorHAnsi"/>
          <w:bCs/>
          <w:sz w:val="22"/>
          <w:szCs w:val="22"/>
        </w:rPr>
        <w:t>.</w:t>
      </w:r>
    </w:p>
    <w:p w14:paraId="353EA036" w14:textId="2949B949" w:rsidR="00311B80" w:rsidRDefault="000F63DC" w:rsidP="006C6848">
      <w:pPr>
        <w:pStyle w:val="ListParagraph"/>
        <w:numPr>
          <w:ilvl w:val="0"/>
          <w:numId w:val="20"/>
        </w:numPr>
        <w:spacing w:line="276" w:lineRule="auto"/>
        <w:jc w:val="both"/>
        <w:rPr>
          <w:rFonts w:asciiTheme="minorHAnsi" w:eastAsia="Times New Roman" w:hAnsiTheme="minorHAnsi" w:cstheme="minorHAnsi"/>
          <w:bCs/>
          <w:sz w:val="22"/>
          <w:szCs w:val="22"/>
        </w:rPr>
      </w:pPr>
      <w:r>
        <w:rPr>
          <w:rFonts w:asciiTheme="minorHAnsi" w:eastAsia="Times New Roman" w:hAnsiTheme="minorHAnsi" w:cstheme="minorHAnsi"/>
          <w:b/>
          <w:sz w:val="22"/>
          <w:szCs w:val="22"/>
        </w:rPr>
        <w:t>Enable v</w:t>
      </w:r>
      <w:r w:rsidR="00212F66" w:rsidRPr="00212F66">
        <w:rPr>
          <w:rFonts w:asciiTheme="minorHAnsi" w:eastAsia="Times New Roman" w:hAnsiTheme="minorHAnsi" w:cstheme="minorHAnsi"/>
          <w:b/>
          <w:sz w:val="22"/>
          <w:szCs w:val="22"/>
        </w:rPr>
        <w:t>ersion</w:t>
      </w:r>
      <w:r w:rsidR="00A1303A">
        <w:rPr>
          <w:rFonts w:asciiTheme="minorHAnsi" w:eastAsia="Times New Roman" w:hAnsiTheme="minorHAnsi" w:cstheme="minorHAnsi"/>
          <w:b/>
          <w:sz w:val="22"/>
          <w:szCs w:val="22"/>
        </w:rPr>
        <w:t xml:space="preserve"> control</w:t>
      </w:r>
      <w:r w:rsidR="00212F66">
        <w:rPr>
          <w:rFonts w:asciiTheme="minorHAnsi" w:eastAsia="Times New Roman" w:hAnsiTheme="minorHAnsi" w:cstheme="minorHAnsi"/>
          <w:bCs/>
          <w:sz w:val="22"/>
          <w:szCs w:val="22"/>
        </w:rPr>
        <w:t xml:space="preserve">. </w:t>
      </w:r>
      <w:r w:rsidR="00311B80">
        <w:rPr>
          <w:rFonts w:asciiTheme="minorHAnsi" w:eastAsia="Times New Roman" w:hAnsiTheme="minorHAnsi" w:cstheme="minorHAnsi"/>
          <w:bCs/>
          <w:sz w:val="22"/>
          <w:szCs w:val="22"/>
        </w:rPr>
        <w:t>ENCORE should allow version</w:t>
      </w:r>
      <w:r w:rsidR="00A1303A">
        <w:rPr>
          <w:rFonts w:asciiTheme="minorHAnsi" w:eastAsia="Times New Roman" w:hAnsiTheme="minorHAnsi" w:cstheme="minorHAnsi"/>
          <w:bCs/>
          <w:sz w:val="22"/>
          <w:szCs w:val="22"/>
        </w:rPr>
        <w:t xml:space="preserve"> control</w:t>
      </w:r>
      <w:r w:rsidR="00327079">
        <w:rPr>
          <w:rFonts w:asciiTheme="minorHAnsi" w:eastAsia="Times New Roman" w:hAnsiTheme="minorHAnsi" w:cstheme="minorHAnsi"/>
          <w:bCs/>
          <w:sz w:val="22"/>
          <w:szCs w:val="22"/>
        </w:rPr>
        <w:t xml:space="preserve"> </w:t>
      </w:r>
      <w:r w:rsidR="00311B80">
        <w:rPr>
          <w:rFonts w:asciiTheme="minorHAnsi" w:eastAsia="Times New Roman" w:hAnsiTheme="minorHAnsi" w:cstheme="minorHAnsi"/>
          <w:bCs/>
          <w:sz w:val="22"/>
          <w:szCs w:val="22"/>
        </w:rPr>
        <w:t>of code and code documentation.</w:t>
      </w:r>
    </w:p>
    <w:p w14:paraId="62A32EF2" w14:textId="5A05602E" w:rsidR="006C6848" w:rsidRPr="00A30C53" w:rsidRDefault="000F63DC" w:rsidP="006C6848">
      <w:pPr>
        <w:pStyle w:val="ListParagraph"/>
        <w:numPr>
          <w:ilvl w:val="0"/>
          <w:numId w:val="20"/>
        </w:numPr>
        <w:spacing w:line="276" w:lineRule="auto"/>
        <w:jc w:val="both"/>
        <w:rPr>
          <w:rFonts w:asciiTheme="minorHAnsi" w:eastAsia="Times New Roman" w:hAnsiTheme="minorHAnsi" w:cstheme="minorHAnsi"/>
          <w:bCs/>
          <w:sz w:val="22"/>
          <w:szCs w:val="22"/>
        </w:rPr>
      </w:pPr>
      <w:r>
        <w:rPr>
          <w:rFonts w:asciiTheme="minorHAnsi" w:eastAsia="Times New Roman" w:hAnsiTheme="minorHAnsi" w:cstheme="minorHAnsi"/>
          <w:b/>
          <w:sz w:val="22"/>
          <w:szCs w:val="22"/>
        </w:rPr>
        <w:t>Facilitate</w:t>
      </w:r>
      <w:r w:rsidR="00212F66" w:rsidRPr="00212F66">
        <w:rPr>
          <w:rFonts w:asciiTheme="minorHAnsi" w:eastAsia="Times New Roman" w:hAnsiTheme="minorHAnsi" w:cstheme="minorHAnsi"/>
          <w:b/>
          <w:sz w:val="22"/>
          <w:szCs w:val="22"/>
        </w:rPr>
        <w:t xml:space="preserve"> harmonization</w:t>
      </w:r>
      <w:r w:rsidR="00212F66">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 xml:space="preserve">The ENCORE approach itself should be standardized and well-documented such that it can easily be adopted by any researcher. This allows harmonization within research </w:t>
      </w:r>
      <w:r w:rsidR="00292D39">
        <w:rPr>
          <w:rFonts w:asciiTheme="minorHAnsi" w:eastAsia="Times New Roman" w:hAnsiTheme="minorHAnsi" w:cstheme="minorHAnsi"/>
          <w:bCs/>
          <w:sz w:val="22"/>
          <w:szCs w:val="22"/>
        </w:rPr>
        <w:t xml:space="preserve">groups, </w:t>
      </w:r>
      <w:r w:rsidR="006C6848">
        <w:rPr>
          <w:rFonts w:asciiTheme="minorHAnsi" w:eastAsia="Times New Roman" w:hAnsiTheme="minorHAnsi" w:cstheme="minorHAnsi"/>
          <w:bCs/>
          <w:sz w:val="22"/>
          <w:szCs w:val="22"/>
        </w:rPr>
        <w:t>enabling the further joint development</w:t>
      </w:r>
      <w:r w:rsidR="00292D39">
        <w:rPr>
          <w:rFonts w:asciiTheme="minorHAnsi" w:eastAsia="Times New Roman" w:hAnsiTheme="minorHAnsi" w:cstheme="minorHAnsi"/>
          <w:bCs/>
          <w:sz w:val="22"/>
          <w:szCs w:val="22"/>
        </w:rPr>
        <w:t xml:space="preserve"> of</w:t>
      </w:r>
      <w:r w:rsidR="006C6848">
        <w:rPr>
          <w:rFonts w:asciiTheme="minorHAnsi" w:eastAsia="Times New Roman" w:hAnsiTheme="minorHAnsi" w:cstheme="minorHAnsi"/>
          <w:bCs/>
          <w:sz w:val="22"/>
          <w:szCs w:val="22"/>
        </w:rPr>
        <w:t xml:space="preserve"> best practices within the </w:t>
      </w:r>
      <w:r w:rsidR="006C6848">
        <w:rPr>
          <w:rFonts w:asciiTheme="minorHAnsi" w:eastAsia="Times New Roman" w:hAnsiTheme="minorHAnsi" w:cstheme="minorHAnsi"/>
          <w:bCs/>
          <w:sz w:val="22"/>
          <w:szCs w:val="22"/>
        </w:rPr>
        <w:lastRenderedPageBreak/>
        <w:t>ENCORE framework. Moreover, harmonization also facilitates checking transparency and reproducibility prior to publication by direct colleagues.</w:t>
      </w:r>
    </w:p>
    <w:p w14:paraId="294CE6A3" w14:textId="5ACAE76C" w:rsidR="006C6848" w:rsidRDefault="000F63DC" w:rsidP="006C6848">
      <w:pPr>
        <w:pStyle w:val="ListParagraph"/>
        <w:numPr>
          <w:ilvl w:val="0"/>
          <w:numId w:val="20"/>
        </w:numPr>
        <w:spacing w:line="276" w:lineRule="auto"/>
        <w:jc w:val="both"/>
        <w:rPr>
          <w:rFonts w:asciiTheme="minorHAnsi" w:eastAsia="Times New Roman" w:hAnsiTheme="minorHAnsi" w:cstheme="minorHAnsi"/>
          <w:bCs/>
          <w:sz w:val="22"/>
          <w:szCs w:val="22"/>
        </w:rPr>
      </w:pPr>
      <w:r>
        <w:rPr>
          <w:rFonts w:asciiTheme="minorHAnsi" w:eastAsia="Times New Roman" w:hAnsiTheme="minorHAnsi" w:cstheme="minorHAnsi"/>
          <w:b/>
          <w:sz w:val="22"/>
          <w:szCs w:val="22"/>
        </w:rPr>
        <w:t>Provide a generic approach</w:t>
      </w:r>
      <w:r w:rsidR="00212F66" w:rsidRPr="00212F66">
        <w:rPr>
          <w:rFonts w:asciiTheme="minorHAnsi" w:eastAsia="Times New Roman" w:hAnsiTheme="minorHAnsi" w:cstheme="minorHAnsi"/>
          <w:b/>
          <w:sz w:val="22"/>
          <w:szCs w:val="22"/>
        </w:rPr>
        <w:t>.</w:t>
      </w:r>
      <w:r w:rsidR="00212F66">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 xml:space="preserve">ENCORE should be </w:t>
      </w:r>
      <w:r w:rsidR="006C6848" w:rsidRPr="00A30C53">
        <w:rPr>
          <w:rFonts w:asciiTheme="minorHAnsi" w:eastAsia="Times New Roman" w:hAnsiTheme="minorHAnsi" w:cstheme="minorHAnsi"/>
          <w:bCs/>
          <w:sz w:val="22"/>
          <w:szCs w:val="22"/>
        </w:rPr>
        <w:t xml:space="preserve">agnostic </w:t>
      </w:r>
      <w:r w:rsidR="00934776">
        <w:rPr>
          <w:rFonts w:asciiTheme="minorHAnsi" w:eastAsia="Times New Roman" w:hAnsiTheme="minorHAnsi" w:cstheme="minorHAnsi"/>
          <w:bCs/>
          <w:sz w:val="22"/>
          <w:szCs w:val="22"/>
        </w:rPr>
        <w:t>to</w:t>
      </w:r>
      <w:r w:rsidR="006C6848" w:rsidRPr="00A30C53">
        <w:rPr>
          <w:rFonts w:asciiTheme="minorHAnsi" w:eastAsia="Times New Roman" w:hAnsiTheme="minorHAnsi" w:cstheme="minorHAnsi"/>
          <w:bCs/>
          <w:sz w:val="22"/>
          <w:szCs w:val="22"/>
        </w:rPr>
        <w:t xml:space="preserve"> </w:t>
      </w:r>
      <w:r w:rsidR="00292D39">
        <w:rPr>
          <w:rFonts w:asciiTheme="minorHAnsi" w:eastAsia="Times New Roman" w:hAnsiTheme="minorHAnsi" w:cstheme="minorHAnsi"/>
          <w:bCs/>
          <w:sz w:val="22"/>
          <w:szCs w:val="22"/>
        </w:rPr>
        <w:t>the type</w:t>
      </w:r>
      <w:r w:rsidR="00292D39" w:rsidRPr="00A30C53">
        <w:rPr>
          <w:rFonts w:asciiTheme="minorHAnsi" w:eastAsia="Times New Roman" w:hAnsiTheme="minorHAnsi" w:cstheme="minorHAnsi"/>
          <w:bCs/>
          <w:sz w:val="22"/>
          <w:szCs w:val="22"/>
        </w:rPr>
        <w:t xml:space="preserve"> </w:t>
      </w:r>
      <w:r w:rsidR="006C6848" w:rsidRPr="00A30C53">
        <w:rPr>
          <w:rFonts w:asciiTheme="minorHAnsi" w:eastAsia="Times New Roman" w:hAnsiTheme="minorHAnsi" w:cstheme="minorHAnsi"/>
          <w:bCs/>
          <w:sz w:val="22"/>
          <w:szCs w:val="22"/>
        </w:rPr>
        <w:t xml:space="preserve">of </w:t>
      </w:r>
      <w:r w:rsidR="002F2158">
        <w:rPr>
          <w:rFonts w:asciiTheme="minorHAnsi" w:eastAsia="Times New Roman" w:hAnsiTheme="minorHAnsi" w:cstheme="minorHAnsi"/>
          <w:bCs/>
          <w:sz w:val="22"/>
          <w:szCs w:val="22"/>
        </w:rPr>
        <w:t xml:space="preserve">computational </w:t>
      </w:r>
      <w:r w:rsidR="006C6848" w:rsidRPr="00A30C53">
        <w:rPr>
          <w:rFonts w:asciiTheme="minorHAnsi" w:eastAsia="Times New Roman" w:hAnsiTheme="minorHAnsi" w:cstheme="minorHAnsi"/>
          <w:bCs/>
          <w:sz w:val="22"/>
          <w:szCs w:val="22"/>
        </w:rPr>
        <w:t xml:space="preserve">project (e.g., statistical analysis, mathematical modelling), data, programming language, </w:t>
      </w:r>
      <w:r w:rsidR="006C6848">
        <w:rPr>
          <w:rFonts w:asciiTheme="minorHAnsi" w:eastAsia="Times New Roman" w:hAnsiTheme="minorHAnsi" w:cstheme="minorHAnsi"/>
          <w:bCs/>
          <w:sz w:val="22"/>
          <w:szCs w:val="22"/>
        </w:rPr>
        <w:t xml:space="preserve">and </w:t>
      </w:r>
      <w:r w:rsidR="006C6848" w:rsidRPr="00A30C53">
        <w:rPr>
          <w:rFonts w:asciiTheme="minorHAnsi" w:eastAsia="Times New Roman" w:hAnsiTheme="minorHAnsi" w:cstheme="minorHAnsi"/>
          <w:bCs/>
          <w:sz w:val="22"/>
          <w:szCs w:val="22"/>
        </w:rPr>
        <w:t>ICT infrastructure (</w:t>
      </w:r>
      <w:r w:rsidR="006C6848">
        <w:rPr>
          <w:rFonts w:asciiTheme="minorHAnsi" w:eastAsia="Times New Roman" w:hAnsiTheme="minorHAnsi" w:cstheme="minorHAnsi"/>
          <w:bCs/>
          <w:sz w:val="22"/>
          <w:szCs w:val="22"/>
        </w:rPr>
        <w:t xml:space="preserve">e.g., </w:t>
      </w:r>
      <w:r w:rsidR="006C6848" w:rsidRPr="00A30C53">
        <w:rPr>
          <w:rFonts w:asciiTheme="minorHAnsi" w:eastAsia="Times New Roman" w:hAnsiTheme="minorHAnsi" w:cstheme="minorHAnsi"/>
          <w:bCs/>
          <w:sz w:val="22"/>
          <w:szCs w:val="22"/>
        </w:rPr>
        <w:t>operating system</w:t>
      </w:r>
      <w:r w:rsidR="006C6848">
        <w:rPr>
          <w:rFonts w:asciiTheme="minorHAnsi" w:eastAsia="Times New Roman" w:hAnsiTheme="minorHAnsi" w:cstheme="minorHAnsi"/>
          <w:bCs/>
          <w:sz w:val="22"/>
          <w:szCs w:val="22"/>
        </w:rPr>
        <w:t xml:space="preserve"> and computer </w:t>
      </w:r>
      <w:r w:rsidR="006C3CA4">
        <w:rPr>
          <w:rFonts w:asciiTheme="minorHAnsi" w:eastAsia="Times New Roman" w:hAnsiTheme="minorHAnsi" w:cstheme="minorHAnsi"/>
          <w:bCs/>
          <w:sz w:val="22"/>
          <w:szCs w:val="22"/>
        </w:rPr>
        <w:t>hardware</w:t>
      </w:r>
      <w:r w:rsidR="00292D39">
        <w:rPr>
          <w:rFonts w:asciiTheme="minorHAnsi" w:eastAsia="Times New Roman" w:hAnsiTheme="minorHAnsi" w:cstheme="minorHAnsi"/>
          <w:bCs/>
          <w:sz w:val="22"/>
          <w:szCs w:val="22"/>
        </w:rPr>
        <w:t>)</w:t>
      </w:r>
      <w:r w:rsidR="006C6848" w:rsidRPr="00A30C53">
        <w:rPr>
          <w:rFonts w:asciiTheme="minorHAnsi" w:eastAsia="Times New Roman" w:hAnsiTheme="minorHAnsi" w:cstheme="minorHAnsi"/>
          <w:bCs/>
          <w:sz w:val="22"/>
          <w:szCs w:val="22"/>
        </w:rPr>
        <w:t>.</w:t>
      </w:r>
      <w:r w:rsidR="00311B80">
        <w:rPr>
          <w:rFonts w:asciiTheme="minorHAnsi" w:eastAsia="Times New Roman" w:hAnsiTheme="minorHAnsi" w:cstheme="minorHAnsi"/>
          <w:bCs/>
          <w:sz w:val="22"/>
          <w:szCs w:val="22"/>
        </w:rPr>
        <w:t xml:space="preserve"> It should not depend on (project management) tools that are not freely available.</w:t>
      </w:r>
    </w:p>
    <w:p w14:paraId="0638C433" w14:textId="30A3D33B" w:rsidR="006C6848" w:rsidRPr="00A30C53" w:rsidRDefault="000F63DC" w:rsidP="006C6848">
      <w:pPr>
        <w:pStyle w:val="ListParagraph"/>
        <w:numPr>
          <w:ilvl w:val="0"/>
          <w:numId w:val="20"/>
        </w:numPr>
        <w:spacing w:line="276" w:lineRule="auto"/>
        <w:jc w:val="both"/>
        <w:rPr>
          <w:rFonts w:asciiTheme="minorHAnsi" w:eastAsia="Times New Roman" w:hAnsiTheme="minorHAnsi" w:cstheme="minorHAnsi"/>
          <w:bCs/>
          <w:sz w:val="22"/>
          <w:szCs w:val="22"/>
        </w:rPr>
      </w:pPr>
      <w:r>
        <w:rPr>
          <w:rFonts w:asciiTheme="minorHAnsi" w:eastAsia="Times New Roman" w:hAnsiTheme="minorHAnsi" w:cstheme="minorHAnsi"/>
          <w:b/>
          <w:sz w:val="22"/>
          <w:szCs w:val="22"/>
        </w:rPr>
        <w:t xml:space="preserve">Allow adaptation to </w:t>
      </w:r>
      <w:r w:rsidR="00934776">
        <w:rPr>
          <w:rFonts w:asciiTheme="minorHAnsi" w:eastAsia="Times New Roman" w:hAnsiTheme="minorHAnsi" w:cstheme="minorHAnsi"/>
          <w:b/>
          <w:sz w:val="22"/>
          <w:szCs w:val="22"/>
        </w:rPr>
        <w:t xml:space="preserve">different </w:t>
      </w:r>
      <w:r>
        <w:rPr>
          <w:rFonts w:asciiTheme="minorHAnsi" w:eastAsia="Times New Roman" w:hAnsiTheme="minorHAnsi" w:cstheme="minorHAnsi"/>
          <w:b/>
          <w:sz w:val="22"/>
          <w:szCs w:val="22"/>
        </w:rPr>
        <w:t>style</w:t>
      </w:r>
      <w:r w:rsidR="00FB1446">
        <w:rPr>
          <w:rFonts w:asciiTheme="minorHAnsi" w:eastAsia="Times New Roman" w:hAnsiTheme="minorHAnsi" w:cstheme="minorHAnsi"/>
          <w:b/>
          <w:sz w:val="22"/>
          <w:szCs w:val="22"/>
        </w:rPr>
        <w:t>s</w:t>
      </w:r>
      <w:r>
        <w:rPr>
          <w:rFonts w:asciiTheme="minorHAnsi" w:eastAsia="Times New Roman" w:hAnsiTheme="minorHAnsi" w:cstheme="minorHAnsi"/>
          <w:b/>
          <w:sz w:val="22"/>
          <w:szCs w:val="22"/>
        </w:rPr>
        <w:t xml:space="preserve"> of work</w:t>
      </w:r>
      <w:r w:rsidR="00212F66">
        <w:rPr>
          <w:rFonts w:asciiTheme="minorHAnsi" w:eastAsia="Times New Roman" w:hAnsiTheme="minorHAnsi" w:cstheme="minorHAnsi"/>
          <w:bCs/>
          <w:sz w:val="22"/>
          <w:szCs w:val="22"/>
        </w:rPr>
        <w:t xml:space="preserve">. </w:t>
      </w:r>
      <w:r w:rsidR="006C6848">
        <w:rPr>
          <w:rFonts w:asciiTheme="minorHAnsi" w:eastAsia="Times New Roman" w:hAnsiTheme="minorHAnsi" w:cstheme="minorHAnsi"/>
          <w:bCs/>
          <w:sz w:val="22"/>
          <w:szCs w:val="22"/>
        </w:rPr>
        <w:t>ENCORE should leave sufficient flexibility to accommodate different styles of work.</w:t>
      </w:r>
      <w:r w:rsidR="006C6848" w:rsidRPr="00A30C53">
        <w:rPr>
          <w:rFonts w:asciiTheme="minorHAnsi" w:eastAsia="Times New Roman" w:hAnsiTheme="minorHAnsi" w:cstheme="minorHAnsi"/>
          <w:bCs/>
          <w:sz w:val="22"/>
          <w:szCs w:val="22"/>
        </w:rPr>
        <w:t xml:space="preserve"> </w:t>
      </w:r>
      <w:r w:rsidR="00FB1446">
        <w:rPr>
          <w:rFonts w:asciiTheme="minorHAnsi" w:eastAsia="Times New Roman" w:hAnsiTheme="minorHAnsi" w:cstheme="minorHAnsi"/>
          <w:bCs/>
          <w:sz w:val="22"/>
          <w:szCs w:val="22"/>
        </w:rPr>
        <w:t>The underlying sFSS</w:t>
      </w:r>
      <w:r w:rsidR="00311B80">
        <w:rPr>
          <w:rFonts w:asciiTheme="minorHAnsi" w:eastAsia="Times New Roman" w:hAnsiTheme="minorHAnsi" w:cstheme="minorHAnsi"/>
          <w:bCs/>
          <w:sz w:val="22"/>
          <w:szCs w:val="22"/>
        </w:rPr>
        <w:t xml:space="preserve"> should be accessible from any software tool the researcher might be using. </w:t>
      </w:r>
    </w:p>
    <w:p w14:paraId="665EBE52" w14:textId="77777777" w:rsidR="00212F66" w:rsidRDefault="00212F66" w:rsidP="000B3695">
      <w:pPr>
        <w:spacing w:line="276" w:lineRule="auto"/>
        <w:rPr>
          <w:rFonts w:asciiTheme="minorHAnsi" w:eastAsia="Times New Roman" w:hAnsiTheme="minorHAnsi" w:cstheme="minorHAnsi"/>
          <w:bCs/>
          <w:color w:val="0070C0"/>
          <w:sz w:val="18"/>
          <w:szCs w:val="18"/>
        </w:rPr>
      </w:pPr>
    </w:p>
    <w:p w14:paraId="658E7743" w14:textId="60ED7DF5" w:rsidR="009A3C83" w:rsidRPr="00264E2D" w:rsidRDefault="009A3C83" w:rsidP="009A3C83">
      <w:pPr>
        <w:spacing w:line="276" w:lineRule="auto"/>
        <w:rPr>
          <w:rFonts w:asciiTheme="minorHAnsi" w:eastAsia="Times New Roman" w:hAnsiTheme="minorHAnsi" w:cstheme="minorHAnsi"/>
          <w:bCs/>
          <w:i/>
          <w:iCs/>
          <w:sz w:val="22"/>
          <w:szCs w:val="22"/>
          <w:lang w:val="en-GB"/>
        </w:rPr>
      </w:pPr>
      <w:r w:rsidRPr="00264E2D">
        <w:rPr>
          <w:rFonts w:asciiTheme="minorHAnsi" w:eastAsia="Times New Roman" w:hAnsiTheme="minorHAnsi" w:cstheme="minorHAnsi"/>
          <w:bCs/>
          <w:i/>
          <w:iCs/>
          <w:sz w:val="22"/>
          <w:szCs w:val="22"/>
          <w:lang w:val="en-GB"/>
        </w:rPr>
        <w:t xml:space="preserve">The </w:t>
      </w:r>
      <w:r>
        <w:rPr>
          <w:rFonts w:asciiTheme="minorHAnsi" w:eastAsia="Times New Roman" w:hAnsiTheme="minorHAnsi" w:cstheme="minorHAnsi"/>
          <w:bCs/>
          <w:i/>
          <w:iCs/>
          <w:sz w:val="22"/>
          <w:szCs w:val="22"/>
          <w:lang w:val="en-GB"/>
        </w:rPr>
        <w:t>s</w:t>
      </w:r>
      <w:r w:rsidRPr="00264E2D">
        <w:rPr>
          <w:rFonts w:asciiTheme="minorHAnsi" w:eastAsia="Times New Roman" w:hAnsiTheme="minorHAnsi" w:cstheme="minorHAnsi"/>
          <w:bCs/>
          <w:i/>
          <w:iCs/>
          <w:sz w:val="22"/>
          <w:szCs w:val="22"/>
          <w:lang w:val="en-GB"/>
        </w:rPr>
        <w:t xml:space="preserve">FSS </w:t>
      </w:r>
      <w:r w:rsidR="004909BE">
        <w:rPr>
          <w:rFonts w:asciiTheme="minorHAnsi" w:eastAsia="Times New Roman" w:hAnsiTheme="minorHAnsi" w:cstheme="minorHAnsi"/>
          <w:bCs/>
          <w:i/>
          <w:iCs/>
          <w:sz w:val="22"/>
          <w:szCs w:val="22"/>
          <w:lang w:val="en-GB"/>
        </w:rPr>
        <w:t>in context</w:t>
      </w:r>
    </w:p>
    <w:p w14:paraId="79FA00D4" w14:textId="51A83A3A" w:rsidR="0006493F" w:rsidRPr="00E21F55" w:rsidRDefault="009A3C83" w:rsidP="0006493F">
      <w:pPr>
        <w:spacing w:line="276" w:lineRule="auto"/>
        <w:rPr>
          <w:rFonts w:asciiTheme="minorHAnsi" w:eastAsia="Times New Roman" w:hAnsiTheme="minorHAnsi" w:cstheme="minorHAnsi"/>
          <w:bCs/>
          <w:sz w:val="22"/>
          <w:szCs w:val="22"/>
          <w:lang w:val="en-GB"/>
        </w:rPr>
      </w:pPr>
      <w:r>
        <w:rPr>
          <w:rFonts w:asciiTheme="minorHAnsi" w:eastAsia="Times New Roman" w:hAnsiTheme="minorHAnsi" w:cstheme="minorHAnsi"/>
          <w:bCs/>
          <w:sz w:val="22"/>
          <w:szCs w:val="22"/>
          <w:lang w:val="en-GB"/>
        </w:rPr>
        <w:t xml:space="preserve">The </w:t>
      </w:r>
      <w:r w:rsidR="00AF0F62">
        <w:rPr>
          <w:rFonts w:asciiTheme="minorHAnsi" w:eastAsia="Times New Roman" w:hAnsiTheme="minorHAnsi" w:cstheme="minorHAnsi"/>
          <w:bCs/>
          <w:sz w:val="22"/>
          <w:szCs w:val="22"/>
          <w:lang w:val="en-GB"/>
        </w:rPr>
        <w:t>s</w:t>
      </w:r>
      <w:r>
        <w:rPr>
          <w:rFonts w:asciiTheme="minorHAnsi" w:eastAsia="Times New Roman" w:hAnsiTheme="minorHAnsi" w:cstheme="minorHAnsi"/>
          <w:bCs/>
          <w:sz w:val="22"/>
          <w:szCs w:val="22"/>
          <w:lang w:val="en-GB"/>
        </w:rPr>
        <w:t xml:space="preserve">FSS </w:t>
      </w:r>
      <w:r w:rsidR="00AF0F62">
        <w:rPr>
          <w:rFonts w:asciiTheme="minorHAnsi" w:eastAsia="Times New Roman" w:hAnsiTheme="minorHAnsi" w:cstheme="minorHAnsi"/>
          <w:bCs/>
          <w:sz w:val="22"/>
          <w:szCs w:val="22"/>
          <w:lang w:val="en-GB"/>
        </w:rPr>
        <w:t>is</w:t>
      </w:r>
      <w:r>
        <w:rPr>
          <w:rFonts w:asciiTheme="minorHAnsi" w:eastAsia="Times New Roman" w:hAnsiTheme="minorHAnsi" w:cstheme="minorHAnsi"/>
          <w:bCs/>
          <w:sz w:val="22"/>
          <w:szCs w:val="22"/>
          <w:lang w:val="en-GB"/>
        </w:rPr>
        <w:t xml:space="preserve"> the project</w:t>
      </w:r>
      <w:r w:rsidR="00B91FE0">
        <w:rPr>
          <w:rFonts w:asciiTheme="minorHAnsi" w:eastAsia="Times New Roman" w:hAnsiTheme="minorHAnsi" w:cstheme="minorHAnsi"/>
          <w:bCs/>
          <w:sz w:val="22"/>
          <w:szCs w:val="22"/>
          <w:lang w:val="en-GB"/>
        </w:rPr>
        <w:t>’s</w:t>
      </w:r>
      <w:r>
        <w:rPr>
          <w:rFonts w:asciiTheme="minorHAnsi" w:eastAsia="Times New Roman" w:hAnsiTheme="minorHAnsi" w:cstheme="minorHAnsi"/>
          <w:bCs/>
          <w:sz w:val="22"/>
          <w:szCs w:val="22"/>
          <w:lang w:val="en-GB"/>
        </w:rPr>
        <w:t xml:space="preserve"> entry </w:t>
      </w:r>
      <w:r w:rsidRPr="00934776">
        <w:rPr>
          <w:rFonts w:asciiTheme="minorHAnsi" w:eastAsia="Times New Roman" w:hAnsiTheme="minorHAnsi" w:cstheme="minorHAnsi"/>
          <w:bCs/>
          <w:sz w:val="22"/>
          <w:szCs w:val="22"/>
          <w:lang w:val="en-GB"/>
        </w:rPr>
        <w:t>point (</w:t>
      </w:r>
      <w:r w:rsidRPr="00934776">
        <w:rPr>
          <w:rFonts w:asciiTheme="minorHAnsi" w:eastAsia="Times New Roman" w:hAnsiTheme="minorHAnsi" w:cstheme="minorHAnsi"/>
          <w:b/>
          <w:sz w:val="22"/>
          <w:szCs w:val="22"/>
          <w:lang w:val="en-GB"/>
        </w:rPr>
        <w:t xml:space="preserve">Figure </w:t>
      </w:r>
      <w:r w:rsidR="00F55D66" w:rsidRPr="00934776">
        <w:rPr>
          <w:rFonts w:asciiTheme="minorHAnsi" w:eastAsia="Times New Roman" w:hAnsiTheme="minorHAnsi" w:cstheme="minorHAnsi"/>
          <w:b/>
          <w:sz w:val="22"/>
          <w:szCs w:val="22"/>
          <w:lang w:val="en-GB"/>
        </w:rPr>
        <w:t>2</w:t>
      </w:r>
      <w:r w:rsidRPr="00934776">
        <w:rPr>
          <w:rFonts w:asciiTheme="minorHAnsi" w:eastAsia="Times New Roman" w:hAnsiTheme="minorHAnsi" w:cstheme="minorHAnsi"/>
          <w:bCs/>
          <w:sz w:val="22"/>
          <w:szCs w:val="22"/>
          <w:lang w:val="en-GB"/>
        </w:rPr>
        <w:t>) and</w:t>
      </w:r>
      <w:r w:rsidR="00AF0F62">
        <w:rPr>
          <w:rFonts w:asciiTheme="minorHAnsi" w:eastAsia="Times New Roman" w:hAnsiTheme="minorHAnsi" w:cstheme="minorHAnsi"/>
          <w:bCs/>
          <w:sz w:val="22"/>
          <w:szCs w:val="22"/>
          <w:lang w:val="en-GB"/>
        </w:rPr>
        <w:t>, therefore,</w:t>
      </w:r>
      <w:r>
        <w:rPr>
          <w:rFonts w:asciiTheme="minorHAnsi" w:eastAsia="Times New Roman" w:hAnsiTheme="minorHAnsi" w:cstheme="minorHAnsi"/>
          <w:bCs/>
          <w:sz w:val="22"/>
          <w:szCs w:val="22"/>
          <w:lang w:val="en-GB"/>
        </w:rPr>
        <w:t xml:space="preserve"> should be self-contained, which is the responsibility of the project team.</w:t>
      </w:r>
      <w:r w:rsidR="00CC51EA" w:rsidRPr="00CC51EA">
        <w:t xml:space="preserve"> </w:t>
      </w:r>
      <w:r>
        <w:rPr>
          <w:rFonts w:asciiTheme="minorHAnsi" w:eastAsia="Times New Roman" w:hAnsiTheme="minorHAnsi" w:cstheme="minorHAnsi"/>
          <w:bCs/>
          <w:sz w:val="22"/>
          <w:szCs w:val="22"/>
          <w:lang w:val="en-GB"/>
        </w:rPr>
        <w:t xml:space="preserve">The software developed in the project and the </w:t>
      </w:r>
      <w:r w:rsidR="00AF0F62">
        <w:rPr>
          <w:rFonts w:asciiTheme="minorHAnsi" w:eastAsia="Times New Roman" w:hAnsiTheme="minorHAnsi" w:cstheme="minorHAnsi"/>
          <w:bCs/>
          <w:sz w:val="22"/>
          <w:szCs w:val="22"/>
          <w:lang w:val="en-GB"/>
        </w:rPr>
        <w:t>external</w:t>
      </w:r>
      <w:r>
        <w:rPr>
          <w:rFonts w:asciiTheme="minorHAnsi" w:eastAsia="Times New Roman" w:hAnsiTheme="minorHAnsi" w:cstheme="minorHAnsi"/>
          <w:bCs/>
          <w:sz w:val="22"/>
          <w:szCs w:val="22"/>
          <w:lang w:val="en-GB"/>
        </w:rPr>
        <w:t xml:space="preserve"> </w:t>
      </w:r>
      <w:r w:rsidR="00FB1446">
        <w:rPr>
          <w:rFonts w:asciiTheme="minorHAnsi" w:eastAsia="Times New Roman" w:hAnsiTheme="minorHAnsi" w:cstheme="minorHAnsi"/>
          <w:bCs/>
          <w:sz w:val="22"/>
          <w:szCs w:val="22"/>
          <w:lang w:val="en-GB"/>
        </w:rPr>
        <w:t xml:space="preserve">software </w:t>
      </w:r>
      <w:r>
        <w:rPr>
          <w:rFonts w:asciiTheme="minorHAnsi" w:eastAsia="Times New Roman" w:hAnsiTheme="minorHAnsi" w:cstheme="minorHAnsi"/>
          <w:bCs/>
          <w:sz w:val="22"/>
          <w:szCs w:val="22"/>
          <w:lang w:val="en-GB"/>
        </w:rPr>
        <w:t xml:space="preserve">documentation </w:t>
      </w:r>
      <w:r w:rsidR="00AF0F62">
        <w:rPr>
          <w:rFonts w:asciiTheme="minorHAnsi" w:eastAsia="Times New Roman" w:hAnsiTheme="minorHAnsi" w:cstheme="minorHAnsi"/>
          <w:bCs/>
          <w:sz w:val="22"/>
          <w:szCs w:val="22"/>
          <w:lang w:val="en-GB"/>
        </w:rPr>
        <w:t xml:space="preserve">are </w:t>
      </w:r>
      <w:r w:rsidR="0075328D">
        <w:rPr>
          <w:rFonts w:asciiTheme="minorHAnsi" w:eastAsia="Times New Roman" w:hAnsiTheme="minorHAnsi" w:cstheme="minorHAnsi"/>
          <w:bCs/>
          <w:sz w:val="22"/>
          <w:szCs w:val="22"/>
          <w:lang w:val="en-GB"/>
        </w:rPr>
        <w:t>additionally</w:t>
      </w:r>
      <w:r w:rsidR="00AF0F62">
        <w:rPr>
          <w:rFonts w:asciiTheme="minorHAnsi" w:eastAsia="Times New Roman" w:hAnsiTheme="minorHAnsi" w:cstheme="minorHAnsi"/>
          <w:bCs/>
          <w:sz w:val="22"/>
          <w:szCs w:val="22"/>
          <w:lang w:val="en-GB"/>
        </w:rPr>
        <w:t xml:space="preserve"> </w:t>
      </w:r>
      <w:r w:rsidR="0075328D">
        <w:rPr>
          <w:rFonts w:asciiTheme="minorHAnsi" w:eastAsia="Times New Roman" w:hAnsiTheme="minorHAnsi" w:cstheme="minorHAnsi"/>
          <w:bCs/>
          <w:sz w:val="22"/>
          <w:szCs w:val="22"/>
          <w:lang w:val="en-GB"/>
        </w:rPr>
        <w:t xml:space="preserve">managed </w:t>
      </w:r>
      <w:r w:rsidR="00AF0F62">
        <w:rPr>
          <w:rFonts w:asciiTheme="minorHAnsi" w:eastAsia="Times New Roman" w:hAnsiTheme="minorHAnsi" w:cstheme="minorHAnsi"/>
          <w:bCs/>
          <w:sz w:val="22"/>
          <w:szCs w:val="22"/>
          <w:lang w:val="en-GB"/>
        </w:rPr>
        <w:t xml:space="preserve">through </w:t>
      </w:r>
      <w:r w:rsidR="00D31D8B">
        <w:rPr>
          <w:rFonts w:asciiTheme="minorHAnsi" w:eastAsia="Times New Roman" w:hAnsiTheme="minorHAnsi" w:cstheme="minorHAnsi"/>
          <w:bCs/>
          <w:sz w:val="22"/>
          <w:szCs w:val="22"/>
          <w:lang w:val="en-GB"/>
        </w:rPr>
        <w:t>G</w:t>
      </w:r>
      <w:r w:rsidR="00AF0F62">
        <w:rPr>
          <w:rFonts w:asciiTheme="minorHAnsi" w:eastAsia="Times New Roman" w:hAnsiTheme="minorHAnsi" w:cstheme="minorHAnsi"/>
          <w:bCs/>
          <w:sz w:val="22"/>
          <w:szCs w:val="22"/>
          <w:lang w:val="en-GB"/>
        </w:rPr>
        <w:t xml:space="preserve">it and </w:t>
      </w:r>
      <w:r w:rsidR="00B91FE0">
        <w:rPr>
          <w:rFonts w:asciiTheme="minorHAnsi" w:eastAsia="Times New Roman" w:hAnsiTheme="minorHAnsi" w:cstheme="minorHAnsi"/>
          <w:bCs/>
          <w:sz w:val="22"/>
          <w:szCs w:val="22"/>
          <w:lang w:val="en-GB"/>
        </w:rPr>
        <w:t>the</w:t>
      </w:r>
      <w:r w:rsidR="00AF0F62">
        <w:rPr>
          <w:rFonts w:asciiTheme="minorHAnsi" w:eastAsia="Times New Roman" w:hAnsiTheme="minorHAnsi" w:cstheme="minorHAnsi"/>
          <w:bCs/>
          <w:sz w:val="22"/>
          <w:szCs w:val="22"/>
          <w:lang w:val="en-GB"/>
        </w:rPr>
        <w:t xml:space="preserve"> </w:t>
      </w:r>
      <w:r w:rsidR="00B91FE0">
        <w:rPr>
          <w:rFonts w:asciiTheme="minorHAnsi" w:eastAsia="Times New Roman" w:hAnsiTheme="minorHAnsi" w:cstheme="minorHAnsi"/>
          <w:bCs/>
          <w:sz w:val="22"/>
          <w:szCs w:val="22"/>
          <w:lang w:val="en-GB"/>
        </w:rPr>
        <w:t xml:space="preserve">project’s </w:t>
      </w:r>
      <w:r>
        <w:rPr>
          <w:rFonts w:asciiTheme="minorHAnsi" w:eastAsia="Times New Roman" w:hAnsiTheme="minorHAnsi" w:cstheme="minorHAnsi"/>
          <w:bCs/>
          <w:sz w:val="22"/>
          <w:szCs w:val="22"/>
          <w:lang w:val="en-GB"/>
        </w:rPr>
        <w:t xml:space="preserve">GitHub repository </w:t>
      </w:r>
      <w:r w:rsidR="00B91FE0">
        <w:rPr>
          <w:rFonts w:asciiTheme="minorHAnsi" w:eastAsia="Times New Roman" w:hAnsiTheme="minorHAnsi" w:cstheme="minorHAnsi"/>
          <w:bCs/>
          <w:sz w:val="22"/>
          <w:szCs w:val="22"/>
          <w:lang w:val="en-GB"/>
        </w:rPr>
        <w:t>to enable</w:t>
      </w:r>
      <w:r w:rsidR="00AF0F62">
        <w:rPr>
          <w:rFonts w:asciiTheme="minorHAnsi" w:eastAsia="Times New Roman" w:hAnsiTheme="minorHAnsi" w:cstheme="minorHAnsi"/>
          <w:bCs/>
          <w:sz w:val="22"/>
          <w:szCs w:val="22"/>
          <w:lang w:val="en-GB"/>
        </w:rPr>
        <w:t xml:space="preserve"> version</w:t>
      </w:r>
      <w:r w:rsidR="00B91FE0">
        <w:rPr>
          <w:rFonts w:asciiTheme="minorHAnsi" w:eastAsia="Times New Roman" w:hAnsiTheme="minorHAnsi" w:cstheme="minorHAnsi"/>
          <w:bCs/>
          <w:sz w:val="22"/>
          <w:szCs w:val="22"/>
          <w:lang w:val="en-GB"/>
        </w:rPr>
        <w:t xml:space="preserve"> control</w:t>
      </w:r>
      <w:r w:rsidR="00AF0F62">
        <w:rPr>
          <w:rFonts w:asciiTheme="minorHAnsi" w:eastAsia="Times New Roman" w:hAnsiTheme="minorHAnsi" w:cstheme="minorHAnsi"/>
          <w:bCs/>
          <w:sz w:val="22"/>
          <w:szCs w:val="22"/>
          <w:lang w:val="en-GB"/>
        </w:rPr>
        <w:t xml:space="preserve"> and joint development</w:t>
      </w:r>
      <w:r>
        <w:rPr>
          <w:rFonts w:asciiTheme="minorHAnsi" w:eastAsia="Times New Roman" w:hAnsiTheme="minorHAnsi" w:cstheme="minorHAnsi"/>
          <w:bCs/>
          <w:sz w:val="22"/>
          <w:szCs w:val="22"/>
          <w:lang w:val="en-GB"/>
        </w:rPr>
        <w:t xml:space="preserve">. </w:t>
      </w:r>
      <w:r w:rsidR="00CC51EA" w:rsidRPr="00CC51EA">
        <w:rPr>
          <w:rFonts w:asciiTheme="minorHAnsi" w:eastAsia="Times New Roman" w:hAnsiTheme="minorHAnsi" w:cstheme="minorHAnsi"/>
          <w:bCs/>
          <w:sz w:val="22"/>
          <w:szCs w:val="22"/>
          <w:lang w:val="en-GB"/>
        </w:rPr>
        <w:t xml:space="preserve">The principled decision to </w:t>
      </w:r>
      <w:r w:rsidR="00B91FE0">
        <w:rPr>
          <w:rFonts w:asciiTheme="minorHAnsi" w:eastAsia="Times New Roman" w:hAnsiTheme="minorHAnsi" w:cstheme="minorHAnsi"/>
          <w:bCs/>
          <w:sz w:val="22"/>
          <w:szCs w:val="22"/>
          <w:lang w:val="en-GB"/>
        </w:rPr>
        <w:t>only make</w:t>
      </w:r>
      <w:r w:rsidR="00CC51EA" w:rsidRPr="00CC51EA">
        <w:rPr>
          <w:rFonts w:asciiTheme="minorHAnsi" w:eastAsia="Times New Roman" w:hAnsiTheme="minorHAnsi" w:cstheme="minorHAnsi"/>
          <w:bCs/>
          <w:sz w:val="22"/>
          <w:szCs w:val="22"/>
          <w:lang w:val="en-GB"/>
        </w:rPr>
        <w:t xml:space="preserve"> code</w:t>
      </w:r>
      <w:r w:rsidR="00CC51EA">
        <w:rPr>
          <w:rFonts w:asciiTheme="minorHAnsi" w:eastAsia="Times New Roman" w:hAnsiTheme="minorHAnsi" w:cstheme="minorHAnsi"/>
          <w:bCs/>
          <w:sz w:val="22"/>
          <w:szCs w:val="22"/>
          <w:lang w:val="en-GB"/>
        </w:rPr>
        <w:t xml:space="preserve"> and code </w:t>
      </w:r>
      <w:r w:rsidR="00CC51EA" w:rsidRPr="00CC51EA">
        <w:rPr>
          <w:rFonts w:asciiTheme="minorHAnsi" w:eastAsia="Times New Roman" w:hAnsiTheme="minorHAnsi" w:cstheme="minorHAnsi"/>
          <w:bCs/>
          <w:sz w:val="22"/>
          <w:szCs w:val="22"/>
          <w:lang w:val="en-GB"/>
        </w:rPr>
        <w:t xml:space="preserve">documentation </w:t>
      </w:r>
      <w:r w:rsidR="00B91FE0">
        <w:rPr>
          <w:rFonts w:asciiTheme="minorHAnsi" w:eastAsia="Times New Roman" w:hAnsiTheme="minorHAnsi" w:cstheme="minorHAnsi"/>
          <w:bCs/>
          <w:sz w:val="22"/>
          <w:szCs w:val="22"/>
          <w:lang w:val="en-GB"/>
        </w:rPr>
        <w:t>available on</w:t>
      </w:r>
      <w:r w:rsidR="00CC51EA" w:rsidRPr="00CC51EA">
        <w:rPr>
          <w:rFonts w:asciiTheme="minorHAnsi" w:eastAsia="Times New Roman" w:hAnsiTheme="minorHAnsi" w:cstheme="minorHAnsi"/>
          <w:bCs/>
          <w:sz w:val="22"/>
          <w:szCs w:val="22"/>
          <w:lang w:val="en-GB"/>
        </w:rPr>
        <w:t xml:space="preserve"> GitHub and exclude other project components </w:t>
      </w:r>
      <w:r w:rsidR="00934776">
        <w:rPr>
          <w:rFonts w:asciiTheme="minorHAnsi" w:eastAsia="Times New Roman" w:hAnsiTheme="minorHAnsi" w:cstheme="minorHAnsi"/>
          <w:bCs/>
          <w:sz w:val="22"/>
          <w:szCs w:val="22"/>
          <w:lang w:val="en-GB"/>
        </w:rPr>
        <w:t>such as</w:t>
      </w:r>
      <w:r w:rsidR="00CC51EA" w:rsidRPr="00CC51EA">
        <w:rPr>
          <w:rFonts w:asciiTheme="minorHAnsi" w:eastAsia="Times New Roman" w:hAnsiTheme="minorHAnsi" w:cstheme="minorHAnsi"/>
          <w:bCs/>
          <w:sz w:val="22"/>
          <w:szCs w:val="22"/>
          <w:lang w:val="en-GB"/>
        </w:rPr>
        <w:t xml:space="preserve"> data and results, is motivated by the </w:t>
      </w:r>
      <w:r w:rsidR="0008378B">
        <w:rPr>
          <w:rFonts w:asciiTheme="minorHAnsi" w:eastAsia="Times New Roman" w:hAnsiTheme="minorHAnsi" w:cstheme="minorHAnsi"/>
          <w:bCs/>
          <w:sz w:val="22"/>
          <w:szCs w:val="22"/>
          <w:lang w:val="en-GB"/>
        </w:rPr>
        <w:t>requirement</w:t>
      </w:r>
      <w:r w:rsidR="0008378B" w:rsidRPr="00CC51EA">
        <w:rPr>
          <w:rFonts w:asciiTheme="minorHAnsi" w:eastAsia="Times New Roman" w:hAnsiTheme="minorHAnsi" w:cstheme="minorHAnsi"/>
          <w:bCs/>
          <w:sz w:val="22"/>
          <w:szCs w:val="22"/>
          <w:lang w:val="en-GB"/>
        </w:rPr>
        <w:t xml:space="preserve"> </w:t>
      </w:r>
      <w:r w:rsidR="00CC51EA" w:rsidRPr="00CC51EA">
        <w:rPr>
          <w:rFonts w:asciiTheme="minorHAnsi" w:eastAsia="Times New Roman" w:hAnsiTheme="minorHAnsi" w:cstheme="minorHAnsi"/>
          <w:bCs/>
          <w:sz w:val="22"/>
          <w:szCs w:val="22"/>
          <w:lang w:val="en-GB"/>
        </w:rPr>
        <w:t xml:space="preserve">to create a </w:t>
      </w:r>
      <w:r w:rsidR="0008378B">
        <w:rPr>
          <w:rFonts w:asciiTheme="minorHAnsi" w:eastAsia="Times New Roman" w:hAnsiTheme="minorHAnsi" w:cstheme="minorHAnsi"/>
          <w:bCs/>
          <w:sz w:val="22"/>
          <w:szCs w:val="22"/>
          <w:lang w:val="en-GB"/>
        </w:rPr>
        <w:t>self-contained</w:t>
      </w:r>
      <w:r w:rsidR="00CC51EA" w:rsidRPr="00CC51EA">
        <w:rPr>
          <w:rFonts w:asciiTheme="minorHAnsi" w:eastAsia="Times New Roman" w:hAnsiTheme="minorHAnsi" w:cstheme="minorHAnsi"/>
          <w:bCs/>
          <w:sz w:val="22"/>
          <w:szCs w:val="22"/>
          <w:lang w:val="en-GB"/>
        </w:rPr>
        <w:t xml:space="preserve"> sFSS</w:t>
      </w:r>
      <w:r w:rsidR="0008378B">
        <w:rPr>
          <w:rFonts w:asciiTheme="minorHAnsi" w:eastAsia="Times New Roman" w:hAnsiTheme="minorHAnsi" w:cstheme="minorHAnsi"/>
          <w:bCs/>
          <w:sz w:val="22"/>
          <w:szCs w:val="22"/>
          <w:lang w:val="en-GB"/>
        </w:rPr>
        <w:t xml:space="preserve"> </w:t>
      </w:r>
      <w:r w:rsidR="005E586F">
        <w:rPr>
          <w:rFonts w:asciiTheme="minorHAnsi" w:eastAsia="Times New Roman" w:hAnsiTheme="minorHAnsi" w:cstheme="minorHAnsi"/>
          <w:bCs/>
          <w:sz w:val="22"/>
          <w:szCs w:val="22"/>
          <w:lang w:val="en-GB"/>
        </w:rPr>
        <w:t>project bundle</w:t>
      </w:r>
      <w:r w:rsidR="00CC51EA" w:rsidRPr="00CC51EA">
        <w:rPr>
          <w:rFonts w:asciiTheme="minorHAnsi" w:eastAsia="Times New Roman" w:hAnsiTheme="minorHAnsi" w:cstheme="minorHAnsi"/>
          <w:bCs/>
          <w:sz w:val="22"/>
          <w:szCs w:val="22"/>
          <w:lang w:val="en-GB"/>
        </w:rPr>
        <w:t xml:space="preserve"> </w:t>
      </w:r>
      <w:r w:rsidR="0075328D">
        <w:rPr>
          <w:rFonts w:asciiTheme="minorHAnsi" w:eastAsia="Times New Roman" w:hAnsiTheme="minorHAnsi" w:cstheme="minorHAnsi"/>
          <w:bCs/>
          <w:sz w:val="22"/>
          <w:szCs w:val="22"/>
          <w:lang w:val="en-GB"/>
        </w:rPr>
        <w:t>while</w:t>
      </w:r>
      <w:r w:rsidR="00CC51EA" w:rsidRPr="00CC51EA">
        <w:rPr>
          <w:rFonts w:asciiTheme="minorHAnsi" w:eastAsia="Times New Roman" w:hAnsiTheme="minorHAnsi" w:cstheme="minorHAnsi"/>
          <w:bCs/>
          <w:sz w:val="22"/>
          <w:szCs w:val="22"/>
          <w:lang w:val="en-GB"/>
        </w:rPr>
        <w:t xml:space="preserve"> GitHub is not a universal storage platform.</w:t>
      </w:r>
      <w:r w:rsidR="00CC51EA">
        <w:rPr>
          <w:rFonts w:asciiTheme="minorHAnsi" w:eastAsia="Times New Roman" w:hAnsiTheme="minorHAnsi" w:cstheme="minorHAnsi"/>
          <w:bCs/>
          <w:sz w:val="22"/>
          <w:szCs w:val="22"/>
          <w:lang w:val="en-GB"/>
        </w:rPr>
        <w:t xml:space="preserve">  </w:t>
      </w:r>
      <w:r w:rsidR="0075328D">
        <w:rPr>
          <w:rFonts w:asciiTheme="minorHAnsi" w:eastAsia="Times New Roman" w:hAnsiTheme="minorHAnsi" w:cstheme="minorHAnsi"/>
          <w:bCs/>
          <w:sz w:val="22"/>
          <w:szCs w:val="22"/>
          <w:lang w:val="en-GB"/>
        </w:rPr>
        <w:t xml:space="preserve">In addition, the size of the data and results may be too large to host on GitHub. </w:t>
      </w:r>
      <w:r>
        <w:rPr>
          <w:rFonts w:asciiTheme="minorHAnsi" w:eastAsia="Times New Roman" w:hAnsiTheme="minorHAnsi" w:cstheme="minorHAnsi"/>
          <w:bCs/>
          <w:sz w:val="22"/>
          <w:szCs w:val="22"/>
          <w:lang w:val="en-GB"/>
        </w:rPr>
        <w:t xml:space="preserve">Consequently, </w:t>
      </w:r>
      <w:r w:rsidR="00AF0F62">
        <w:rPr>
          <w:rFonts w:asciiTheme="minorHAnsi" w:eastAsia="Times New Roman" w:hAnsiTheme="minorHAnsi" w:cstheme="minorHAnsi"/>
          <w:bCs/>
          <w:sz w:val="22"/>
          <w:szCs w:val="22"/>
          <w:lang w:val="en-GB"/>
        </w:rPr>
        <w:t xml:space="preserve">in practice, </w:t>
      </w:r>
      <w:r w:rsidR="00FB033F">
        <w:rPr>
          <w:rFonts w:asciiTheme="minorHAnsi" w:eastAsia="Times New Roman" w:hAnsiTheme="minorHAnsi" w:cstheme="minorHAnsi"/>
          <w:bCs/>
          <w:sz w:val="22"/>
          <w:szCs w:val="22"/>
          <w:lang w:val="en-GB"/>
        </w:rPr>
        <w:t>a</w:t>
      </w:r>
      <w:r w:rsidR="00934776">
        <w:rPr>
          <w:rFonts w:asciiTheme="minorHAnsi" w:eastAsia="Times New Roman" w:hAnsiTheme="minorHAnsi" w:cstheme="minorHAnsi"/>
          <w:bCs/>
          <w:sz w:val="22"/>
          <w:szCs w:val="22"/>
          <w:lang w:val="en-GB"/>
        </w:rPr>
        <w:t>n</w:t>
      </w:r>
      <w:r>
        <w:rPr>
          <w:rFonts w:asciiTheme="minorHAnsi" w:eastAsia="Times New Roman" w:hAnsiTheme="minorHAnsi" w:cstheme="minorHAnsi"/>
          <w:bCs/>
          <w:sz w:val="22"/>
          <w:szCs w:val="22"/>
          <w:lang w:val="en-GB"/>
        </w:rPr>
        <w:t xml:space="preserve"> </w:t>
      </w:r>
      <w:r w:rsidR="00AF0F62">
        <w:rPr>
          <w:rFonts w:asciiTheme="minorHAnsi" w:eastAsia="Times New Roman" w:hAnsiTheme="minorHAnsi" w:cstheme="minorHAnsi"/>
          <w:bCs/>
          <w:sz w:val="22"/>
          <w:szCs w:val="22"/>
          <w:lang w:val="en-GB"/>
        </w:rPr>
        <w:t>s</w:t>
      </w:r>
      <w:r>
        <w:rPr>
          <w:rFonts w:asciiTheme="minorHAnsi" w:eastAsia="Times New Roman" w:hAnsiTheme="minorHAnsi" w:cstheme="minorHAnsi"/>
          <w:bCs/>
          <w:sz w:val="22"/>
          <w:szCs w:val="22"/>
          <w:lang w:val="en-GB"/>
        </w:rPr>
        <w:t xml:space="preserve">FSS contains only </w:t>
      </w:r>
      <w:r w:rsidR="00AF0F62">
        <w:rPr>
          <w:rFonts w:asciiTheme="minorHAnsi" w:eastAsia="Times New Roman" w:hAnsiTheme="minorHAnsi" w:cstheme="minorHAnsi"/>
          <w:bCs/>
          <w:sz w:val="22"/>
          <w:szCs w:val="22"/>
          <w:lang w:val="en-GB"/>
        </w:rPr>
        <w:t>t</w:t>
      </w:r>
      <w:r>
        <w:rPr>
          <w:rFonts w:asciiTheme="minorHAnsi" w:eastAsia="Times New Roman" w:hAnsiTheme="minorHAnsi" w:cstheme="minorHAnsi"/>
          <w:bCs/>
          <w:sz w:val="22"/>
          <w:szCs w:val="22"/>
          <w:lang w:val="en-GB"/>
        </w:rPr>
        <w:t xml:space="preserve">he </w:t>
      </w:r>
      <w:r w:rsidR="00AF0F62">
        <w:rPr>
          <w:rFonts w:asciiTheme="minorHAnsi" w:eastAsia="Times New Roman" w:hAnsiTheme="minorHAnsi" w:cstheme="minorHAnsi"/>
          <w:bCs/>
          <w:sz w:val="22"/>
          <w:szCs w:val="22"/>
          <w:lang w:val="en-GB"/>
        </w:rPr>
        <w:t xml:space="preserve">software </w:t>
      </w:r>
      <w:r>
        <w:rPr>
          <w:rFonts w:asciiTheme="minorHAnsi" w:eastAsia="Times New Roman" w:hAnsiTheme="minorHAnsi" w:cstheme="minorHAnsi"/>
          <w:bCs/>
          <w:sz w:val="22"/>
          <w:szCs w:val="22"/>
          <w:lang w:val="en-GB"/>
        </w:rPr>
        <w:t xml:space="preserve">version </w:t>
      </w:r>
      <w:r w:rsidR="00AF0F62">
        <w:rPr>
          <w:rFonts w:asciiTheme="minorHAnsi" w:eastAsia="Times New Roman" w:hAnsiTheme="minorHAnsi" w:cstheme="minorHAnsi"/>
          <w:bCs/>
          <w:sz w:val="22"/>
          <w:szCs w:val="22"/>
          <w:lang w:val="en-GB"/>
        </w:rPr>
        <w:t>that will be shared</w:t>
      </w:r>
      <w:r w:rsidR="009F3A86">
        <w:rPr>
          <w:rFonts w:asciiTheme="minorHAnsi" w:eastAsia="Times New Roman" w:hAnsiTheme="minorHAnsi" w:cstheme="minorHAnsi"/>
          <w:bCs/>
          <w:sz w:val="22"/>
          <w:szCs w:val="22"/>
          <w:lang w:val="en-GB"/>
        </w:rPr>
        <w:t>,</w:t>
      </w:r>
      <w:r w:rsidR="00AF0F62">
        <w:rPr>
          <w:rFonts w:asciiTheme="minorHAnsi" w:eastAsia="Times New Roman" w:hAnsiTheme="minorHAnsi" w:cstheme="minorHAnsi"/>
          <w:bCs/>
          <w:sz w:val="22"/>
          <w:szCs w:val="22"/>
          <w:lang w:val="en-GB"/>
        </w:rPr>
        <w:t xml:space="preserve"> while the GitHub repository may </w:t>
      </w:r>
      <w:r w:rsidR="00CC51EA">
        <w:rPr>
          <w:rFonts w:asciiTheme="minorHAnsi" w:eastAsia="Times New Roman" w:hAnsiTheme="minorHAnsi" w:cstheme="minorHAnsi"/>
          <w:bCs/>
          <w:sz w:val="22"/>
          <w:szCs w:val="22"/>
          <w:lang w:val="en-GB"/>
        </w:rPr>
        <w:t xml:space="preserve">also </w:t>
      </w:r>
      <w:r w:rsidR="00AF0F62">
        <w:rPr>
          <w:rFonts w:asciiTheme="minorHAnsi" w:eastAsia="Times New Roman" w:hAnsiTheme="minorHAnsi" w:cstheme="minorHAnsi"/>
          <w:bCs/>
          <w:sz w:val="22"/>
          <w:szCs w:val="22"/>
          <w:lang w:val="en-GB"/>
        </w:rPr>
        <w:t xml:space="preserve">contain </w:t>
      </w:r>
      <w:r w:rsidR="00CC51EA">
        <w:rPr>
          <w:rFonts w:asciiTheme="minorHAnsi" w:eastAsia="Times New Roman" w:hAnsiTheme="minorHAnsi" w:cstheme="minorHAnsi"/>
          <w:bCs/>
          <w:sz w:val="22"/>
          <w:szCs w:val="22"/>
          <w:lang w:val="en-GB"/>
        </w:rPr>
        <w:t xml:space="preserve">older or alternative </w:t>
      </w:r>
      <w:r w:rsidR="00AF0F62">
        <w:rPr>
          <w:rFonts w:asciiTheme="minorHAnsi" w:eastAsia="Times New Roman" w:hAnsiTheme="minorHAnsi" w:cstheme="minorHAnsi"/>
          <w:bCs/>
          <w:sz w:val="22"/>
          <w:szCs w:val="22"/>
          <w:lang w:val="en-GB"/>
        </w:rPr>
        <w:t>versions not required to reproduce the computational results.</w:t>
      </w:r>
      <w:r>
        <w:rPr>
          <w:rFonts w:asciiTheme="minorHAnsi" w:eastAsia="Times New Roman" w:hAnsiTheme="minorHAnsi" w:cstheme="minorHAnsi"/>
          <w:bCs/>
          <w:sz w:val="22"/>
          <w:szCs w:val="22"/>
          <w:lang w:val="en-GB"/>
        </w:rPr>
        <w:t xml:space="preserve"> </w:t>
      </w:r>
      <w:r w:rsidR="00F023FF">
        <w:rPr>
          <w:rFonts w:asciiTheme="minorHAnsi" w:eastAsia="Times New Roman" w:hAnsiTheme="minorHAnsi" w:cstheme="minorHAnsi"/>
          <w:bCs/>
          <w:sz w:val="22"/>
          <w:szCs w:val="22"/>
          <w:lang w:val="en-GB"/>
        </w:rPr>
        <w:t xml:space="preserve">The complete </w:t>
      </w:r>
      <w:r w:rsidR="005E586F">
        <w:rPr>
          <w:rFonts w:asciiTheme="minorHAnsi" w:eastAsia="Times New Roman" w:hAnsiTheme="minorHAnsi" w:cstheme="minorHAnsi"/>
          <w:bCs/>
          <w:sz w:val="22"/>
          <w:szCs w:val="22"/>
          <w:lang w:val="en-GB"/>
        </w:rPr>
        <w:t>project bundle</w:t>
      </w:r>
      <w:r w:rsidR="00F023FF">
        <w:rPr>
          <w:rFonts w:asciiTheme="minorHAnsi" w:eastAsia="Times New Roman" w:hAnsiTheme="minorHAnsi" w:cstheme="minorHAnsi"/>
          <w:bCs/>
          <w:sz w:val="22"/>
          <w:szCs w:val="22"/>
          <w:lang w:val="en-GB"/>
        </w:rPr>
        <w:t xml:space="preserve"> can be</w:t>
      </w:r>
      <w:r w:rsidR="00B13115">
        <w:rPr>
          <w:rFonts w:asciiTheme="minorHAnsi" w:eastAsia="Times New Roman" w:hAnsiTheme="minorHAnsi" w:cstheme="minorHAnsi"/>
          <w:bCs/>
          <w:sz w:val="22"/>
          <w:szCs w:val="22"/>
          <w:lang w:val="en-GB"/>
        </w:rPr>
        <w:t xml:space="preserve"> </w:t>
      </w:r>
      <w:r w:rsidR="00F023FF">
        <w:rPr>
          <w:rFonts w:asciiTheme="minorHAnsi" w:eastAsia="Times New Roman" w:hAnsiTheme="minorHAnsi" w:cstheme="minorHAnsi"/>
          <w:bCs/>
          <w:sz w:val="22"/>
          <w:szCs w:val="22"/>
          <w:lang w:val="en-GB"/>
        </w:rPr>
        <w:t xml:space="preserve">shared with other researchers or </w:t>
      </w:r>
      <w:r w:rsidR="0075328D">
        <w:rPr>
          <w:rFonts w:asciiTheme="minorHAnsi" w:eastAsia="Times New Roman" w:hAnsiTheme="minorHAnsi" w:cstheme="minorHAnsi"/>
          <w:bCs/>
          <w:sz w:val="22"/>
          <w:szCs w:val="22"/>
          <w:lang w:val="en-GB"/>
        </w:rPr>
        <w:t>reviewers or</w:t>
      </w:r>
      <w:r w:rsidR="00F023FF">
        <w:rPr>
          <w:rFonts w:asciiTheme="minorHAnsi" w:eastAsia="Times New Roman" w:hAnsiTheme="minorHAnsi" w:cstheme="minorHAnsi"/>
          <w:bCs/>
          <w:sz w:val="22"/>
          <w:szCs w:val="22"/>
          <w:lang w:val="en-GB"/>
        </w:rPr>
        <w:t xml:space="preserve"> submitted to public repositories such as </w:t>
      </w:r>
      <w:proofErr w:type="spellStart"/>
      <w:r w:rsidR="00F023FF">
        <w:rPr>
          <w:rFonts w:asciiTheme="minorHAnsi" w:eastAsia="Times New Roman" w:hAnsiTheme="minorHAnsi" w:cstheme="minorHAnsi"/>
          <w:bCs/>
          <w:sz w:val="22"/>
          <w:szCs w:val="22"/>
          <w:lang w:val="en-GB"/>
        </w:rPr>
        <w:t>Zenodo</w:t>
      </w:r>
      <w:proofErr w:type="spellEnd"/>
      <w:r w:rsidR="00F023FF">
        <w:rPr>
          <w:rFonts w:asciiTheme="minorHAnsi" w:eastAsia="Times New Roman" w:hAnsiTheme="minorHAnsi" w:cstheme="minorHAnsi"/>
          <w:bCs/>
          <w:sz w:val="22"/>
          <w:szCs w:val="22"/>
          <w:lang w:val="en-GB"/>
        </w:rPr>
        <w:t xml:space="preserve"> for archiving</w:t>
      </w:r>
      <w:r w:rsidR="009F3A86">
        <w:rPr>
          <w:rFonts w:asciiTheme="minorHAnsi" w:eastAsia="Times New Roman" w:hAnsiTheme="minorHAnsi" w:cstheme="minorHAnsi"/>
          <w:bCs/>
          <w:sz w:val="22"/>
          <w:szCs w:val="22"/>
          <w:lang w:val="en-GB"/>
        </w:rPr>
        <w:t>,</w:t>
      </w:r>
      <w:r w:rsidR="00F023FF">
        <w:rPr>
          <w:rFonts w:asciiTheme="minorHAnsi" w:eastAsia="Times New Roman" w:hAnsiTheme="minorHAnsi" w:cstheme="minorHAnsi"/>
          <w:bCs/>
          <w:sz w:val="22"/>
          <w:szCs w:val="22"/>
          <w:lang w:val="en-GB"/>
        </w:rPr>
        <w:t xml:space="preserve"> in which case a DOI can be assigned. Providing </w:t>
      </w:r>
      <w:r w:rsidR="0075328D">
        <w:rPr>
          <w:rFonts w:asciiTheme="minorHAnsi" w:eastAsia="Times New Roman" w:hAnsiTheme="minorHAnsi" w:cstheme="minorHAnsi"/>
          <w:bCs/>
          <w:sz w:val="22"/>
          <w:szCs w:val="22"/>
          <w:lang w:val="en-GB"/>
        </w:rPr>
        <w:t xml:space="preserve">third-parties </w:t>
      </w:r>
      <w:r w:rsidR="00F023FF">
        <w:rPr>
          <w:rFonts w:asciiTheme="minorHAnsi" w:eastAsia="Times New Roman" w:hAnsiTheme="minorHAnsi" w:cstheme="minorHAnsi"/>
          <w:bCs/>
          <w:sz w:val="22"/>
          <w:szCs w:val="22"/>
          <w:lang w:val="en-GB"/>
        </w:rPr>
        <w:t>access to the GitHub repository is optional.</w:t>
      </w:r>
      <w:r>
        <w:rPr>
          <w:rFonts w:asciiTheme="minorHAnsi" w:eastAsia="Times New Roman" w:hAnsiTheme="minorHAnsi" w:cstheme="minorHAnsi"/>
          <w:bCs/>
          <w:sz w:val="22"/>
          <w:szCs w:val="22"/>
          <w:lang w:val="en-GB"/>
        </w:rPr>
        <w:t xml:space="preserve"> </w:t>
      </w:r>
      <w:r w:rsidR="00F023FF">
        <w:rPr>
          <w:rFonts w:asciiTheme="minorHAnsi" w:eastAsia="Times New Roman" w:hAnsiTheme="minorHAnsi" w:cstheme="minorHAnsi"/>
          <w:bCs/>
          <w:sz w:val="22"/>
          <w:szCs w:val="22"/>
          <w:lang w:val="en-GB"/>
        </w:rPr>
        <w:t xml:space="preserve"> </w:t>
      </w:r>
      <w:r w:rsidR="0006493F">
        <w:rPr>
          <w:rFonts w:asciiTheme="minorHAnsi" w:eastAsia="Times New Roman" w:hAnsiTheme="minorHAnsi" w:cstheme="minorHAnsi"/>
          <w:bCs/>
          <w:sz w:val="22"/>
          <w:szCs w:val="22"/>
          <w:lang w:val="en-GB"/>
        </w:rPr>
        <w:t xml:space="preserve"> </w:t>
      </w:r>
    </w:p>
    <w:p w14:paraId="07429462" w14:textId="77777777" w:rsidR="0006493F" w:rsidRDefault="0006493F" w:rsidP="009A3C83">
      <w:pPr>
        <w:spacing w:line="276" w:lineRule="auto"/>
        <w:rPr>
          <w:rFonts w:asciiTheme="minorHAnsi" w:eastAsia="Times New Roman" w:hAnsiTheme="minorHAnsi" w:cstheme="minorHAnsi"/>
          <w:bCs/>
          <w:sz w:val="22"/>
          <w:szCs w:val="22"/>
          <w:lang w:val="en-GB"/>
        </w:rPr>
      </w:pPr>
    </w:p>
    <w:p w14:paraId="3B284137" w14:textId="77777777" w:rsidR="00224A44" w:rsidRDefault="00224A44" w:rsidP="00224A44">
      <w:pPr>
        <w:spacing w:line="276" w:lineRule="auto"/>
        <w:jc w:val="center"/>
        <w:rPr>
          <w:rFonts w:asciiTheme="minorHAnsi" w:eastAsia="Times New Roman" w:hAnsiTheme="minorHAnsi" w:cstheme="minorHAnsi"/>
          <w:bCs/>
          <w:color w:val="0070C0"/>
          <w:sz w:val="18"/>
          <w:szCs w:val="18"/>
        </w:rPr>
      </w:pPr>
    </w:p>
    <w:p w14:paraId="125AA7B6" w14:textId="77777777" w:rsidR="00224A44" w:rsidRDefault="00224A44" w:rsidP="00224A44">
      <w:pPr>
        <w:spacing w:line="276" w:lineRule="auto"/>
        <w:jc w:val="center"/>
        <w:rPr>
          <w:ins w:id="9" w:author="Kampen, A.H.C. van (Antoine)" w:date="2023-12-04T11:26:00Z"/>
          <w:rFonts w:asciiTheme="minorHAnsi" w:eastAsia="Times New Roman" w:hAnsiTheme="minorHAnsi" w:cstheme="minorHAnsi"/>
          <w:b/>
          <w:sz w:val="22"/>
          <w:szCs w:val="22"/>
        </w:rPr>
      </w:pPr>
      <w:r w:rsidRPr="00313CA2">
        <w:rPr>
          <w:rFonts w:asciiTheme="minorHAnsi" w:eastAsia="Times New Roman" w:hAnsiTheme="minorHAnsi" w:cstheme="minorHAnsi"/>
          <w:b/>
          <w:sz w:val="22"/>
          <w:szCs w:val="22"/>
        </w:rPr>
        <w:t xml:space="preserve">[FIGURE </w:t>
      </w:r>
      <w:r>
        <w:rPr>
          <w:rFonts w:asciiTheme="minorHAnsi" w:eastAsia="Times New Roman" w:hAnsiTheme="minorHAnsi" w:cstheme="minorHAnsi"/>
          <w:b/>
          <w:sz w:val="22"/>
          <w:szCs w:val="22"/>
        </w:rPr>
        <w:t>2</w:t>
      </w:r>
      <w:r w:rsidRPr="00313CA2">
        <w:rPr>
          <w:rFonts w:asciiTheme="minorHAnsi" w:eastAsia="Times New Roman" w:hAnsiTheme="minorHAnsi" w:cstheme="minorHAnsi"/>
          <w:b/>
          <w:sz w:val="22"/>
          <w:szCs w:val="22"/>
        </w:rPr>
        <w:t>]</w:t>
      </w:r>
    </w:p>
    <w:p w14:paraId="49FA5E69" w14:textId="073C04A3" w:rsidR="009D54B2" w:rsidRDefault="009D54B2" w:rsidP="00224A44">
      <w:pPr>
        <w:spacing w:line="276" w:lineRule="auto"/>
        <w:jc w:val="center"/>
        <w:rPr>
          <w:rFonts w:asciiTheme="minorHAnsi" w:eastAsia="Times New Roman" w:hAnsiTheme="minorHAnsi" w:cstheme="minorHAnsi"/>
          <w:b/>
          <w:sz w:val="22"/>
          <w:szCs w:val="22"/>
        </w:rPr>
      </w:pPr>
    </w:p>
    <w:p w14:paraId="7D1B8452" w14:textId="09C759F7" w:rsidR="005152C1" w:rsidRDefault="005152C1" w:rsidP="00224A44">
      <w:pPr>
        <w:spacing w:line="276" w:lineRule="auto"/>
        <w:rPr>
          <w:rFonts w:asciiTheme="minorHAnsi" w:eastAsia="Times New Roman" w:hAnsiTheme="minorHAnsi" w:cstheme="minorHAnsi"/>
          <w:b/>
          <w:color w:val="0070C0"/>
          <w:sz w:val="18"/>
          <w:szCs w:val="18"/>
        </w:rPr>
      </w:pPr>
      <w:r>
        <w:rPr>
          <w:noProof/>
        </w:rPr>
        <w:drawing>
          <wp:inline distT="0" distB="0" distL="0" distR="0" wp14:anchorId="3FD31D24" wp14:editId="097FBA64">
            <wp:extent cx="5731510" cy="2127885"/>
            <wp:effectExtent l="0" t="0" r="2540" b="5715"/>
            <wp:docPr id="186817510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75109" name="Picture 1" descr="A diagram of a project&#10;&#10;Description automatically generated"/>
                    <pic:cNvPicPr/>
                  </pic:nvPicPr>
                  <pic:blipFill>
                    <a:blip r:embed="rId10"/>
                    <a:stretch>
                      <a:fillRect/>
                    </a:stretch>
                  </pic:blipFill>
                  <pic:spPr>
                    <a:xfrm>
                      <a:off x="0" y="0"/>
                      <a:ext cx="5731510" cy="2127885"/>
                    </a:xfrm>
                    <a:prstGeom prst="rect">
                      <a:avLst/>
                    </a:prstGeom>
                  </pic:spPr>
                </pic:pic>
              </a:graphicData>
            </a:graphic>
          </wp:inline>
        </w:drawing>
      </w:r>
    </w:p>
    <w:p w14:paraId="57172CE4" w14:textId="06C6363D" w:rsidR="00224A44" w:rsidRDefault="00224A44" w:rsidP="00224A44">
      <w:pPr>
        <w:spacing w:line="276" w:lineRule="auto"/>
        <w:rPr>
          <w:rFonts w:asciiTheme="minorHAnsi" w:eastAsia="Times New Roman" w:hAnsiTheme="minorHAnsi" w:cstheme="minorHAnsi"/>
          <w:bCs/>
          <w:color w:val="0070C0"/>
          <w:sz w:val="18"/>
          <w:szCs w:val="18"/>
        </w:rPr>
      </w:pPr>
      <w:r w:rsidRPr="00313CA2">
        <w:rPr>
          <w:rFonts w:asciiTheme="minorHAnsi" w:eastAsia="Times New Roman" w:hAnsiTheme="minorHAnsi" w:cstheme="minorHAnsi"/>
          <w:b/>
          <w:color w:val="0070C0"/>
          <w:sz w:val="18"/>
          <w:szCs w:val="18"/>
        </w:rPr>
        <w:t xml:space="preserve">Figure </w:t>
      </w:r>
      <w:r>
        <w:rPr>
          <w:rFonts w:asciiTheme="minorHAnsi" w:eastAsia="Times New Roman" w:hAnsiTheme="minorHAnsi" w:cstheme="minorHAnsi"/>
          <w:b/>
          <w:color w:val="0070C0"/>
          <w:sz w:val="18"/>
          <w:szCs w:val="18"/>
        </w:rPr>
        <w:t>2</w:t>
      </w:r>
      <w:r w:rsidRPr="00313CA2">
        <w:rPr>
          <w:rFonts w:asciiTheme="minorHAnsi" w:eastAsia="Times New Roman" w:hAnsiTheme="minorHAnsi" w:cstheme="minorHAnsi"/>
          <w:b/>
          <w:color w:val="0070C0"/>
          <w:sz w:val="18"/>
          <w:szCs w:val="18"/>
        </w:rPr>
        <w:t xml:space="preserve">. </w:t>
      </w:r>
      <w:r>
        <w:rPr>
          <w:rFonts w:asciiTheme="minorHAnsi" w:eastAsia="Times New Roman" w:hAnsiTheme="minorHAnsi" w:cstheme="minorHAnsi"/>
          <w:b/>
          <w:color w:val="0070C0"/>
          <w:sz w:val="18"/>
          <w:szCs w:val="18"/>
        </w:rPr>
        <w:t>The sFSS and its environment</w:t>
      </w:r>
      <w:r w:rsidRPr="00313CA2">
        <w:rPr>
          <w:rFonts w:asciiTheme="minorHAnsi" w:eastAsia="Times New Roman" w:hAnsiTheme="minorHAnsi" w:cstheme="minorHAnsi"/>
          <w:bCs/>
          <w:color w:val="0070C0"/>
          <w:sz w:val="18"/>
          <w:szCs w:val="18"/>
        </w:rPr>
        <w:t>.</w:t>
      </w:r>
      <w:r w:rsidR="005152C1">
        <w:rPr>
          <w:rFonts w:asciiTheme="minorHAnsi" w:eastAsia="Times New Roman" w:hAnsiTheme="minorHAnsi" w:cstheme="minorHAnsi"/>
          <w:bCs/>
          <w:color w:val="0070C0"/>
          <w:sz w:val="18"/>
          <w:szCs w:val="18"/>
        </w:rPr>
        <w:t xml:space="preserve"> The green box denotes the sFSS with small part of the directory structure shown.</w:t>
      </w:r>
      <w:r w:rsidRPr="00313CA2">
        <w:rPr>
          <w:rFonts w:asciiTheme="minorHAnsi" w:eastAsia="Times New Roman" w:hAnsiTheme="minorHAnsi" w:cstheme="minorHAnsi"/>
          <w:bCs/>
          <w:color w:val="0070C0"/>
          <w:sz w:val="18"/>
          <w:szCs w:val="18"/>
        </w:rPr>
        <w:t xml:space="preserve"> </w:t>
      </w:r>
      <w:r>
        <w:rPr>
          <w:rFonts w:asciiTheme="minorHAnsi" w:eastAsia="Times New Roman" w:hAnsiTheme="minorHAnsi" w:cstheme="minorHAnsi"/>
          <w:bCs/>
          <w:color w:val="0070C0"/>
          <w:sz w:val="18"/>
          <w:szCs w:val="18"/>
        </w:rPr>
        <w:t xml:space="preserve">The sFSS is the central point of entry for a project. The project team is responsible for the organization and documentation of the project. Only the code and code documentation are synchronized </w:t>
      </w:r>
      <w:r w:rsidR="00B13115">
        <w:rPr>
          <w:rFonts w:asciiTheme="minorHAnsi" w:eastAsia="Times New Roman" w:hAnsiTheme="minorHAnsi" w:cstheme="minorHAnsi"/>
          <w:bCs/>
          <w:color w:val="0070C0"/>
          <w:sz w:val="18"/>
          <w:szCs w:val="18"/>
        </w:rPr>
        <w:t xml:space="preserve">to </w:t>
      </w:r>
      <w:r>
        <w:rPr>
          <w:rFonts w:asciiTheme="minorHAnsi" w:eastAsia="Times New Roman" w:hAnsiTheme="minorHAnsi" w:cstheme="minorHAnsi"/>
          <w:bCs/>
          <w:color w:val="0070C0"/>
          <w:sz w:val="18"/>
          <w:szCs w:val="18"/>
        </w:rPr>
        <w:t>the project</w:t>
      </w:r>
      <w:r w:rsidR="002F2158">
        <w:rPr>
          <w:rFonts w:asciiTheme="minorHAnsi" w:eastAsia="Times New Roman" w:hAnsiTheme="minorHAnsi" w:cstheme="minorHAnsi"/>
          <w:bCs/>
          <w:color w:val="0070C0"/>
          <w:sz w:val="18"/>
          <w:szCs w:val="18"/>
        </w:rPr>
        <w:t>’s GitHub</w:t>
      </w:r>
      <w:r>
        <w:rPr>
          <w:rFonts w:asciiTheme="minorHAnsi" w:eastAsia="Times New Roman" w:hAnsiTheme="minorHAnsi" w:cstheme="minorHAnsi"/>
          <w:bCs/>
          <w:color w:val="0070C0"/>
          <w:sz w:val="18"/>
          <w:szCs w:val="18"/>
        </w:rPr>
        <w:t xml:space="preserve"> repository. </w:t>
      </w:r>
      <w:r w:rsidR="00FB033F">
        <w:rPr>
          <w:rFonts w:asciiTheme="minorHAnsi" w:eastAsia="Times New Roman" w:hAnsiTheme="minorHAnsi" w:cstheme="minorHAnsi"/>
          <w:bCs/>
          <w:color w:val="0070C0"/>
          <w:sz w:val="18"/>
          <w:szCs w:val="18"/>
        </w:rPr>
        <w:t>An</w:t>
      </w:r>
      <w:r>
        <w:rPr>
          <w:rFonts w:asciiTheme="minorHAnsi" w:eastAsia="Times New Roman" w:hAnsiTheme="minorHAnsi" w:cstheme="minorHAnsi"/>
          <w:bCs/>
          <w:color w:val="0070C0"/>
          <w:sz w:val="18"/>
          <w:szCs w:val="18"/>
        </w:rPr>
        <w:t xml:space="preserve"> sFSS </w:t>
      </w:r>
      <w:r w:rsidR="005E586F">
        <w:rPr>
          <w:rFonts w:asciiTheme="minorHAnsi" w:eastAsia="Times New Roman" w:hAnsiTheme="minorHAnsi" w:cstheme="minorHAnsi"/>
          <w:bCs/>
          <w:color w:val="0070C0"/>
          <w:sz w:val="18"/>
          <w:szCs w:val="18"/>
        </w:rPr>
        <w:t>project bundle</w:t>
      </w:r>
      <w:r>
        <w:rPr>
          <w:rFonts w:asciiTheme="minorHAnsi" w:eastAsia="Times New Roman" w:hAnsiTheme="minorHAnsi" w:cstheme="minorHAnsi"/>
          <w:bCs/>
          <w:color w:val="0070C0"/>
          <w:sz w:val="18"/>
          <w:szCs w:val="18"/>
        </w:rPr>
        <w:t xml:space="preserve"> can be shared </w:t>
      </w:r>
      <w:r w:rsidR="005152C1">
        <w:rPr>
          <w:rFonts w:asciiTheme="minorHAnsi" w:eastAsia="Times New Roman" w:hAnsiTheme="minorHAnsi" w:cstheme="minorHAnsi"/>
          <w:bCs/>
          <w:color w:val="0070C0"/>
          <w:sz w:val="18"/>
          <w:szCs w:val="18"/>
        </w:rPr>
        <w:t xml:space="preserve">(in the cloud) </w:t>
      </w:r>
      <w:r>
        <w:rPr>
          <w:rFonts w:asciiTheme="minorHAnsi" w:eastAsia="Times New Roman" w:hAnsiTheme="minorHAnsi" w:cstheme="minorHAnsi"/>
          <w:bCs/>
          <w:color w:val="0070C0"/>
          <w:sz w:val="18"/>
          <w:szCs w:val="18"/>
        </w:rPr>
        <w:t>or archived</w:t>
      </w:r>
      <w:r w:rsidR="005152C1">
        <w:rPr>
          <w:rFonts w:asciiTheme="minorHAnsi" w:eastAsia="Times New Roman" w:hAnsiTheme="minorHAnsi" w:cstheme="minorHAnsi"/>
          <w:bCs/>
          <w:color w:val="0070C0"/>
          <w:sz w:val="18"/>
          <w:szCs w:val="18"/>
        </w:rPr>
        <w:t xml:space="preserve"> in a public repository</w:t>
      </w:r>
      <w:r>
        <w:rPr>
          <w:rFonts w:asciiTheme="minorHAnsi" w:eastAsia="Times New Roman" w:hAnsiTheme="minorHAnsi" w:cstheme="minorHAnsi"/>
          <w:bCs/>
          <w:color w:val="0070C0"/>
          <w:sz w:val="18"/>
          <w:szCs w:val="18"/>
        </w:rPr>
        <w:t xml:space="preserve">. </w:t>
      </w:r>
    </w:p>
    <w:p w14:paraId="1437418D" w14:textId="77777777" w:rsidR="009A3C83" w:rsidRPr="00224A44" w:rsidRDefault="009A3C83" w:rsidP="000B3695">
      <w:pPr>
        <w:spacing w:line="276" w:lineRule="auto"/>
        <w:rPr>
          <w:rFonts w:asciiTheme="minorHAnsi" w:eastAsia="Times New Roman" w:hAnsiTheme="minorHAnsi" w:cstheme="minorHAnsi"/>
          <w:bCs/>
          <w:color w:val="0070C0"/>
          <w:sz w:val="18"/>
          <w:szCs w:val="18"/>
        </w:rPr>
      </w:pPr>
    </w:p>
    <w:p w14:paraId="4BE6E1CB" w14:textId="77777777" w:rsidR="00C953D8" w:rsidRDefault="00C953D8" w:rsidP="00C953D8">
      <w:pPr>
        <w:spacing w:line="276" w:lineRule="auto"/>
        <w:rPr>
          <w:rFonts w:asciiTheme="minorHAnsi" w:eastAsia="Times New Roman" w:hAnsiTheme="minorHAnsi" w:cstheme="minorHAnsi"/>
          <w:bCs/>
          <w:i/>
          <w:iCs/>
          <w:sz w:val="22"/>
          <w:szCs w:val="22"/>
        </w:rPr>
      </w:pPr>
    </w:p>
    <w:p w14:paraId="17E684C1" w14:textId="7247FA00" w:rsidR="00C953D8" w:rsidRDefault="00C953D8" w:rsidP="00C953D8">
      <w:pPr>
        <w:spacing w:line="276" w:lineRule="auto"/>
        <w:rPr>
          <w:rFonts w:asciiTheme="minorHAnsi" w:eastAsia="Times New Roman" w:hAnsiTheme="minorHAnsi" w:cstheme="minorHAnsi"/>
          <w:bCs/>
          <w:i/>
          <w:iCs/>
          <w:sz w:val="22"/>
          <w:szCs w:val="22"/>
        </w:rPr>
      </w:pPr>
      <w:r>
        <w:rPr>
          <w:rFonts w:asciiTheme="minorHAnsi" w:eastAsia="Times New Roman" w:hAnsiTheme="minorHAnsi" w:cstheme="minorHAnsi"/>
          <w:bCs/>
          <w:i/>
          <w:iCs/>
          <w:sz w:val="22"/>
          <w:szCs w:val="22"/>
        </w:rPr>
        <w:t>Instantiation of a new ENCORE-based project</w:t>
      </w:r>
    </w:p>
    <w:p w14:paraId="19F6FAF5" w14:textId="72544E8E" w:rsidR="00C36F43" w:rsidRDefault="007A2883" w:rsidP="00C36F43">
      <w:pPr>
        <w:spacing w:line="276" w:lineRule="auto"/>
        <w:rPr>
          <w:rFonts w:asciiTheme="minorHAnsi" w:eastAsia="Times New Roman" w:hAnsiTheme="minorHAnsi" w:cstheme="minorHAnsi"/>
          <w:bCs/>
          <w:i/>
          <w:iCs/>
          <w:sz w:val="22"/>
          <w:szCs w:val="22"/>
          <w:lang w:val="en-GB"/>
        </w:rPr>
      </w:pPr>
      <w:r>
        <w:rPr>
          <w:rFonts w:asciiTheme="minorHAnsi" w:eastAsia="Times New Roman" w:hAnsiTheme="minorHAnsi" w:cstheme="minorHAnsi"/>
          <w:bCs/>
          <w:sz w:val="22"/>
          <w:szCs w:val="22"/>
        </w:rPr>
        <w:t>ENCORE enables</w:t>
      </w:r>
      <w:r w:rsidR="00FA4ECB">
        <w:rPr>
          <w:rFonts w:asciiTheme="minorHAnsi" w:eastAsia="Times New Roman" w:hAnsiTheme="minorHAnsi" w:cstheme="minorHAnsi"/>
          <w:bCs/>
          <w:sz w:val="22"/>
          <w:szCs w:val="22"/>
        </w:rPr>
        <w:t xml:space="preserve"> several approaches to set</w:t>
      </w:r>
      <w:r w:rsidR="00F3397C">
        <w:rPr>
          <w:rFonts w:asciiTheme="minorHAnsi" w:eastAsia="Times New Roman" w:hAnsiTheme="minorHAnsi" w:cstheme="minorHAnsi"/>
          <w:bCs/>
          <w:sz w:val="22"/>
          <w:szCs w:val="22"/>
        </w:rPr>
        <w:t xml:space="preserve"> </w:t>
      </w:r>
      <w:r w:rsidR="00FA4ECB">
        <w:rPr>
          <w:rFonts w:asciiTheme="minorHAnsi" w:eastAsia="Times New Roman" w:hAnsiTheme="minorHAnsi" w:cstheme="minorHAnsi"/>
          <w:bCs/>
          <w:sz w:val="22"/>
          <w:szCs w:val="22"/>
        </w:rPr>
        <w:t xml:space="preserve">up a new </w:t>
      </w:r>
      <w:r w:rsidR="00C953D8">
        <w:rPr>
          <w:rFonts w:asciiTheme="minorHAnsi" w:eastAsia="Times New Roman" w:hAnsiTheme="minorHAnsi" w:cstheme="minorHAnsi"/>
          <w:bCs/>
          <w:sz w:val="22"/>
          <w:szCs w:val="22"/>
        </w:rPr>
        <w:t xml:space="preserve">project. </w:t>
      </w:r>
      <w:r w:rsidR="00814518">
        <w:rPr>
          <w:rFonts w:asciiTheme="minorHAnsi" w:eastAsia="Times New Roman" w:hAnsiTheme="minorHAnsi" w:cstheme="minorHAnsi"/>
          <w:bCs/>
          <w:sz w:val="22"/>
          <w:szCs w:val="22"/>
        </w:rPr>
        <w:t xml:space="preserve">The approach used for most research </w:t>
      </w:r>
      <w:r w:rsidR="00814518">
        <w:rPr>
          <w:rFonts w:asciiTheme="minorHAnsi" w:eastAsia="Times New Roman" w:hAnsiTheme="minorHAnsi" w:cstheme="minorHAnsi"/>
          <w:bCs/>
          <w:sz w:val="22"/>
          <w:szCs w:val="22"/>
        </w:rPr>
        <w:lastRenderedPageBreak/>
        <w:t xml:space="preserve">projects is to first </w:t>
      </w:r>
      <w:r w:rsidR="00814518">
        <w:rPr>
          <w:rFonts w:asciiTheme="minorHAnsi" w:eastAsia="Times New Roman" w:hAnsiTheme="minorHAnsi" w:cstheme="minorHAnsi"/>
          <w:bCs/>
          <w:sz w:val="22"/>
          <w:szCs w:val="22"/>
        </w:rPr>
        <w:t>cop</w:t>
      </w:r>
      <w:r w:rsidR="00814518">
        <w:rPr>
          <w:rFonts w:asciiTheme="minorHAnsi" w:eastAsia="Times New Roman" w:hAnsiTheme="minorHAnsi" w:cstheme="minorHAnsi"/>
          <w:bCs/>
          <w:sz w:val="22"/>
          <w:szCs w:val="22"/>
        </w:rPr>
        <w:t>y and initialize</w:t>
      </w:r>
      <w:r w:rsidR="00814518">
        <w:rPr>
          <w:rFonts w:asciiTheme="minorHAnsi" w:eastAsia="Times New Roman" w:hAnsiTheme="minorHAnsi" w:cstheme="minorHAnsi"/>
          <w:bCs/>
          <w:sz w:val="22"/>
          <w:szCs w:val="22"/>
        </w:rPr>
        <w:t xml:space="preserve"> the sFSS template from the ENCORE GitHub repository</w:t>
      </w:r>
      <w:r w:rsidR="00814518">
        <w:rPr>
          <w:rFonts w:asciiTheme="minorHAnsi" w:eastAsia="Times New Roman" w:hAnsiTheme="minorHAnsi" w:cstheme="minorHAnsi"/>
          <w:bCs/>
          <w:sz w:val="22"/>
          <w:szCs w:val="22"/>
        </w:rPr>
        <w:t xml:space="preserve">. Subsequently, one creates </w:t>
      </w:r>
      <w:r w:rsidR="00C953D8">
        <w:rPr>
          <w:rFonts w:asciiTheme="minorHAnsi" w:eastAsia="Times New Roman" w:hAnsiTheme="minorHAnsi" w:cstheme="minorHAnsi"/>
          <w:bCs/>
          <w:sz w:val="22"/>
          <w:szCs w:val="22"/>
        </w:rPr>
        <w:t xml:space="preserve">a </w:t>
      </w:r>
      <w:r w:rsidR="00FA4ECB">
        <w:rPr>
          <w:rFonts w:asciiTheme="minorHAnsi" w:eastAsia="Times New Roman" w:hAnsiTheme="minorHAnsi" w:cstheme="minorHAnsi"/>
          <w:bCs/>
          <w:sz w:val="22"/>
          <w:szCs w:val="22"/>
        </w:rPr>
        <w:t>new</w:t>
      </w:r>
      <w:r>
        <w:rPr>
          <w:rFonts w:asciiTheme="minorHAnsi" w:eastAsia="Times New Roman" w:hAnsiTheme="minorHAnsi" w:cstheme="minorHAnsi"/>
          <w:bCs/>
          <w:sz w:val="22"/>
          <w:szCs w:val="22"/>
        </w:rPr>
        <w:t xml:space="preserve"> project</w:t>
      </w:r>
      <w:r w:rsidR="00FA4ECB">
        <w:rPr>
          <w:rFonts w:asciiTheme="minorHAnsi" w:eastAsia="Times New Roman" w:hAnsiTheme="minorHAnsi" w:cstheme="minorHAnsi"/>
          <w:bCs/>
          <w:sz w:val="22"/>
          <w:szCs w:val="22"/>
        </w:rPr>
        <w:t xml:space="preserve"> </w:t>
      </w:r>
      <w:r w:rsidR="00C953D8">
        <w:rPr>
          <w:rFonts w:asciiTheme="minorHAnsi" w:eastAsia="Times New Roman" w:hAnsiTheme="minorHAnsi" w:cstheme="minorHAnsi"/>
          <w:bCs/>
          <w:sz w:val="22"/>
          <w:szCs w:val="22"/>
        </w:rPr>
        <w:t>GitHub repository</w:t>
      </w:r>
      <w:r w:rsidR="00814518">
        <w:rPr>
          <w:rFonts w:asciiTheme="minorHAnsi" w:eastAsia="Times New Roman" w:hAnsiTheme="minorHAnsi" w:cstheme="minorHAnsi"/>
          <w:bCs/>
          <w:sz w:val="22"/>
          <w:szCs w:val="22"/>
        </w:rPr>
        <w:t xml:space="preserve"> </w:t>
      </w:r>
      <w:r w:rsidR="00FA4ECB">
        <w:rPr>
          <w:rFonts w:asciiTheme="minorHAnsi" w:eastAsia="Times New Roman" w:hAnsiTheme="minorHAnsi" w:cstheme="minorHAnsi"/>
          <w:bCs/>
          <w:sz w:val="22"/>
          <w:szCs w:val="22"/>
        </w:rPr>
        <w:t>and connect</w:t>
      </w:r>
      <w:r w:rsidR="00814518">
        <w:rPr>
          <w:rFonts w:asciiTheme="minorHAnsi" w:eastAsia="Times New Roman" w:hAnsiTheme="minorHAnsi" w:cstheme="minorHAnsi"/>
          <w:bCs/>
          <w:sz w:val="22"/>
          <w:szCs w:val="22"/>
        </w:rPr>
        <w:t>s</w:t>
      </w:r>
      <w:r w:rsidR="00FA4ECB">
        <w:rPr>
          <w:rFonts w:asciiTheme="minorHAnsi" w:eastAsia="Times New Roman" w:hAnsiTheme="minorHAnsi" w:cstheme="minorHAnsi"/>
          <w:bCs/>
          <w:sz w:val="22"/>
          <w:szCs w:val="22"/>
        </w:rPr>
        <w:t xml:space="preserve"> it to the </w:t>
      </w:r>
      <w:r w:rsidR="00814518">
        <w:rPr>
          <w:rFonts w:asciiTheme="minorHAnsi" w:eastAsia="Times New Roman" w:hAnsiTheme="minorHAnsi" w:cstheme="minorHAnsi"/>
          <w:bCs/>
          <w:sz w:val="22"/>
          <w:szCs w:val="22"/>
        </w:rPr>
        <w:t xml:space="preserve">new </w:t>
      </w:r>
      <w:r w:rsidR="00290287">
        <w:rPr>
          <w:rFonts w:asciiTheme="minorHAnsi" w:eastAsia="Times New Roman" w:hAnsiTheme="minorHAnsi" w:cstheme="minorHAnsi"/>
          <w:bCs/>
          <w:sz w:val="22"/>
          <w:szCs w:val="22"/>
        </w:rPr>
        <w:t>project</w:t>
      </w:r>
      <w:r w:rsidR="00AD121A">
        <w:rPr>
          <w:rFonts w:asciiTheme="minorHAnsi" w:eastAsia="Times New Roman" w:hAnsiTheme="minorHAnsi" w:cstheme="minorHAnsi"/>
          <w:bCs/>
          <w:sz w:val="22"/>
          <w:szCs w:val="22"/>
        </w:rPr>
        <w:t>. Finally, one starts documenting the project.</w:t>
      </w:r>
      <w:r w:rsidR="00FA4ECB">
        <w:rPr>
          <w:rFonts w:asciiTheme="minorHAnsi" w:eastAsia="Times New Roman" w:hAnsiTheme="minorHAnsi" w:cstheme="minorHAnsi"/>
          <w:bCs/>
          <w:sz w:val="22"/>
          <w:szCs w:val="22"/>
        </w:rPr>
        <w:t xml:space="preserve"> This approach is documented in</w:t>
      </w:r>
      <w:r w:rsidR="009C3719">
        <w:rPr>
          <w:rFonts w:asciiTheme="minorHAnsi" w:eastAsia="Times New Roman" w:hAnsiTheme="minorHAnsi" w:cstheme="minorHAnsi"/>
          <w:bCs/>
          <w:sz w:val="22"/>
          <w:szCs w:val="22"/>
        </w:rPr>
        <w:t xml:space="preserve"> detail in</w:t>
      </w:r>
      <w:r w:rsidR="00FA4ECB">
        <w:rPr>
          <w:rFonts w:asciiTheme="minorHAnsi" w:eastAsia="Times New Roman" w:hAnsiTheme="minorHAnsi" w:cstheme="minorHAnsi"/>
          <w:bCs/>
          <w:sz w:val="22"/>
          <w:szCs w:val="22"/>
        </w:rPr>
        <w:t xml:space="preserve"> the ENCORE Step-by-</w:t>
      </w:r>
      <w:r w:rsidR="00FA4ECB" w:rsidRPr="00814518">
        <w:rPr>
          <w:rFonts w:asciiTheme="minorHAnsi" w:eastAsia="Times New Roman" w:hAnsiTheme="minorHAnsi" w:cstheme="minorHAnsi"/>
          <w:bCs/>
          <w:sz w:val="22"/>
          <w:szCs w:val="22"/>
        </w:rPr>
        <w:t>Step guide (</w:t>
      </w:r>
      <w:r w:rsidR="00FA4ECB" w:rsidRPr="00814518">
        <w:rPr>
          <w:rFonts w:asciiTheme="minorHAnsi" w:eastAsia="Times New Roman" w:hAnsiTheme="minorHAnsi" w:cstheme="minorHAnsi"/>
          <w:b/>
          <w:sz w:val="22"/>
          <w:szCs w:val="22"/>
        </w:rPr>
        <w:t>Supplementary File 1</w:t>
      </w:r>
      <w:r w:rsidR="00FA4ECB" w:rsidRPr="00814518">
        <w:rPr>
          <w:rFonts w:asciiTheme="minorHAnsi" w:eastAsia="Times New Roman" w:hAnsiTheme="minorHAnsi" w:cstheme="minorHAnsi"/>
          <w:bCs/>
          <w:sz w:val="22"/>
          <w:szCs w:val="22"/>
        </w:rPr>
        <w:t>)</w:t>
      </w:r>
      <w:r w:rsidR="00C953D8" w:rsidRPr="00814518">
        <w:rPr>
          <w:rFonts w:asciiTheme="minorHAnsi" w:eastAsia="Times New Roman" w:hAnsiTheme="minorHAnsi" w:cstheme="minorHAnsi"/>
          <w:bCs/>
          <w:sz w:val="22"/>
          <w:szCs w:val="22"/>
        </w:rPr>
        <w:t xml:space="preserve"> and takes</w:t>
      </w:r>
      <w:r w:rsidR="00C953D8">
        <w:rPr>
          <w:rFonts w:asciiTheme="minorHAnsi" w:eastAsia="Times New Roman" w:hAnsiTheme="minorHAnsi" w:cstheme="minorHAnsi"/>
          <w:bCs/>
          <w:sz w:val="22"/>
          <w:szCs w:val="22"/>
        </w:rPr>
        <w:t xml:space="preserve"> </w:t>
      </w:r>
      <w:r w:rsidR="009C3719">
        <w:rPr>
          <w:rFonts w:asciiTheme="minorHAnsi" w:eastAsia="Times New Roman" w:hAnsiTheme="minorHAnsi" w:cstheme="minorHAnsi"/>
          <w:bCs/>
          <w:sz w:val="22"/>
          <w:szCs w:val="22"/>
        </w:rPr>
        <w:t xml:space="preserve">less than </w:t>
      </w:r>
      <w:r w:rsidR="00C953D8">
        <w:rPr>
          <w:rFonts w:asciiTheme="minorHAnsi" w:eastAsia="Times New Roman" w:hAnsiTheme="minorHAnsi" w:cstheme="minorHAnsi"/>
          <w:bCs/>
          <w:sz w:val="22"/>
          <w:szCs w:val="22"/>
        </w:rPr>
        <w:t xml:space="preserve">30 minutes to complete. </w:t>
      </w:r>
      <w:r w:rsidR="00147C9B" w:rsidRPr="00147C9B">
        <w:rPr>
          <w:rFonts w:asciiTheme="minorHAnsi" w:eastAsia="Times New Roman" w:hAnsiTheme="minorHAnsi" w:cstheme="minorHAnsi"/>
          <w:bCs/>
          <w:sz w:val="22"/>
          <w:szCs w:val="22"/>
        </w:rPr>
        <w:t xml:space="preserve">Another option is to generate a small program (script) that retrieves the </w:t>
      </w:r>
      <w:r w:rsidR="00432922">
        <w:rPr>
          <w:rFonts w:asciiTheme="minorHAnsi" w:eastAsia="Times New Roman" w:hAnsiTheme="minorHAnsi" w:cstheme="minorHAnsi"/>
          <w:bCs/>
          <w:sz w:val="22"/>
          <w:szCs w:val="22"/>
        </w:rPr>
        <w:t>s</w:t>
      </w:r>
      <w:r w:rsidR="00147C9B" w:rsidRPr="00147C9B">
        <w:rPr>
          <w:rFonts w:asciiTheme="minorHAnsi" w:eastAsia="Times New Roman" w:hAnsiTheme="minorHAnsi" w:cstheme="minorHAnsi"/>
          <w:bCs/>
          <w:sz w:val="22"/>
          <w:szCs w:val="22"/>
        </w:rPr>
        <w:t xml:space="preserve">FSS template from the ENCORE </w:t>
      </w:r>
      <w:r w:rsidR="00462F39" w:rsidRPr="00147C9B">
        <w:rPr>
          <w:rFonts w:asciiTheme="minorHAnsi" w:eastAsia="Times New Roman" w:hAnsiTheme="minorHAnsi" w:cstheme="minorHAnsi"/>
          <w:bCs/>
          <w:sz w:val="22"/>
          <w:szCs w:val="22"/>
        </w:rPr>
        <w:t xml:space="preserve">GitHub </w:t>
      </w:r>
      <w:r w:rsidR="00147C9B" w:rsidRPr="00147C9B">
        <w:rPr>
          <w:rFonts w:asciiTheme="minorHAnsi" w:eastAsia="Times New Roman" w:hAnsiTheme="minorHAnsi" w:cstheme="minorHAnsi"/>
          <w:bCs/>
          <w:sz w:val="22"/>
          <w:szCs w:val="22"/>
        </w:rPr>
        <w:t xml:space="preserve">repository and automatically fills in certain portions of the required documentation, which </w:t>
      </w:r>
      <w:r w:rsidR="00B314EA">
        <w:rPr>
          <w:rFonts w:asciiTheme="minorHAnsi" w:eastAsia="Times New Roman" w:hAnsiTheme="minorHAnsi" w:cstheme="minorHAnsi"/>
          <w:bCs/>
          <w:sz w:val="22"/>
          <w:szCs w:val="22"/>
        </w:rPr>
        <w:t xml:space="preserve">is </w:t>
      </w:r>
      <w:r w:rsidR="00C953D8">
        <w:rPr>
          <w:rFonts w:asciiTheme="minorHAnsi" w:eastAsia="Times New Roman" w:hAnsiTheme="minorHAnsi" w:cstheme="minorHAnsi"/>
          <w:bCs/>
          <w:sz w:val="22"/>
          <w:szCs w:val="22"/>
        </w:rPr>
        <w:t xml:space="preserve">particularly useful </w:t>
      </w:r>
      <w:r w:rsidR="009C3719">
        <w:rPr>
          <w:rFonts w:asciiTheme="minorHAnsi" w:eastAsia="Times New Roman" w:hAnsiTheme="minorHAnsi" w:cstheme="minorHAnsi"/>
          <w:bCs/>
          <w:sz w:val="22"/>
          <w:szCs w:val="22"/>
        </w:rPr>
        <w:t xml:space="preserve">if one conducts </w:t>
      </w:r>
      <w:r w:rsidR="00C953D8">
        <w:rPr>
          <w:rFonts w:asciiTheme="minorHAnsi" w:eastAsia="Times New Roman" w:hAnsiTheme="minorHAnsi" w:cstheme="minorHAnsi"/>
          <w:bCs/>
          <w:sz w:val="22"/>
          <w:szCs w:val="22"/>
        </w:rPr>
        <w:t>projects</w:t>
      </w:r>
      <w:r w:rsidR="009C3719">
        <w:rPr>
          <w:rFonts w:asciiTheme="minorHAnsi" w:eastAsia="Times New Roman" w:hAnsiTheme="minorHAnsi" w:cstheme="minorHAnsi"/>
          <w:bCs/>
          <w:sz w:val="22"/>
          <w:szCs w:val="22"/>
        </w:rPr>
        <w:t xml:space="preserve"> with a certain degree of similarity</w:t>
      </w:r>
      <w:r w:rsidR="00C953D8">
        <w:rPr>
          <w:rFonts w:asciiTheme="minorHAnsi" w:eastAsia="Times New Roman" w:hAnsiTheme="minorHAnsi" w:cstheme="minorHAnsi"/>
          <w:bCs/>
          <w:sz w:val="22"/>
          <w:szCs w:val="22"/>
        </w:rPr>
        <w:t xml:space="preserve">. </w:t>
      </w:r>
      <w:r w:rsidR="00C36F43">
        <w:rPr>
          <w:rFonts w:asciiTheme="minorHAnsi" w:eastAsia="Times New Roman" w:hAnsiTheme="minorHAnsi" w:cstheme="minorHAnsi"/>
          <w:bCs/>
          <w:sz w:val="22"/>
          <w:szCs w:val="22"/>
        </w:rPr>
        <w:t>For specific cases</w:t>
      </w:r>
      <w:r w:rsidR="00A017A9">
        <w:rPr>
          <w:rFonts w:asciiTheme="minorHAnsi" w:eastAsia="Times New Roman" w:hAnsiTheme="minorHAnsi" w:cstheme="minorHAnsi"/>
          <w:bCs/>
          <w:sz w:val="22"/>
          <w:szCs w:val="22"/>
        </w:rPr>
        <w:t>,</w:t>
      </w:r>
      <w:r w:rsidR="00C36F43">
        <w:rPr>
          <w:rFonts w:asciiTheme="minorHAnsi" w:eastAsia="Times New Roman" w:hAnsiTheme="minorHAnsi" w:cstheme="minorHAnsi"/>
          <w:bCs/>
          <w:sz w:val="22"/>
          <w:szCs w:val="22"/>
        </w:rPr>
        <w:t xml:space="preserve"> one may also write software that does not use the </w:t>
      </w:r>
      <w:r w:rsidR="00462F39">
        <w:rPr>
          <w:rFonts w:asciiTheme="minorHAnsi" w:eastAsia="Times New Roman" w:hAnsiTheme="minorHAnsi" w:cstheme="minorHAnsi"/>
          <w:bCs/>
          <w:sz w:val="22"/>
          <w:szCs w:val="22"/>
        </w:rPr>
        <w:t xml:space="preserve">sFSS </w:t>
      </w:r>
      <w:r w:rsidR="009C3719">
        <w:rPr>
          <w:rFonts w:asciiTheme="minorHAnsi" w:eastAsia="Times New Roman" w:hAnsiTheme="minorHAnsi" w:cstheme="minorHAnsi"/>
          <w:bCs/>
          <w:sz w:val="22"/>
          <w:szCs w:val="22"/>
        </w:rPr>
        <w:t xml:space="preserve">GitHub </w:t>
      </w:r>
      <w:r w:rsidR="00C36F43">
        <w:rPr>
          <w:rFonts w:asciiTheme="minorHAnsi" w:eastAsia="Times New Roman" w:hAnsiTheme="minorHAnsi" w:cstheme="minorHAnsi"/>
          <w:bCs/>
          <w:sz w:val="22"/>
          <w:szCs w:val="22"/>
        </w:rPr>
        <w:t>template</w:t>
      </w:r>
      <w:r w:rsidR="00462F39">
        <w:rPr>
          <w:rFonts w:asciiTheme="minorHAnsi" w:eastAsia="Times New Roman" w:hAnsiTheme="minorHAnsi" w:cstheme="minorHAnsi"/>
          <w:bCs/>
          <w:sz w:val="22"/>
          <w:szCs w:val="22"/>
        </w:rPr>
        <w:t xml:space="preserve"> </w:t>
      </w:r>
      <w:r w:rsidR="00C36F43">
        <w:rPr>
          <w:rFonts w:asciiTheme="minorHAnsi" w:eastAsia="Times New Roman" w:hAnsiTheme="minorHAnsi" w:cstheme="minorHAnsi"/>
          <w:bCs/>
          <w:sz w:val="22"/>
          <w:szCs w:val="22"/>
        </w:rPr>
        <w:t>but generates the structure and files</w:t>
      </w:r>
      <w:r w:rsidR="00634DF8">
        <w:rPr>
          <w:rFonts w:asciiTheme="minorHAnsi" w:eastAsia="Times New Roman" w:hAnsiTheme="minorHAnsi" w:cstheme="minorHAnsi"/>
          <w:bCs/>
          <w:sz w:val="22"/>
          <w:szCs w:val="22"/>
        </w:rPr>
        <w:t xml:space="preserve"> itself</w:t>
      </w:r>
      <w:r w:rsidR="00C36F43">
        <w:rPr>
          <w:rFonts w:asciiTheme="minorHAnsi" w:eastAsia="Times New Roman" w:hAnsiTheme="minorHAnsi" w:cstheme="minorHAnsi"/>
          <w:bCs/>
          <w:sz w:val="22"/>
          <w:szCs w:val="22"/>
        </w:rPr>
        <w:t xml:space="preserve">. However, this is not </w:t>
      </w:r>
      <w:r w:rsidR="00A017A9">
        <w:rPr>
          <w:rFonts w:asciiTheme="minorHAnsi" w:eastAsia="Times New Roman" w:hAnsiTheme="minorHAnsi" w:cstheme="minorHAnsi"/>
          <w:bCs/>
          <w:sz w:val="22"/>
          <w:szCs w:val="22"/>
          <w:lang w:val="en-GB"/>
        </w:rPr>
        <w:t xml:space="preserve">recommended </w:t>
      </w:r>
      <w:r w:rsidR="00C36F43">
        <w:rPr>
          <w:rFonts w:asciiTheme="minorHAnsi" w:eastAsia="Times New Roman" w:hAnsiTheme="minorHAnsi" w:cstheme="minorHAnsi"/>
          <w:bCs/>
          <w:sz w:val="22"/>
          <w:szCs w:val="22"/>
          <w:lang w:val="en-GB"/>
        </w:rPr>
        <w:t xml:space="preserve">since </w:t>
      </w:r>
      <w:r w:rsidR="00634DF8">
        <w:rPr>
          <w:rFonts w:asciiTheme="minorHAnsi" w:eastAsia="Times New Roman" w:hAnsiTheme="minorHAnsi" w:cstheme="minorHAnsi"/>
          <w:bCs/>
          <w:sz w:val="22"/>
          <w:szCs w:val="22"/>
          <w:lang w:val="en-GB"/>
        </w:rPr>
        <w:t>such</w:t>
      </w:r>
      <w:r w:rsidR="00C36F43">
        <w:rPr>
          <w:rFonts w:asciiTheme="minorHAnsi" w:eastAsia="Times New Roman" w:hAnsiTheme="minorHAnsi" w:cstheme="minorHAnsi"/>
          <w:bCs/>
          <w:sz w:val="22"/>
          <w:szCs w:val="22"/>
          <w:lang w:val="en-GB"/>
        </w:rPr>
        <w:t xml:space="preserve"> software can easily get outdated with further modifications </w:t>
      </w:r>
      <w:r w:rsidR="00A017A9">
        <w:rPr>
          <w:rFonts w:asciiTheme="minorHAnsi" w:eastAsia="Times New Roman" w:hAnsiTheme="minorHAnsi" w:cstheme="minorHAnsi"/>
          <w:bCs/>
          <w:sz w:val="22"/>
          <w:szCs w:val="22"/>
          <w:lang w:val="en-GB"/>
        </w:rPr>
        <w:t xml:space="preserve">to </w:t>
      </w:r>
      <w:r w:rsidR="00C36F43">
        <w:rPr>
          <w:rFonts w:asciiTheme="minorHAnsi" w:eastAsia="Times New Roman" w:hAnsiTheme="minorHAnsi" w:cstheme="minorHAnsi"/>
          <w:bCs/>
          <w:sz w:val="22"/>
          <w:szCs w:val="22"/>
          <w:lang w:val="en-GB"/>
        </w:rPr>
        <w:t xml:space="preserve">the </w:t>
      </w:r>
      <w:r w:rsidR="00634DF8">
        <w:rPr>
          <w:rFonts w:asciiTheme="minorHAnsi" w:eastAsia="Times New Roman" w:hAnsiTheme="minorHAnsi" w:cstheme="minorHAnsi"/>
          <w:bCs/>
          <w:sz w:val="22"/>
          <w:szCs w:val="22"/>
          <w:lang w:val="en-GB"/>
        </w:rPr>
        <w:t xml:space="preserve">sFSS </w:t>
      </w:r>
      <w:r w:rsidR="00C36F43">
        <w:rPr>
          <w:rFonts w:asciiTheme="minorHAnsi" w:eastAsia="Times New Roman" w:hAnsiTheme="minorHAnsi" w:cstheme="minorHAnsi"/>
          <w:bCs/>
          <w:sz w:val="22"/>
          <w:szCs w:val="22"/>
          <w:lang w:val="en-GB"/>
        </w:rPr>
        <w:t>template.</w:t>
      </w:r>
    </w:p>
    <w:p w14:paraId="3C6575E7" w14:textId="77777777" w:rsidR="00C36F43" w:rsidRPr="00C36F43" w:rsidRDefault="00C36F43" w:rsidP="000B3695">
      <w:pPr>
        <w:spacing w:line="276" w:lineRule="auto"/>
        <w:rPr>
          <w:rFonts w:asciiTheme="minorHAnsi" w:eastAsia="Times New Roman" w:hAnsiTheme="minorHAnsi" w:cstheme="minorHAnsi"/>
          <w:bCs/>
          <w:color w:val="0070C0"/>
          <w:sz w:val="18"/>
          <w:szCs w:val="18"/>
          <w:lang w:val="en-GB"/>
        </w:rPr>
      </w:pPr>
    </w:p>
    <w:p w14:paraId="598C409C" w14:textId="32FD7266" w:rsidR="00264E2D" w:rsidRDefault="00F06EA4" w:rsidP="000B3695">
      <w:pPr>
        <w:spacing w:line="276" w:lineRule="auto"/>
        <w:rPr>
          <w:rFonts w:asciiTheme="minorHAnsi" w:eastAsia="Times New Roman" w:hAnsiTheme="minorHAnsi" w:cstheme="minorHAnsi"/>
          <w:bCs/>
          <w:i/>
          <w:iCs/>
          <w:sz w:val="22"/>
          <w:szCs w:val="22"/>
        </w:rPr>
      </w:pPr>
      <w:r>
        <w:rPr>
          <w:rFonts w:asciiTheme="minorHAnsi" w:eastAsia="Times New Roman" w:hAnsiTheme="minorHAnsi" w:cstheme="minorHAnsi"/>
          <w:bCs/>
          <w:i/>
          <w:iCs/>
          <w:sz w:val="22"/>
          <w:szCs w:val="22"/>
        </w:rPr>
        <w:t xml:space="preserve">The </w:t>
      </w:r>
      <w:r w:rsidR="00212F66">
        <w:rPr>
          <w:rFonts w:asciiTheme="minorHAnsi" w:eastAsia="Times New Roman" w:hAnsiTheme="minorHAnsi" w:cstheme="minorHAnsi"/>
          <w:bCs/>
          <w:i/>
          <w:iCs/>
          <w:sz w:val="22"/>
          <w:szCs w:val="22"/>
        </w:rPr>
        <w:t xml:space="preserve">ENCORE </w:t>
      </w:r>
      <w:r>
        <w:rPr>
          <w:rFonts w:asciiTheme="minorHAnsi" w:eastAsia="Times New Roman" w:hAnsiTheme="minorHAnsi" w:cstheme="minorHAnsi"/>
          <w:bCs/>
          <w:i/>
          <w:iCs/>
          <w:sz w:val="22"/>
          <w:szCs w:val="22"/>
        </w:rPr>
        <w:t>components</w:t>
      </w:r>
    </w:p>
    <w:p w14:paraId="6C44D52B" w14:textId="347A4DF0" w:rsidR="00F06EA4" w:rsidRDefault="00F06EA4" w:rsidP="000B3695">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 xml:space="preserve">ENCORE comprises </w:t>
      </w:r>
      <w:r w:rsidR="00AF706E">
        <w:rPr>
          <w:rFonts w:asciiTheme="minorHAnsi" w:eastAsia="Times New Roman" w:hAnsiTheme="minorHAnsi" w:cstheme="minorHAnsi"/>
          <w:bCs/>
          <w:sz w:val="22"/>
          <w:szCs w:val="22"/>
        </w:rPr>
        <w:t>five</w:t>
      </w:r>
      <w:r>
        <w:rPr>
          <w:rFonts w:asciiTheme="minorHAnsi" w:eastAsia="Times New Roman" w:hAnsiTheme="minorHAnsi" w:cstheme="minorHAnsi"/>
          <w:bCs/>
          <w:sz w:val="22"/>
          <w:szCs w:val="22"/>
        </w:rPr>
        <w:t xml:space="preserve"> main </w:t>
      </w:r>
      <w:r w:rsidRPr="00814518">
        <w:rPr>
          <w:rFonts w:asciiTheme="minorHAnsi" w:eastAsia="Times New Roman" w:hAnsiTheme="minorHAnsi" w:cstheme="minorHAnsi"/>
          <w:bCs/>
          <w:sz w:val="22"/>
          <w:szCs w:val="22"/>
        </w:rPr>
        <w:t>components (</w:t>
      </w:r>
      <w:r w:rsidRPr="00814518">
        <w:rPr>
          <w:rFonts w:asciiTheme="minorHAnsi" w:eastAsia="Times New Roman" w:hAnsiTheme="minorHAnsi" w:cstheme="minorHAnsi"/>
          <w:b/>
          <w:sz w:val="22"/>
          <w:szCs w:val="22"/>
        </w:rPr>
        <w:t xml:space="preserve">Figure </w:t>
      </w:r>
      <w:r w:rsidR="00224A44" w:rsidRPr="00814518">
        <w:rPr>
          <w:rFonts w:asciiTheme="minorHAnsi" w:eastAsia="Times New Roman" w:hAnsiTheme="minorHAnsi" w:cstheme="minorHAnsi"/>
          <w:b/>
          <w:sz w:val="22"/>
          <w:szCs w:val="22"/>
        </w:rPr>
        <w:t>3</w:t>
      </w:r>
      <w:r w:rsidRPr="00814518">
        <w:rPr>
          <w:rFonts w:asciiTheme="minorHAnsi" w:eastAsia="Times New Roman" w:hAnsiTheme="minorHAnsi" w:cstheme="minorHAnsi"/>
          <w:bCs/>
          <w:sz w:val="22"/>
          <w:szCs w:val="22"/>
        </w:rPr>
        <w:t>)</w:t>
      </w:r>
      <w:r w:rsidR="00AF706E" w:rsidRPr="00814518">
        <w:rPr>
          <w:rFonts w:asciiTheme="minorHAnsi" w:eastAsia="Times New Roman" w:hAnsiTheme="minorHAnsi" w:cstheme="minorHAnsi"/>
          <w:bCs/>
          <w:sz w:val="22"/>
          <w:szCs w:val="22"/>
        </w:rPr>
        <w:t xml:space="preserve"> to</w:t>
      </w:r>
      <w:r w:rsidR="00AF706E">
        <w:rPr>
          <w:rFonts w:asciiTheme="minorHAnsi" w:eastAsia="Times New Roman" w:hAnsiTheme="minorHAnsi" w:cstheme="minorHAnsi"/>
          <w:bCs/>
          <w:sz w:val="22"/>
          <w:szCs w:val="22"/>
        </w:rPr>
        <w:t xml:space="preserve"> structure, integrat</w:t>
      </w:r>
      <w:r w:rsidR="00AD121A">
        <w:rPr>
          <w:rFonts w:asciiTheme="minorHAnsi" w:eastAsia="Times New Roman" w:hAnsiTheme="minorHAnsi" w:cstheme="minorHAnsi"/>
          <w:bCs/>
          <w:sz w:val="22"/>
          <w:szCs w:val="22"/>
        </w:rPr>
        <w:t>e</w:t>
      </w:r>
      <w:r w:rsidR="00AF706E">
        <w:rPr>
          <w:rFonts w:asciiTheme="minorHAnsi" w:eastAsia="Times New Roman" w:hAnsiTheme="minorHAnsi" w:cstheme="minorHAnsi"/>
          <w:bCs/>
          <w:sz w:val="22"/>
          <w:szCs w:val="22"/>
        </w:rPr>
        <w:t xml:space="preserve">, </w:t>
      </w:r>
      <w:r w:rsidR="00AD121A">
        <w:rPr>
          <w:rFonts w:asciiTheme="minorHAnsi" w:eastAsia="Times New Roman" w:hAnsiTheme="minorHAnsi" w:cstheme="minorHAnsi"/>
          <w:bCs/>
          <w:sz w:val="22"/>
          <w:szCs w:val="22"/>
        </w:rPr>
        <w:t xml:space="preserve">control code and documentation </w:t>
      </w:r>
      <w:r w:rsidR="00AF706E">
        <w:rPr>
          <w:rFonts w:asciiTheme="minorHAnsi" w:eastAsia="Times New Roman" w:hAnsiTheme="minorHAnsi" w:cstheme="minorHAnsi"/>
          <w:bCs/>
          <w:sz w:val="22"/>
          <w:szCs w:val="22"/>
        </w:rPr>
        <w:t>version</w:t>
      </w:r>
      <w:r w:rsidR="00AD121A">
        <w:rPr>
          <w:rFonts w:asciiTheme="minorHAnsi" w:eastAsia="Times New Roman" w:hAnsiTheme="minorHAnsi" w:cstheme="minorHAnsi"/>
          <w:bCs/>
          <w:sz w:val="22"/>
          <w:szCs w:val="22"/>
        </w:rPr>
        <w:t>s, and to improve</w:t>
      </w:r>
      <w:r w:rsidR="00AF706E">
        <w:rPr>
          <w:rFonts w:asciiTheme="minorHAnsi" w:eastAsia="Times New Roman" w:hAnsiTheme="minorHAnsi" w:cstheme="minorHAnsi"/>
          <w:bCs/>
          <w:sz w:val="22"/>
          <w:szCs w:val="22"/>
        </w:rPr>
        <w:t xml:space="preserve"> transparency and reproducibility </w:t>
      </w:r>
      <w:r w:rsidR="00C95949">
        <w:rPr>
          <w:rFonts w:asciiTheme="minorHAnsi" w:eastAsia="Times New Roman" w:hAnsiTheme="minorHAnsi" w:cstheme="minorHAnsi"/>
          <w:bCs/>
          <w:sz w:val="22"/>
          <w:szCs w:val="22"/>
        </w:rPr>
        <w:t>of</w:t>
      </w:r>
      <w:r w:rsidR="00AF706E">
        <w:rPr>
          <w:rFonts w:asciiTheme="minorHAnsi" w:eastAsia="Times New Roman" w:hAnsiTheme="minorHAnsi" w:cstheme="minorHAnsi"/>
          <w:bCs/>
          <w:sz w:val="22"/>
          <w:szCs w:val="22"/>
        </w:rPr>
        <w:t xml:space="preserve"> a project.</w:t>
      </w:r>
    </w:p>
    <w:p w14:paraId="0483E435" w14:textId="77777777" w:rsidR="00AF706E" w:rsidRPr="00AF706E" w:rsidRDefault="00AF706E" w:rsidP="00AF706E">
      <w:pPr>
        <w:spacing w:line="276" w:lineRule="auto"/>
        <w:jc w:val="center"/>
        <w:rPr>
          <w:rFonts w:asciiTheme="minorHAnsi" w:eastAsia="Times New Roman" w:hAnsiTheme="minorHAnsi" w:cstheme="minorHAnsi"/>
          <w:b/>
          <w:sz w:val="22"/>
          <w:szCs w:val="22"/>
          <w:lang w:val="en-GB"/>
        </w:rPr>
      </w:pPr>
    </w:p>
    <w:p w14:paraId="52D67DF9" w14:textId="1004A5B6" w:rsidR="00AF706E" w:rsidRDefault="00AF706E" w:rsidP="00AF706E">
      <w:pPr>
        <w:spacing w:line="276" w:lineRule="auto"/>
        <w:jc w:val="center"/>
        <w:rPr>
          <w:ins w:id="10" w:author="Kampen, A.H.C. van (Antoine)" w:date="2023-12-04T11:32:00Z"/>
          <w:rFonts w:asciiTheme="minorHAnsi" w:eastAsia="Times New Roman" w:hAnsiTheme="minorHAnsi" w:cstheme="minorHAnsi"/>
          <w:b/>
          <w:sz w:val="22"/>
          <w:szCs w:val="22"/>
        </w:rPr>
      </w:pPr>
      <w:r w:rsidRPr="00313CA2">
        <w:rPr>
          <w:rFonts w:asciiTheme="minorHAnsi" w:eastAsia="Times New Roman" w:hAnsiTheme="minorHAnsi" w:cstheme="minorHAnsi"/>
          <w:b/>
          <w:sz w:val="22"/>
          <w:szCs w:val="22"/>
        </w:rPr>
        <w:t xml:space="preserve">[FIGURE </w:t>
      </w:r>
      <w:r w:rsidR="00224A44">
        <w:rPr>
          <w:rFonts w:asciiTheme="minorHAnsi" w:eastAsia="Times New Roman" w:hAnsiTheme="minorHAnsi" w:cstheme="minorHAnsi"/>
          <w:b/>
          <w:sz w:val="22"/>
          <w:szCs w:val="22"/>
        </w:rPr>
        <w:t>3</w:t>
      </w:r>
      <w:r w:rsidRPr="00313CA2">
        <w:rPr>
          <w:rFonts w:asciiTheme="minorHAnsi" w:eastAsia="Times New Roman" w:hAnsiTheme="minorHAnsi" w:cstheme="minorHAnsi"/>
          <w:b/>
          <w:sz w:val="22"/>
          <w:szCs w:val="22"/>
        </w:rPr>
        <w:t>]</w:t>
      </w:r>
    </w:p>
    <w:p w14:paraId="6F74A00D" w14:textId="38C3333C" w:rsidR="00B33627" w:rsidRDefault="00B33627" w:rsidP="00AF706E">
      <w:pPr>
        <w:spacing w:line="276" w:lineRule="auto"/>
        <w:jc w:val="center"/>
        <w:rPr>
          <w:rFonts w:asciiTheme="minorHAnsi" w:eastAsia="Times New Roman" w:hAnsiTheme="minorHAnsi" w:cstheme="minorHAnsi"/>
          <w:b/>
          <w:sz w:val="22"/>
          <w:szCs w:val="22"/>
        </w:rPr>
      </w:pPr>
    </w:p>
    <w:p w14:paraId="09ABA68E" w14:textId="55917E65" w:rsidR="00AF706E" w:rsidRDefault="009C3719" w:rsidP="00AF706E">
      <w:pPr>
        <w:spacing w:line="276" w:lineRule="auto"/>
        <w:jc w:val="center"/>
        <w:rPr>
          <w:rFonts w:asciiTheme="minorHAnsi" w:eastAsia="Times New Roman" w:hAnsiTheme="minorHAnsi" w:cstheme="minorHAnsi"/>
          <w:b/>
          <w:sz w:val="22"/>
          <w:szCs w:val="22"/>
        </w:rPr>
      </w:pPr>
      <w:r>
        <w:rPr>
          <w:noProof/>
        </w:rPr>
        <w:drawing>
          <wp:inline distT="0" distB="0" distL="0" distR="0" wp14:anchorId="49AAD5DD" wp14:editId="71BE7FFA">
            <wp:extent cx="5731510" cy="2846070"/>
            <wp:effectExtent l="0" t="0" r="2540" b="0"/>
            <wp:docPr id="1623809071" name="Picture 1" descr="A diagram of a system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9071" name="Picture 1" descr="A diagram of a system structure&#10;&#10;Description automatically generated"/>
                    <pic:cNvPicPr/>
                  </pic:nvPicPr>
                  <pic:blipFill>
                    <a:blip r:embed="rId11"/>
                    <a:stretch>
                      <a:fillRect/>
                    </a:stretch>
                  </pic:blipFill>
                  <pic:spPr>
                    <a:xfrm>
                      <a:off x="0" y="0"/>
                      <a:ext cx="5731510" cy="2846070"/>
                    </a:xfrm>
                    <a:prstGeom prst="rect">
                      <a:avLst/>
                    </a:prstGeom>
                  </pic:spPr>
                </pic:pic>
              </a:graphicData>
            </a:graphic>
          </wp:inline>
        </w:drawing>
      </w:r>
    </w:p>
    <w:p w14:paraId="58DB0032" w14:textId="16DB7BBF" w:rsidR="00AF706E" w:rsidRPr="00212F66" w:rsidRDefault="00AF706E" w:rsidP="0077276F">
      <w:pPr>
        <w:tabs>
          <w:tab w:val="left" w:pos="8364"/>
        </w:tabs>
        <w:spacing w:line="276" w:lineRule="auto"/>
        <w:rPr>
          <w:rFonts w:asciiTheme="minorHAnsi" w:hAnsiTheme="minorHAnsi" w:cstheme="minorHAnsi"/>
          <w:color w:val="0070C0"/>
          <w:sz w:val="18"/>
          <w:szCs w:val="18"/>
        </w:rPr>
      </w:pPr>
      <w:r w:rsidRPr="00313CA2">
        <w:rPr>
          <w:rFonts w:asciiTheme="minorHAnsi" w:eastAsia="Times New Roman" w:hAnsiTheme="minorHAnsi" w:cstheme="minorHAnsi"/>
          <w:b/>
          <w:color w:val="0070C0"/>
          <w:sz w:val="18"/>
          <w:szCs w:val="18"/>
        </w:rPr>
        <w:t xml:space="preserve">Figure </w:t>
      </w:r>
      <w:r w:rsidR="00224A44">
        <w:rPr>
          <w:rFonts w:asciiTheme="minorHAnsi" w:eastAsia="Times New Roman" w:hAnsiTheme="minorHAnsi" w:cstheme="minorHAnsi"/>
          <w:b/>
          <w:color w:val="0070C0"/>
          <w:sz w:val="18"/>
          <w:szCs w:val="18"/>
        </w:rPr>
        <w:t>3</w:t>
      </w:r>
      <w:r w:rsidRPr="00313CA2">
        <w:rPr>
          <w:rFonts w:asciiTheme="minorHAnsi" w:eastAsia="Times New Roman" w:hAnsiTheme="minorHAnsi" w:cstheme="minorHAnsi"/>
          <w:b/>
          <w:color w:val="0070C0"/>
          <w:sz w:val="18"/>
          <w:szCs w:val="18"/>
        </w:rPr>
        <w:t xml:space="preserve">. </w:t>
      </w:r>
      <w:r w:rsidR="00B229E2">
        <w:rPr>
          <w:rFonts w:asciiTheme="minorHAnsi" w:eastAsia="Times New Roman" w:hAnsiTheme="minorHAnsi" w:cstheme="minorHAnsi"/>
          <w:b/>
          <w:color w:val="0070C0"/>
          <w:sz w:val="18"/>
          <w:szCs w:val="18"/>
        </w:rPr>
        <w:t>Five c</w:t>
      </w:r>
      <w:r>
        <w:rPr>
          <w:rFonts w:asciiTheme="minorHAnsi" w:eastAsia="Times New Roman" w:hAnsiTheme="minorHAnsi" w:cstheme="minorHAnsi"/>
          <w:b/>
          <w:color w:val="0070C0"/>
          <w:sz w:val="18"/>
          <w:szCs w:val="18"/>
        </w:rPr>
        <w:t>omponents of ENCORE</w:t>
      </w:r>
      <w:r w:rsidRPr="00313CA2">
        <w:rPr>
          <w:rFonts w:asciiTheme="minorHAnsi" w:eastAsia="Times New Roman" w:hAnsiTheme="minorHAnsi" w:cstheme="minorHAnsi"/>
          <w:bCs/>
          <w:color w:val="0070C0"/>
          <w:sz w:val="18"/>
          <w:szCs w:val="18"/>
        </w:rPr>
        <w:t>.</w:t>
      </w:r>
      <w:r>
        <w:rPr>
          <w:rFonts w:asciiTheme="minorHAnsi" w:eastAsia="Times New Roman" w:hAnsiTheme="minorHAnsi" w:cstheme="minorHAnsi"/>
          <w:bCs/>
          <w:color w:val="0070C0"/>
          <w:sz w:val="18"/>
          <w:szCs w:val="18"/>
        </w:rPr>
        <w:t xml:space="preserve"> The main component comprises the sFSS template</w:t>
      </w:r>
      <w:r w:rsidR="00814518">
        <w:rPr>
          <w:rFonts w:asciiTheme="minorHAnsi" w:eastAsia="Times New Roman" w:hAnsiTheme="minorHAnsi" w:cstheme="minorHAnsi"/>
          <w:bCs/>
          <w:color w:val="0070C0"/>
          <w:sz w:val="18"/>
          <w:szCs w:val="18"/>
        </w:rPr>
        <w:t xml:space="preserve"> (1)</w:t>
      </w:r>
      <w:r>
        <w:rPr>
          <w:rFonts w:asciiTheme="minorHAnsi" w:eastAsia="Times New Roman" w:hAnsiTheme="minorHAnsi" w:cstheme="minorHAnsi"/>
          <w:bCs/>
          <w:color w:val="0070C0"/>
          <w:sz w:val="18"/>
          <w:szCs w:val="18"/>
        </w:rPr>
        <w:t xml:space="preserve"> that organizes all parts </w:t>
      </w:r>
      <w:r w:rsidR="00056D9E">
        <w:rPr>
          <w:rFonts w:asciiTheme="minorHAnsi" w:eastAsia="Times New Roman" w:hAnsiTheme="minorHAnsi" w:cstheme="minorHAnsi"/>
          <w:bCs/>
          <w:color w:val="0070C0"/>
          <w:sz w:val="18"/>
          <w:szCs w:val="18"/>
        </w:rPr>
        <w:t xml:space="preserve">of </w:t>
      </w:r>
      <w:r>
        <w:rPr>
          <w:rFonts w:asciiTheme="minorHAnsi" w:eastAsia="Times New Roman" w:hAnsiTheme="minorHAnsi" w:cstheme="minorHAnsi"/>
          <w:bCs/>
          <w:color w:val="0070C0"/>
          <w:sz w:val="18"/>
          <w:szCs w:val="18"/>
        </w:rPr>
        <w:t>the project. ‘</w:t>
      </w:r>
      <w:r w:rsidRPr="00212F66">
        <w:rPr>
          <w:rFonts w:asciiTheme="minorHAnsi" w:hAnsiTheme="minorHAnsi" w:cstheme="minorHAnsi"/>
          <w:color w:val="0070C0"/>
          <w:sz w:val="18"/>
          <w:szCs w:val="18"/>
        </w:rPr>
        <w:t>Project</w:t>
      </w:r>
      <w:r>
        <w:rPr>
          <w:rFonts w:asciiTheme="minorHAnsi" w:hAnsiTheme="minorHAnsi" w:cstheme="minorHAnsi"/>
          <w:color w:val="0070C0"/>
          <w:sz w:val="18"/>
          <w:szCs w:val="18"/>
        </w:rPr>
        <w:t>’</w:t>
      </w:r>
      <w:r w:rsidRPr="00212F66">
        <w:rPr>
          <w:rFonts w:asciiTheme="minorHAnsi" w:hAnsiTheme="minorHAnsi" w:cstheme="minorHAnsi"/>
          <w:color w:val="0070C0"/>
          <w:sz w:val="18"/>
          <w:szCs w:val="18"/>
        </w:rPr>
        <w:t xml:space="preserve"> corresponds to the root directory of the template. </w:t>
      </w:r>
      <w:r>
        <w:rPr>
          <w:rFonts w:asciiTheme="minorHAnsi" w:hAnsiTheme="minorHAnsi" w:cstheme="minorHAnsi"/>
          <w:color w:val="0070C0"/>
          <w:sz w:val="18"/>
          <w:szCs w:val="18"/>
        </w:rPr>
        <w:t xml:space="preserve">The </w:t>
      </w:r>
      <w:r w:rsidRPr="00212F66">
        <w:rPr>
          <w:rFonts w:asciiTheme="minorHAnsi" w:hAnsiTheme="minorHAnsi" w:cstheme="minorHAnsi"/>
          <w:color w:val="0070C0"/>
          <w:sz w:val="18"/>
          <w:szCs w:val="18"/>
        </w:rPr>
        <w:t xml:space="preserve">blocks </w:t>
      </w:r>
      <w:r>
        <w:rPr>
          <w:rFonts w:asciiTheme="minorHAnsi" w:hAnsiTheme="minorHAnsi" w:cstheme="minorHAnsi"/>
          <w:color w:val="0070C0"/>
          <w:sz w:val="18"/>
          <w:szCs w:val="18"/>
        </w:rPr>
        <w:t>represent</w:t>
      </w:r>
      <w:r w:rsidRPr="00212F66">
        <w:rPr>
          <w:rFonts w:asciiTheme="minorHAnsi" w:hAnsiTheme="minorHAnsi" w:cstheme="minorHAnsi"/>
          <w:color w:val="0070C0"/>
          <w:sz w:val="18"/>
          <w:szCs w:val="18"/>
        </w:rPr>
        <w:t xml:space="preserve"> </w:t>
      </w:r>
      <w:r>
        <w:rPr>
          <w:rFonts w:asciiTheme="minorHAnsi" w:hAnsiTheme="minorHAnsi" w:cstheme="minorHAnsi"/>
          <w:color w:val="0070C0"/>
          <w:sz w:val="18"/>
          <w:szCs w:val="18"/>
        </w:rPr>
        <w:t xml:space="preserve">project dependent </w:t>
      </w:r>
      <w:r w:rsidRPr="00212F66">
        <w:rPr>
          <w:rFonts w:asciiTheme="minorHAnsi" w:hAnsiTheme="minorHAnsi" w:cstheme="minorHAnsi"/>
          <w:color w:val="0070C0"/>
          <w:sz w:val="18"/>
          <w:szCs w:val="18"/>
        </w:rPr>
        <w:t>sub-directories</w:t>
      </w:r>
      <w:r w:rsidR="00B229E2">
        <w:rPr>
          <w:rFonts w:asciiTheme="minorHAnsi" w:hAnsiTheme="minorHAnsi" w:cstheme="minorHAnsi"/>
          <w:color w:val="0070C0"/>
          <w:sz w:val="18"/>
          <w:szCs w:val="18"/>
        </w:rPr>
        <w:t xml:space="preserve"> </w:t>
      </w:r>
      <w:r w:rsidR="00B229E2" w:rsidRPr="00814518">
        <w:rPr>
          <w:rFonts w:asciiTheme="minorHAnsi" w:hAnsiTheme="minorHAnsi" w:cstheme="minorHAnsi"/>
          <w:color w:val="0070C0"/>
          <w:sz w:val="18"/>
          <w:szCs w:val="18"/>
        </w:rPr>
        <w:t>(</w:t>
      </w:r>
      <w:r w:rsidR="00B229E2" w:rsidRPr="00814518">
        <w:rPr>
          <w:rFonts w:asciiTheme="minorHAnsi" w:hAnsiTheme="minorHAnsi" w:cstheme="minorHAnsi"/>
          <w:b/>
          <w:bCs/>
          <w:color w:val="0070C0"/>
          <w:sz w:val="18"/>
          <w:szCs w:val="18"/>
        </w:rPr>
        <w:t>Figure 4</w:t>
      </w:r>
      <w:r w:rsidR="00B229E2" w:rsidRPr="00814518">
        <w:rPr>
          <w:rFonts w:asciiTheme="minorHAnsi" w:hAnsiTheme="minorHAnsi" w:cstheme="minorHAnsi"/>
          <w:color w:val="0070C0"/>
          <w:sz w:val="18"/>
          <w:szCs w:val="18"/>
        </w:rPr>
        <w:t>)</w:t>
      </w:r>
      <w:r w:rsidRPr="00814518">
        <w:rPr>
          <w:rFonts w:asciiTheme="minorHAnsi" w:hAnsiTheme="minorHAnsi" w:cstheme="minorHAnsi"/>
          <w:color w:val="0070C0"/>
          <w:sz w:val="18"/>
          <w:szCs w:val="18"/>
        </w:rPr>
        <w:t>.</w:t>
      </w:r>
      <w:r>
        <w:rPr>
          <w:rFonts w:asciiTheme="minorHAnsi" w:hAnsiTheme="minorHAnsi" w:cstheme="minorHAnsi"/>
          <w:color w:val="0070C0"/>
          <w:sz w:val="18"/>
          <w:szCs w:val="18"/>
        </w:rPr>
        <w:t xml:space="preserve"> Project documentation resides in (pre-defined) files</w:t>
      </w:r>
      <w:r w:rsidR="0013467C">
        <w:rPr>
          <w:rFonts w:asciiTheme="minorHAnsi" w:hAnsiTheme="minorHAnsi" w:cstheme="minorHAnsi"/>
          <w:color w:val="0070C0"/>
          <w:sz w:val="18"/>
          <w:szCs w:val="18"/>
        </w:rPr>
        <w:t xml:space="preserve"> (2)</w:t>
      </w:r>
      <w:r>
        <w:rPr>
          <w:rFonts w:asciiTheme="minorHAnsi" w:hAnsiTheme="minorHAnsi" w:cstheme="minorHAnsi"/>
          <w:color w:val="0070C0"/>
          <w:sz w:val="18"/>
          <w:szCs w:val="18"/>
        </w:rPr>
        <w:t xml:space="preserve"> that are found in all subdirectories of the sFSS template. The pre-defined files contain instructions </w:t>
      </w:r>
      <w:r w:rsidR="00B229E2">
        <w:rPr>
          <w:rFonts w:asciiTheme="minorHAnsi" w:hAnsiTheme="minorHAnsi" w:cstheme="minorHAnsi"/>
          <w:color w:val="0070C0"/>
          <w:sz w:val="18"/>
          <w:szCs w:val="18"/>
        </w:rPr>
        <w:t>about</w:t>
      </w:r>
      <w:r>
        <w:rPr>
          <w:rFonts w:asciiTheme="minorHAnsi" w:hAnsiTheme="minorHAnsi" w:cstheme="minorHAnsi"/>
          <w:color w:val="0070C0"/>
          <w:sz w:val="18"/>
          <w:szCs w:val="18"/>
        </w:rPr>
        <w:t xml:space="preserve"> the minimum information </w:t>
      </w:r>
      <w:r w:rsidR="00E741D6">
        <w:rPr>
          <w:rFonts w:asciiTheme="minorHAnsi" w:hAnsiTheme="minorHAnsi" w:cstheme="minorHAnsi"/>
          <w:color w:val="0070C0"/>
          <w:sz w:val="18"/>
          <w:szCs w:val="18"/>
        </w:rPr>
        <w:t xml:space="preserve">that </w:t>
      </w:r>
      <w:r>
        <w:rPr>
          <w:rFonts w:asciiTheme="minorHAnsi" w:hAnsiTheme="minorHAnsi" w:cstheme="minorHAnsi"/>
          <w:color w:val="0070C0"/>
          <w:sz w:val="18"/>
          <w:szCs w:val="18"/>
        </w:rPr>
        <w:t>need</w:t>
      </w:r>
      <w:r w:rsidR="00E741D6">
        <w:rPr>
          <w:rFonts w:asciiTheme="minorHAnsi" w:hAnsiTheme="minorHAnsi" w:cstheme="minorHAnsi"/>
          <w:color w:val="0070C0"/>
          <w:sz w:val="18"/>
          <w:szCs w:val="18"/>
        </w:rPr>
        <w:t>s</w:t>
      </w:r>
      <w:r>
        <w:rPr>
          <w:rFonts w:asciiTheme="minorHAnsi" w:hAnsiTheme="minorHAnsi" w:cstheme="minorHAnsi"/>
          <w:color w:val="0070C0"/>
          <w:sz w:val="18"/>
          <w:szCs w:val="18"/>
        </w:rPr>
        <w:t xml:space="preserve"> to</w:t>
      </w:r>
      <w:r w:rsidR="00E741D6">
        <w:rPr>
          <w:rFonts w:asciiTheme="minorHAnsi" w:hAnsiTheme="minorHAnsi" w:cstheme="minorHAnsi"/>
          <w:color w:val="0070C0"/>
          <w:sz w:val="18"/>
          <w:szCs w:val="18"/>
        </w:rPr>
        <w:t xml:space="preserve"> be provided </w:t>
      </w:r>
      <w:r w:rsidR="00814518">
        <w:rPr>
          <w:rFonts w:asciiTheme="minorHAnsi" w:hAnsiTheme="minorHAnsi" w:cstheme="minorHAnsi"/>
          <w:color w:val="0070C0"/>
          <w:sz w:val="18"/>
          <w:szCs w:val="18"/>
        </w:rPr>
        <w:t>in terms of</w:t>
      </w:r>
      <w:r>
        <w:rPr>
          <w:rFonts w:asciiTheme="minorHAnsi" w:hAnsiTheme="minorHAnsi" w:cstheme="minorHAnsi"/>
          <w:color w:val="0070C0"/>
          <w:sz w:val="18"/>
          <w:szCs w:val="18"/>
        </w:rPr>
        <w:t xml:space="preserve"> document</w:t>
      </w:r>
      <w:r w:rsidR="00E741D6">
        <w:rPr>
          <w:rFonts w:asciiTheme="minorHAnsi" w:hAnsiTheme="minorHAnsi" w:cstheme="minorHAnsi"/>
          <w:color w:val="0070C0"/>
          <w:sz w:val="18"/>
          <w:szCs w:val="18"/>
        </w:rPr>
        <w:t xml:space="preserve">ation </w:t>
      </w:r>
      <w:r w:rsidR="00B229E2">
        <w:rPr>
          <w:rFonts w:asciiTheme="minorHAnsi" w:hAnsiTheme="minorHAnsi" w:cstheme="minorHAnsi"/>
          <w:color w:val="0070C0"/>
          <w:sz w:val="18"/>
          <w:szCs w:val="18"/>
        </w:rPr>
        <w:t>for</w:t>
      </w:r>
      <w:r>
        <w:rPr>
          <w:rFonts w:asciiTheme="minorHAnsi" w:hAnsiTheme="minorHAnsi" w:cstheme="minorHAnsi"/>
          <w:color w:val="0070C0"/>
          <w:sz w:val="18"/>
          <w:szCs w:val="18"/>
        </w:rPr>
        <w:t xml:space="preserve"> the different parts of a project.</w:t>
      </w:r>
      <w:r w:rsidR="0013467C">
        <w:rPr>
          <w:rFonts w:asciiTheme="minorHAnsi" w:hAnsiTheme="minorHAnsi" w:cstheme="minorHAnsi"/>
          <w:color w:val="0070C0"/>
          <w:sz w:val="18"/>
          <w:szCs w:val="18"/>
        </w:rPr>
        <w:t xml:space="preserve"> </w:t>
      </w:r>
      <w:r w:rsidR="0013467C">
        <w:rPr>
          <w:rFonts w:asciiTheme="minorHAnsi" w:hAnsiTheme="minorHAnsi" w:cstheme="minorHAnsi"/>
          <w:color w:val="0070C0"/>
          <w:sz w:val="18"/>
          <w:szCs w:val="18"/>
        </w:rPr>
        <w:t>Each project is complemented with a GitHub repository (3) for version control of the code and documentation in the ‘Processing’ (sub-)directories.</w:t>
      </w:r>
      <w:r w:rsidR="0013467C">
        <w:rPr>
          <w:rFonts w:asciiTheme="minorHAnsi" w:hAnsiTheme="minorHAnsi" w:cstheme="minorHAnsi"/>
          <w:color w:val="0070C0"/>
          <w:sz w:val="18"/>
          <w:szCs w:val="18"/>
        </w:rPr>
        <w:t xml:space="preserve"> </w:t>
      </w:r>
      <w:r w:rsidR="0013467C">
        <w:rPr>
          <w:rFonts w:asciiTheme="minorHAnsi" w:hAnsiTheme="minorHAnsi" w:cstheme="minorHAnsi"/>
          <w:color w:val="0070C0"/>
          <w:sz w:val="18"/>
          <w:szCs w:val="18"/>
        </w:rPr>
        <w:t xml:space="preserve">The sFSS Navigator (4) allows (end) users to browse the main contents of the project. </w:t>
      </w:r>
      <w:r w:rsidR="0013467C">
        <w:rPr>
          <w:rFonts w:asciiTheme="minorHAnsi" w:hAnsiTheme="minorHAnsi" w:cstheme="minorHAnsi"/>
          <w:color w:val="0070C0"/>
          <w:sz w:val="18"/>
          <w:szCs w:val="18"/>
        </w:rPr>
        <w:t>T</w:t>
      </w:r>
      <w:r>
        <w:rPr>
          <w:rFonts w:asciiTheme="minorHAnsi" w:hAnsiTheme="minorHAnsi" w:cstheme="minorHAnsi"/>
          <w:color w:val="0070C0"/>
          <w:sz w:val="18"/>
          <w:szCs w:val="18"/>
        </w:rPr>
        <w:t>he external ENCORE user</w:t>
      </w:r>
      <w:r w:rsidR="00E741D6">
        <w:rPr>
          <w:rFonts w:asciiTheme="minorHAnsi" w:hAnsiTheme="minorHAnsi" w:cstheme="minorHAnsi"/>
          <w:color w:val="0070C0"/>
          <w:sz w:val="18"/>
          <w:szCs w:val="18"/>
        </w:rPr>
        <w:t xml:space="preserve"> </w:t>
      </w:r>
      <w:r>
        <w:rPr>
          <w:rFonts w:asciiTheme="minorHAnsi" w:hAnsiTheme="minorHAnsi" w:cstheme="minorHAnsi"/>
          <w:color w:val="0070C0"/>
          <w:sz w:val="18"/>
          <w:szCs w:val="18"/>
        </w:rPr>
        <w:t>documentation</w:t>
      </w:r>
      <w:r w:rsidR="0013467C">
        <w:rPr>
          <w:rFonts w:asciiTheme="minorHAnsi" w:hAnsiTheme="minorHAnsi" w:cstheme="minorHAnsi"/>
          <w:color w:val="0070C0"/>
          <w:sz w:val="18"/>
          <w:szCs w:val="18"/>
        </w:rPr>
        <w:t xml:space="preserve"> (5)</w:t>
      </w:r>
      <w:r>
        <w:rPr>
          <w:rFonts w:asciiTheme="minorHAnsi" w:hAnsiTheme="minorHAnsi" w:cstheme="minorHAnsi"/>
          <w:color w:val="0070C0"/>
          <w:sz w:val="18"/>
          <w:szCs w:val="18"/>
        </w:rPr>
        <w:t xml:space="preserve"> provides instructions </w:t>
      </w:r>
      <w:r w:rsidR="00056D9E">
        <w:rPr>
          <w:rFonts w:asciiTheme="minorHAnsi" w:hAnsiTheme="minorHAnsi" w:cstheme="minorHAnsi"/>
          <w:color w:val="0070C0"/>
          <w:sz w:val="18"/>
          <w:szCs w:val="18"/>
        </w:rPr>
        <w:t>for</w:t>
      </w:r>
      <w:r>
        <w:rPr>
          <w:rFonts w:asciiTheme="minorHAnsi" w:hAnsiTheme="minorHAnsi" w:cstheme="minorHAnsi"/>
          <w:color w:val="0070C0"/>
          <w:sz w:val="18"/>
          <w:szCs w:val="18"/>
        </w:rPr>
        <w:t xml:space="preserve"> new users</w:t>
      </w:r>
      <w:r w:rsidR="00814518">
        <w:rPr>
          <w:rFonts w:asciiTheme="minorHAnsi" w:hAnsiTheme="minorHAnsi" w:cstheme="minorHAnsi"/>
          <w:color w:val="0070C0"/>
          <w:sz w:val="18"/>
          <w:szCs w:val="18"/>
        </w:rPr>
        <w:t xml:space="preserve"> on how</w:t>
      </w:r>
      <w:r>
        <w:rPr>
          <w:rFonts w:asciiTheme="minorHAnsi" w:hAnsiTheme="minorHAnsi" w:cstheme="minorHAnsi"/>
          <w:color w:val="0070C0"/>
          <w:sz w:val="18"/>
          <w:szCs w:val="18"/>
        </w:rPr>
        <w:t xml:space="preserve"> to instantiate a new project. </w:t>
      </w:r>
    </w:p>
    <w:p w14:paraId="7CB3001E" w14:textId="77777777" w:rsidR="00AF706E" w:rsidRPr="00F06EA4" w:rsidRDefault="00AF706E" w:rsidP="000B3695">
      <w:pPr>
        <w:spacing w:line="276" w:lineRule="auto"/>
        <w:rPr>
          <w:rFonts w:asciiTheme="minorHAnsi" w:eastAsia="Times New Roman" w:hAnsiTheme="minorHAnsi" w:cstheme="minorHAnsi"/>
          <w:bCs/>
          <w:sz w:val="22"/>
          <w:szCs w:val="22"/>
        </w:rPr>
      </w:pPr>
    </w:p>
    <w:p w14:paraId="788EA2E7" w14:textId="79579C8D" w:rsidR="00AF706E" w:rsidRPr="00AF706E" w:rsidRDefault="00AF706E" w:rsidP="00AF706E">
      <w:pPr>
        <w:spacing w:line="276" w:lineRule="auto"/>
        <w:rPr>
          <w:rFonts w:ascii="Calibri" w:hAnsi="Calibri" w:cs="Calibri"/>
          <w:sz w:val="22"/>
          <w:szCs w:val="22"/>
        </w:rPr>
      </w:pPr>
      <w:r>
        <w:rPr>
          <w:rFonts w:ascii="Calibri" w:hAnsi="Calibri" w:cs="Calibri"/>
          <w:b/>
          <w:bCs/>
          <w:sz w:val="22"/>
          <w:szCs w:val="22"/>
        </w:rPr>
        <w:t xml:space="preserve">Component 1. </w:t>
      </w:r>
      <w:r w:rsidR="00212F66" w:rsidRPr="00AF706E">
        <w:rPr>
          <w:rFonts w:ascii="Calibri" w:hAnsi="Calibri" w:cs="Calibri"/>
          <w:b/>
          <w:bCs/>
          <w:sz w:val="22"/>
          <w:szCs w:val="22"/>
        </w:rPr>
        <w:t>The standardized File System Structure (sFSS) template</w:t>
      </w:r>
    </w:p>
    <w:p w14:paraId="2CECD710" w14:textId="6DDB7875" w:rsidR="00AF09B0" w:rsidRPr="00AF09B0" w:rsidRDefault="00AF706E" w:rsidP="00AF706E">
      <w:pPr>
        <w:spacing w:line="276" w:lineRule="auto"/>
        <w:rPr>
          <w:rFonts w:ascii="Calibri" w:hAnsi="Calibri" w:cs="Calibri"/>
          <w:sz w:val="22"/>
          <w:szCs w:val="22"/>
          <w:lang w:val="en-GB"/>
        </w:rPr>
      </w:pPr>
      <w:r>
        <w:rPr>
          <w:rFonts w:ascii="Calibri" w:hAnsi="Calibri" w:cs="Calibri"/>
          <w:sz w:val="22"/>
          <w:szCs w:val="22"/>
        </w:rPr>
        <w:t xml:space="preserve">The sFSS provides a standardized, yet flexible, template to organize conceptual information, </w:t>
      </w:r>
      <w:r w:rsidR="00212F66" w:rsidRPr="00AF706E">
        <w:rPr>
          <w:rFonts w:ascii="Calibri" w:hAnsi="Calibri" w:cs="Calibri"/>
          <w:sz w:val="22"/>
          <w:szCs w:val="22"/>
        </w:rPr>
        <w:t xml:space="preserve">data, </w:t>
      </w:r>
      <w:r>
        <w:rPr>
          <w:rFonts w:ascii="Calibri" w:hAnsi="Calibri" w:cs="Calibri"/>
          <w:sz w:val="22"/>
          <w:szCs w:val="22"/>
        </w:rPr>
        <w:t>code, documentation, and (intermediate) results</w:t>
      </w:r>
      <w:r w:rsidR="00A135E5">
        <w:rPr>
          <w:rFonts w:ascii="Calibri" w:hAnsi="Calibri" w:cs="Calibri"/>
          <w:sz w:val="22"/>
          <w:szCs w:val="22"/>
        </w:rPr>
        <w:t xml:space="preserve"> (e.g., tables, figures</w:t>
      </w:r>
      <w:r w:rsidR="00B314EA">
        <w:rPr>
          <w:rFonts w:ascii="Calibri" w:hAnsi="Calibri" w:cs="Calibri"/>
          <w:sz w:val="22"/>
          <w:szCs w:val="22"/>
        </w:rPr>
        <w:t>, text files</w:t>
      </w:r>
      <w:r w:rsidR="00A135E5">
        <w:rPr>
          <w:rFonts w:ascii="Calibri" w:hAnsi="Calibri" w:cs="Calibri"/>
          <w:sz w:val="22"/>
          <w:szCs w:val="22"/>
        </w:rPr>
        <w:t>)</w:t>
      </w:r>
      <w:r>
        <w:rPr>
          <w:rFonts w:ascii="Calibri" w:hAnsi="Calibri" w:cs="Calibri"/>
          <w:sz w:val="22"/>
          <w:szCs w:val="22"/>
        </w:rPr>
        <w:t xml:space="preserve">. In essence, it is a </w:t>
      </w:r>
      <w:r w:rsidR="00B314EA">
        <w:rPr>
          <w:rFonts w:ascii="Calibri" w:hAnsi="Calibri" w:cs="Calibri"/>
          <w:sz w:val="22"/>
          <w:szCs w:val="22"/>
        </w:rPr>
        <w:t xml:space="preserve">standardized </w:t>
      </w:r>
      <w:r w:rsidR="00DD4C2B">
        <w:rPr>
          <w:rFonts w:ascii="Calibri" w:hAnsi="Calibri" w:cs="Calibri"/>
          <w:sz w:val="22"/>
          <w:szCs w:val="22"/>
        </w:rPr>
        <w:t>directory structure containing pre-defined files</w:t>
      </w:r>
      <w:r w:rsidR="00652FE0">
        <w:rPr>
          <w:rFonts w:ascii="Calibri" w:hAnsi="Calibri" w:cs="Calibri"/>
          <w:sz w:val="22"/>
          <w:szCs w:val="22"/>
        </w:rPr>
        <w:t>, which</w:t>
      </w:r>
      <w:r w:rsidR="00DD4C2B">
        <w:rPr>
          <w:rFonts w:ascii="Calibri" w:hAnsi="Calibri" w:cs="Calibri"/>
          <w:sz w:val="22"/>
          <w:szCs w:val="22"/>
        </w:rPr>
        <w:t xml:space="preserve"> can be used with any operating </w:t>
      </w:r>
      <w:r w:rsidR="00DD4C2B" w:rsidRPr="00652FE0">
        <w:rPr>
          <w:rFonts w:ascii="Calibri" w:hAnsi="Calibri" w:cs="Calibri"/>
          <w:sz w:val="22"/>
          <w:szCs w:val="22"/>
        </w:rPr>
        <w:t>system</w:t>
      </w:r>
      <w:r w:rsidR="009870F4" w:rsidRPr="00652FE0">
        <w:rPr>
          <w:rFonts w:ascii="Calibri" w:hAnsi="Calibri" w:cs="Calibri"/>
          <w:sz w:val="22"/>
          <w:szCs w:val="22"/>
        </w:rPr>
        <w:t xml:space="preserve"> (</w:t>
      </w:r>
      <w:r w:rsidR="009870F4" w:rsidRPr="00652FE0">
        <w:rPr>
          <w:rFonts w:ascii="Calibri" w:hAnsi="Calibri" w:cs="Calibri"/>
          <w:b/>
          <w:bCs/>
          <w:sz w:val="22"/>
          <w:szCs w:val="22"/>
        </w:rPr>
        <w:t xml:space="preserve">Figure </w:t>
      </w:r>
      <w:r w:rsidR="00224A44" w:rsidRPr="00652FE0">
        <w:rPr>
          <w:rFonts w:ascii="Calibri" w:hAnsi="Calibri" w:cs="Calibri"/>
          <w:b/>
          <w:bCs/>
          <w:sz w:val="22"/>
          <w:szCs w:val="22"/>
        </w:rPr>
        <w:t>4</w:t>
      </w:r>
      <w:r w:rsidR="009870F4" w:rsidRPr="00652FE0">
        <w:rPr>
          <w:rFonts w:ascii="Calibri" w:hAnsi="Calibri" w:cs="Calibri"/>
          <w:sz w:val="22"/>
          <w:szCs w:val="22"/>
        </w:rPr>
        <w:t>)</w:t>
      </w:r>
      <w:r w:rsidR="00AF09B0" w:rsidRPr="00652FE0">
        <w:rPr>
          <w:rFonts w:ascii="Calibri" w:hAnsi="Calibri" w:cs="Calibri"/>
          <w:sz w:val="22"/>
          <w:szCs w:val="22"/>
        </w:rPr>
        <w:t xml:space="preserve"> and </w:t>
      </w:r>
      <w:r w:rsidR="002E5BF9" w:rsidRPr="00652FE0">
        <w:rPr>
          <w:rFonts w:ascii="Calibri" w:hAnsi="Calibri" w:cs="Calibri"/>
          <w:sz w:val="22"/>
          <w:szCs w:val="22"/>
        </w:rPr>
        <w:t>can</w:t>
      </w:r>
      <w:r w:rsidR="002E5BF9">
        <w:rPr>
          <w:rFonts w:ascii="Calibri" w:hAnsi="Calibri" w:cs="Calibri"/>
          <w:sz w:val="22"/>
          <w:szCs w:val="22"/>
        </w:rPr>
        <w:t xml:space="preserve"> be used </w:t>
      </w:r>
      <w:r w:rsidR="00AF09B0">
        <w:rPr>
          <w:rFonts w:ascii="Calibri" w:hAnsi="Calibri" w:cs="Calibri"/>
          <w:sz w:val="22"/>
          <w:szCs w:val="22"/>
        </w:rPr>
        <w:t xml:space="preserve">with any </w:t>
      </w:r>
      <w:r w:rsidR="002E5BF9">
        <w:rPr>
          <w:rFonts w:ascii="Calibri" w:hAnsi="Calibri" w:cs="Calibri"/>
          <w:sz w:val="22"/>
          <w:szCs w:val="22"/>
        </w:rPr>
        <w:t>data analys</w:t>
      </w:r>
      <w:r w:rsidR="00652FE0">
        <w:rPr>
          <w:rFonts w:ascii="Calibri" w:hAnsi="Calibri" w:cs="Calibri"/>
          <w:sz w:val="22"/>
          <w:szCs w:val="22"/>
        </w:rPr>
        <w:t>i</w:t>
      </w:r>
      <w:r w:rsidR="002E5BF9">
        <w:rPr>
          <w:rFonts w:ascii="Calibri" w:hAnsi="Calibri" w:cs="Calibri"/>
          <w:sz w:val="22"/>
          <w:szCs w:val="22"/>
        </w:rPr>
        <w:t xml:space="preserve">s </w:t>
      </w:r>
      <w:r w:rsidR="00AF09B0">
        <w:rPr>
          <w:rFonts w:ascii="Calibri" w:hAnsi="Calibri" w:cs="Calibri"/>
          <w:sz w:val="22"/>
          <w:szCs w:val="22"/>
        </w:rPr>
        <w:t>software</w:t>
      </w:r>
      <w:r w:rsidR="002E5BF9">
        <w:rPr>
          <w:rFonts w:ascii="Calibri" w:hAnsi="Calibri" w:cs="Calibri"/>
          <w:sz w:val="22"/>
          <w:szCs w:val="22"/>
        </w:rPr>
        <w:t xml:space="preserve"> that reads</w:t>
      </w:r>
      <w:r w:rsidR="00652FE0">
        <w:rPr>
          <w:rFonts w:ascii="Calibri" w:hAnsi="Calibri" w:cs="Calibri"/>
          <w:sz w:val="22"/>
          <w:szCs w:val="22"/>
        </w:rPr>
        <w:t xml:space="preserve"> from</w:t>
      </w:r>
      <w:r w:rsidR="002E5BF9">
        <w:rPr>
          <w:rFonts w:ascii="Calibri" w:hAnsi="Calibri" w:cs="Calibri"/>
          <w:sz w:val="22"/>
          <w:szCs w:val="22"/>
        </w:rPr>
        <w:t xml:space="preserve"> and writes to a file system.</w:t>
      </w:r>
      <w:r w:rsidR="00AF09B0">
        <w:rPr>
          <w:rFonts w:asciiTheme="minorHAnsi" w:eastAsia="Times New Roman" w:hAnsiTheme="minorHAnsi" w:cstheme="minorHAnsi"/>
          <w:bCs/>
          <w:sz w:val="22"/>
          <w:szCs w:val="22"/>
          <w:lang w:val="en-GB"/>
        </w:rPr>
        <w:t xml:space="preserve"> Conceptual information includes any information considered relevant </w:t>
      </w:r>
      <w:r w:rsidR="00A45CBC">
        <w:rPr>
          <w:rFonts w:asciiTheme="minorHAnsi" w:eastAsia="Times New Roman" w:hAnsiTheme="minorHAnsi" w:cstheme="minorHAnsi"/>
          <w:bCs/>
          <w:sz w:val="22"/>
          <w:szCs w:val="22"/>
          <w:lang w:val="en-GB"/>
        </w:rPr>
        <w:t xml:space="preserve">to correctly setup the </w:t>
      </w:r>
      <w:r w:rsidR="00A45CBC">
        <w:rPr>
          <w:rFonts w:asciiTheme="minorHAnsi" w:eastAsia="Times New Roman" w:hAnsiTheme="minorHAnsi" w:cstheme="minorHAnsi"/>
          <w:bCs/>
          <w:sz w:val="22"/>
          <w:szCs w:val="22"/>
          <w:lang w:val="en-GB"/>
        </w:rPr>
        <w:lastRenderedPageBreak/>
        <w:t>computations</w:t>
      </w:r>
      <w:r w:rsidR="003F5346">
        <w:rPr>
          <w:rFonts w:asciiTheme="minorHAnsi" w:eastAsia="Times New Roman" w:hAnsiTheme="minorHAnsi" w:cstheme="minorHAnsi"/>
          <w:bCs/>
          <w:sz w:val="22"/>
          <w:szCs w:val="22"/>
          <w:lang w:val="en-GB"/>
        </w:rPr>
        <w:t>,</w:t>
      </w:r>
      <w:r w:rsidR="00A45CBC">
        <w:rPr>
          <w:rFonts w:asciiTheme="minorHAnsi" w:eastAsia="Times New Roman" w:hAnsiTheme="minorHAnsi" w:cstheme="minorHAnsi"/>
          <w:bCs/>
          <w:sz w:val="22"/>
          <w:szCs w:val="22"/>
          <w:lang w:val="en-GB"/>
        </w:rPr>
        <w:t xml:space="preserve"> but also </w:t>
      </w:r>
      <w:r w:rsidR="003F5346">
        <w:rPr>
          <w:rFonts w:asciiTheme="minorHAnsi" w:eastAsia="Times New Roman" w:hAnsiTheme="minorHAnsi" w:cstheme="minorHAnsi"/>
          <w:bCs/>
          <w:sz w:val="22"/>
          <w:szCs w:val="22"/>
          <w:lang w:val="en-GB"/>
        </w:rPr>
        <w:t xml:space="preserve">information that helps </w:t>
      </w:r>
      <w:r w:rsidR="00AF09B0">
        <w:rPr>
          <w:rFonts w:asciiTheme="minorHAnsi" w:eastAsia="Times New Roman" w:hAnsiTheme="minorHAnsi" w:cstheme="minorHAnsi"/>
          <w:bCs/>
          <w:sz w:val="22"/>
          <w:szCs w:val="22"/>
          <w:lang w:val="en-GB"/>
        </w:rPr>
        <w:t xml:space="preserve">peers to understand the </w:t>
      </w:r>
      <w:r w:rsidR="00A45CBC">
        <w:rPr>
          <w:rFonts w:asciiTheme="minorHAnsi" w:eastAsia="Times New Roman" w:hAnsiTheme="minorHAnsi" w:cstheme="minorHAnsi"/>
          <w:bCs/>
          <w:sz w:val="22"/>
          <w:szCs w:val="22"/>
          <w:lang w:val="en-GB"/>
        </w:rPr>
        <w:t xml:space="preserve">(background of the) </w:t>
      </w:r>
      <w:r w:rsidR="00AF09B0">
        <w:rPr>
          <w:rFonts w:asciiTheme="minorHAnsi" w:eastAsia="Times New Roman" w:hAnsiTheme="minorHAnsi" w:cstheme="minorHAnsi"/>
          <w:bCs/>
          <w:sz w:val="22"/>
          <w:szCs w:val="22"/>
          <w:lang w:val="en-GB"/>
        </w:rPr>
        <w:t xml:space="preserve">project and </w:t>
      </w:r>
      <w:r w:rsidR="003F5346">
        <w:rPr>
          <w:rFonts w:asciiTheme="minorHAnsi" w:eastAsia="Times New Roman" w:hAnsiTheme="minorHAnsi" w:cstheme="minorHAnsi"/>
          <w:bCs/>
          <w:sz w:val="22"/>
          <w:szCs w:val="22"/>
          <w:lang w:val="en-GB"/>
        </w:rPr>
        <w:t xml:space="preserve">information that documents </w:t>
      </w:r>
      <w:r w:rsidR="00AF09B0">
        <w:rPr>
          <w:rFonts w:asciiTheme="minorHAnsi" w:eastAsia="Times New Roman" w:hAnsiTheme="minorHAnsi" w:cstheme="minorHAnsi"/>
          <w:bCs/>
          <w:sz w:val="22"/>
          <w:szCs w:val="22"/>
          <w:lang w:val="en-GB"/>
        </w:rPr>
        <w:t xml:space="preserve">why specific choices were made. This includes information about </w:t>
      </w:r>
      <w:r w:rsidR="00A45CBC">
        <w:rPr>
          <w:rFonts w:asciiTheme="minorHAnsi" w:eastAsia="Times New Roman" w:hAnsiTheme="minorHAnsi" w:cstheme="minorHAnsi"/>
          <w:bCs/>
          <w:sz w:val="22"/>
          <w:szCs w:val="22"/>
          <w:lang w:val="en-GB"/>
        </w:rPr>
        <w:t xml:space="preserve">the research question, </w:t>
      </w:r>
      <w:r w:rsidR="00AF09B0">
        <w:rPr>
          <w:rFonts w:asciiTheme="minorHAnsi" w:eastAsia="Times New Roman" w:hAnsiTheme="minorHAnsi" w:cstheme="minorHAnsi"/>
          <w:bCs/>
          <w:sz w:val="22"/>
          <w:szCs w:val="22"/>
          <w:lang w:val="en-GB"/>
        </w:rPr>
        <w:t xml:space="preserve">experimental design, </w:t>
      </w:r>
      <w:r w:rsidR="003F5346">
        <w:rPr>
          <w:rFonts w:asciiTheme="minorHAnsi" w:eastAsia="Times New Roman" w:hAnsiTheme="minorHAnsi" w:cstheme="minorHAnsi"/>
          <w:bCs/>
          <w:sz w:val="22"/>
          <w:szCs w:val="22"/>
          <w:lang w:val="en-GB"/>
        </w:rPr>
        <w:t xml:space="preserve">samples used, wet-lab </w:t>
      </w:r>
      <w:r w:rsidR="00AF09B0">
        <w:rPr>
          <w:rFonts w:asciiTheme="minorHAnsi" w:eastAsia="Times New Roman" w:hAnsiTheme="minorHAnsi" w:cstheme="minorHAnsi"/>
          <w:bCs/>
          <w:sz w:val="22"/>
          <w:szCs w:val="22"/>
          <w:lang w:val="en-GB"/>
        </w:rPr>
        <w:t xml:space="preserve">experiments, description of </w:t>
      </w:r>
      <w:r w:rsidR="004078BE">
        <w:rPr>
          <w:rFonts w:asciiTheme="minorHAnsi" w:eastAsia="Times New Roman" w:hAnsiTheme="minorHAnsi" w:cstheme="minorHAnsi"/>
          <w:bCs/>
          <w:sz w:val="22"/>
          <w:szCs w:val="22"/>
          <w:lang w:val="en-GB"/>
        </w:rPr>
        <w:t xml:space="preserve">computational (for example, </w:t>
      </w:r>
      <w:r w:rsidR="00AF09B0">
        <w:rPr>
          <w:rFonts w:asciiTheme="minorHAnsi" w:eastAsia="Times New Roman" w:hAnsiTheme="minorHAnsi" w:cstheme="minorHAnsi"/>
          <w:bCs/>
          <w:sz w:val="22"/>
          <w:szCs w:val="22"/>
          <w:lang w:val="en-GB"/>
        </w:rPr>
        <w:t>statistical or mathematical modelling</w:t>
      </w:r>
      <w:r w:rsidR="004078BE">
        <w:rPr>
          <w:rFonts w:asciiTheme="minorHAnsi" w:eastAsia="Times New Roman" w:hAnsiTheme="minorHAnsi" w:cstheme="minorHAnsi"/>
          <w:bCs/>
          <w:sz w:val="22"/>
          <w:szCs w:val="22"/>
          <w:lang w:val="en-GB"/>
        </w:rPr>
        <w:t>)</w:t>
      </w:r>
      <w:r w:rsidR="00AF09B0">
        <w:rPr>
          <w:rFonts w:asciiTheme="minorHAnsi" w:eastAsia="Times New Roman" w:hAnsiTheme="minorHAnsi" w:cstheme="minorHAnsi"/>
          <w:bCs/>
          <w:sz w:val="22"/>
          <w:szCs w:val="22"/>
          <w:lang w:val="en-GB"/>
        </w:rPr>
        <w:t xml:space="preserve"> approaches, interpretation of results, relevant literature, presentations about the project, and summaries from (email) discussions during the project. </w:t>
      </w:r>
      <w:r w:rsidR="0037320B">
        <w:rPr>
          <w:rFonts w:asciiTheme="minorHAnsi" w:eastAsia="Times New Roman" w:hAnsiTheme="minorHAnsi" w:cstheme="minorHAnsi"/>
          <w:bCs/>
          <w:sz w:val="22"/>
          <w:szCs w:val="22"/>
          <w:lang w:val="en-GB"/>
        </w:rPr>
        <w:t>Files within the sFSS</w:t>
      </w:r>
      <w:r w:rsidR="00AF09B0">
        <w:rPr>
          <w:rFonts w:asciiTheme="minorHAnsi" w:eastAsia="Times New Roman" w:hAnsiTheme="minorHAnsi" w:cstheme="minorHAnsi"/>
          <w:bCs/>
          <w:sz w:val="22"/>
          <w:szCs w:val="22"/>
          <w:lang w:val="en-GB"/>
        </w:rPr>
        <w:t xml:space="preserve"> may exist as different versions if, for example, new data was generated, code was modified, or figures were updated based on different settings for the computations. </w:t>
      </w:r>
      <w:r w:rsidR="00A45CBC">
        <w:rPr>
          <w:rFonts w:asciiTheme="minorHAnsi" w:eastAsia="Times New Roman" w:hAnsiTheme="minorHAnsi" w:cstheme="minorHAnsi"/>
          <w:bCs/>
          <w:sz w:val="22"/>
          <w:szCs w:val="22"/>
          <w:lang w:val="en-GB"/>
        </w:rPr>
        <w:t>The</w:t>
      </w:r>
      <w:r w:rsidR="00AF09B0">
        <w:rPr>
          <w:rFonts w:asciiTheme="minorHAnsi" w:eastAsia="Times New Roman" w:hAnsiTheme="minorHAnsi" w:cstheme="minorHAnsi"/>
          <w:bCs/>
          <w:sz w:val="22"/>
          <w:szCs w:val="22"/>
          <w:lang w:val="en-GB"/>
        </w:rPr>
        <w:t xml:space="preserve"> information </w:t>
      </w:r>
      <w:r w:rsidR="00A45CBC">
        <w:rPr>
          <w:rFonts w:asciiTheme="minorHAnsi" w:eastAsia="Times New Roman" w:hAnsiTheme="minorHAnsi" w:cstheme="minorHAnsi"/>
          <w:bCs/>
          <w:sz w:val="22"/>
          <w:szCs w:val="22"/>
          <w:lang w:val="en-GB"/>
        </w:rPr>
        <w:t>within the sFSS</w:t>
      </w:r>
      <w:r w:rsidR="00AF09B0">
        <w:rPr>
          <w:rFonts w:asciiTheme="minorHAnsi" w:eastAsia="Times New Roman" w:hAnsiTheme="minorHAnsi" w:cstheme="minorHAnsi"/>
          <w:bCs/>
          <w:sz w:val="22"/>
          <w:szCs w:val="22"/>
          <w:lang w:val="en-GB"/>
        </w:rPr>
        <w:t xml:space="preserve"> is implicitly </w:t>
      </w:r>
      <w:r w:rsidR="00332D9A">
        <w:rPr>
          <w:rFonts w:asciiTheme="minorHAnsi" w:eastAsia="Times New Roman" w:hAnsiTheme="minorHAnsi" w:cstheme="minorHAnsi"/>
          <w:bCs/>
          <w:sz w:val="22"/>
          <w:szCs w:val="22"/>
          <w:lang w:val="en-GB"/>
        </w:rPr>
        <w:t>and</w:t>
      </w:r>
      <w:r w:rsidR="00AF09B0">
        <w:rPr>
          <w:rFonts w:asciiTheme="minorHAnsi" w:eastAsia="Times New Roman" w:hAnsiTheme="minorHAnsi" w:cstheme="minorHAnsi"/>
          <w:bCs/>
          <w:sz w:val="22"/>
          <w:szCs w:val="22"/>
          <w:lang w:val="en-GB"/>
        </w:rPr>
        <w:t xml:space="preserve"> explicitly </w:t>
      </w:r>
      <w:r w:rsidR="00A45CBC">
        <w:rPr>
          <w:rFonts w:asciiTheme="minorHAnsi" w:eastAsia="Times New Roman" w:hAnsiTheme="minorHAnsi" w:cstheme="minorHAnsi"/>
          <w:bCs/>
          <w:sz w:val="22"/>
          <w:szCs w:val="22"/>
          <w:lang w:val="en-GB"/>
        </w:rPr>
        <w:t>integrated</w:t>
      </w:r>
      <w:r w:rsidR="00AF09B0">
        <w:rPr>
          <w:rFonts w:asciiTheme="minorHAnsi" w:eastAsia="Times New Roman" w:hAnsiTheme="minorHAnsi" w:cstheme="minorHAnsi"/>
          <w:bCs/>
          <w:sz w:val="22"/>
          <w:szCs w:val="22"/>
          <w:lang w:val="en-GB"/>
        </w:rPr>
        <w:t xml:space="preserve">. Implicit links </w:t>
      </w:r>
      <w:r w:rsidR="00332D9A">
        <w:rPr>
          <w:rFonts w:asciiTheme="minorHAnsi" w:eastAsia="Times New Roman" w:hAnsiTheme="minorHAnsi" w:cstheme="minorHAnsi"/>
          <w:bCs/>
          <w:sz w:val="22"/>
          <w:szCs w:val="22"/>
          <w:lang w:val="en-GB"/>
        </w:rPr>
        <w:t>correspond to</w:t>
      </w:r>
      <w:r w:rsidR="00AF09B0">
        <w:rPr>
          <w:rFonts w:asciiTheme="minorHAnsi" w:eastAsia="Times New Roman" w:hAnsiTheme="minorHAnsi" w:cstheme="minorHAnsi"/>
          <w:bCs/>
          <w:sz w:val="22"/>
          <w:szCs w:val="22"/>
          <w:lang w:val="en-GB"/>
        </w:rPr>
        <w:t xml:space="preserve"> relations that are imposed due to the hierarchical structure of the </w:t>
      </w:r>
      <w:r w:rsidR="00432922">
        <w:rPr>
          <w:rFonts w:asciiTheme="minorHAnsi" w:eastAsia="Times New Roman" w:hAnsiTheme="minorHAnsi" w:cstheme="minorHAnsi"/>
          <w:bCs/>
          <w:sz w:val="22"/>
          <w:szCs w:val="22"/>
          <w:lang w:val="en-GB"/>
        </w:rPr>
        <w:t>s</w:t>
      </w:r>
      <w:r w:rsidR="00AF09B0">
        <w:rPr>
          <w:rFonts w:asciiTheme="minorHAnsi" w:eastAsia="Times New Roman" w:hAnsiTheme="minorHAnsi" w:cstheme="minorHAnsi"/>
          <w:bCs/>
          <w:sz w:val="22"/>
          <w:szCs w:val="22"/>
          <w:lang w:val="en-GB"/>
        </w:rPr>
        <w:t xml:space="preserve">FSS. Explicit links </w:t>
      </w:r>
      <w:r w:rsidR="00A45CBC">
        <w:rPr>
          <w:rFonts w:asciiTheme="minorHAnsi" w:eastAsia="Times New Roman" w:hAnsiTheme="minorHAnsi" w:cstheme="minorHAnsi"/>
          <w:bCs/>
          <w:sz w:val="22"/>
          <w:szCs w:val="22"/>
          <w:lang w:val="en-GB"/>
        </w:rPr>
        <w:t>are made in the (code) documentation</w:t>
      </w:r>
      <w:r w:rsidR="00AF09B0">
        <w:rPr>
          <w:rFonts w:asciiTheme="minorHAnsi" w:eastAsia="Times New Roman" w:hAnsiTheme="minorHAnsi" w:cstheme="minorHAnsi"/>
          <w:bCs/>
          <w:sz w:val="22"/>
          <w:szCs w:val="22"/>
          <w:lang w:val="en-GB"/>
        </w:rPr>
        <w:t xml:space="preserve">, for example, </w:t>
      </w:r>
      <w:r w:rsidR="00332D9A">
        <w:rPr>
          <w:rFonts w:asciiTheme="minorHAnsi" w:eastAsia="Times New Roman" w:hAnsiTheme="minorHAnsi" w:cstheme="minorHAnsi"/>
          <w:bCs/>
          <w:sz w:val="22"/>
          <w:szCs w:val="22"/>
          <w:lang w:val="en-GB"/>
        </w:rPr>
        <w:t xml:space="preserve">by </w:t>
      </w:r>
      <w:r w:rsidR="00A45CBC">
        <w:rPr>
          <w:rFonts w:asciiTheme="minorHAnsi" w:eastAsia="Times New Roman" w:hAnsiTheme="minorHAnsi" w:cstheme="minorHAnsi"/>
          <w:bCs/>
          <w:sz w:val="22"/>
          <w:szCs w:val="22"/>
          <w:lang w:val="en-GB"/>
        </w:rPr>
        <w:t>link</w:t>
      </w:r>
      <w:r w:rsidR="00332D9A">
        <w:rPr>
          <w:rFonts w:asciiTheme="minorHAnsi" w:eastAsia="Times New Roman" w:hAnsiTheme="minorHAnsi" w:cstheme="minorHAnsi"/>
          <w:bCs/>
          <w:sz w:val="22"/>
          <w:szCs w:val="22"/>
          <w:lang w:val="en-GB"/>
        </w:rPr>
        <w:t>ing</w:t>
      </w:r>
      <w:r w:rsidR="00482F51">
        <w:rPr>
          <w:rFonts w:asciiTheme="minorHAnsi" w:eastAsia="Times New Roman" w:hAnsiTheme="minorHAnsi" w:cstheme="minorHAnsi"/>
          <w:bCs/>
          <w:sz w:val="22"/>
          <w:szCs w:val="22"/>
          <w:lang w:val="en-GB"/>
        </w:rPr>
        <w:t xml:space="preserve"> a particular computation</w:t>
      </w:r>
      <w:r w:rsidR="00AF09B0">
        <w:rPr>
          <w:rFonts w:asciiTheme="minorHAnsi" w:eastAsia="Times New Roman" w:hAnsiTheme="minorHAnsi" w:cstheme="minorHAnsi"/>
          <w:bCs/>
          <w:sz w:val="22"/>
          <w:szCs w:val="22"/>
          <w:lang w:val="en-GB"/>
        </w:rPr>
        <w:t xml:space="preserve"> to a specific </w:t>
      </w:r>
      <w:r w:rsidR="00482F51">
        <w:rPr>
          <w:rFonts w:asciiTheme="minorHAnsi" w:eastAsia="Times New Roman" w:hAnsiTheme="minorHAnsi" w:cstheme="minorHAnsi"/>
          <w:bCs/>
          <w:sz w:val="22"/>
          <w:szCs w:val="22"/>
          <w:lang w:val="en-GB"/>
        </w:rPr>
        <w:t>subset of the data</w:t>
      </w:r>
      <w:r w:rsidR="00AF09B0">
        <w:rPr>
          <w:rFonts w:asciiTheme="minorHAnsi" w:eastAsia="Times New Roman" w:hAnsiTheme="minorHAnsi" w:cstheme="minorHAnsi"/>
          <w:bCs/>
          <w:sz w:val="22"/>
          <w:szCs w:val="22"/>
          <w:lang w:val="en-GB"/>
        </w:rPr>
        <w:t xml:space="preserve">. </w:t>
      </w:r>
      <w:r w:rsidR="00482F51">
        <w:rPr>
          <w:rFonts w:asciiTheme="minorHAnsi" w:eastAsia="Times New Roman" w:hAnsiTheme="minorHAnsi" w:cstheme="minorHAnsi"/>
          <w:bCs/>
          <w:sz w:val="22"/>
          <w:szCs w:val="22"/>
          <w:lang w:val="en-GB"/>
        </w:rPr>
        <w:t xml:space="preserve">The </w:t>
      </w:r>
      <w:r w:rsidR="00F3210C">
        <w:rPr>
          <w:rFonts w:asciiTheme="minorHAnsi" w:eastAsia="Times New Roman" w:hAnsiTheme="minorHAnsi" w:cstheme="minorHAnsi"/>
          <w:bCs/>
          <w:sz w:val="22"/>
          <w:szCs w:val="22"/>
          <w:lang w:val="en-GB"/>
        </w:rPr>
        <w:t>s</w:t>
      </w:r>
      <w:r w:rsidR="00482F51">
        <w:rPr>
          <w:rFonts w:asciiTheme="minorHAnsi" w:eastAsia="Times New Roman" w:hAnsiTheme="minorHAnsi" w:cstheme="minorHAnsi"/>
          <w:bCs/>
          <w:sz w:val="22"/>
          <w:szCs w:val="22"/>
          <w:lang w:val="en-GB"/>
        </w:rPr>
        <w:t>FSS</w:t>
      </w:r>
      <w:r w:rsidR="00AF09B0">
        <w:rPr>
          <w:rFonts w:asciiTheme="minorHAnsi" w:eastAsia="Times New Roman" w:hAnsiTheme="minorHAnsi" w:cstheme="minorHAnsi"/>
          <w:bCs/>
          <w:sz w:val="22"/>
          <w:szCs w:val="22"/>
          <w:lang w:val="en-GB"/>
        </w:rPr>
        <w:t xml:space="preserve"> </w:t>
      </w:r>
      <w:r w:rsidR="00482F51">
        <w:rPr>
          <w:rFonts w:asciiTheme="minorHAnsi" w:eastAsia="Times New Roman" w:hAnsiTheme="minorHAnsi" w:cstheme="minorHAnsi"/>
          <w:bCs/>
          <w:sz w:val="22"/>
          <w:szCs w:val="22"/>
          <w:lang w:val="en-GB"/>
        </w:rPr>
        <w:t xml:space="preserve">allows a certain degree of </w:t>
      </w:r>
      <w:r w:rsidR="00AF09B0">
        <w:rPr>
          <w:rFonts w:asciiTheme="minorHAnsi" w:eastAsia="Times New Roman" w:hAnsiTheme="minorHAnsi" w:cstheme="minorHAnsi"/>
          <w:bCs/>
          <w:sz w:val="22"/>
          <w:szCs w:val="22"/>
          <w:lang w:val="en-GB"/>
        </w:rPr>
        <w:t xml:space="preserve">flexibility to accommodate different types of projects or </w:t>
      </w:r>
      <w:r w:rsidR="00332D9A">
        <w:rPr>
          <w:rFonts w:asciiTheme="minorHAnsi" w:eastAsia="Times New Roman" w:hAnsiTheme="minorHAnsi" w:cstheme="minorHAnsi"/>
          <w:bCs/>
          <w:sz w:val="22"/>
          <w:szCs w:val="22"/>
          <w:lang w:val="en-GB"/>
        </w:rPr>
        <w:t xml:space="preserve">different </w:t>
      </w:r>
      <w:r w:rsidR="00AF09B0">
        <w:rPr>
          <w:rFonts w:asciiTheme="minorHAnsi" w:eastAsia="Times New Roman" w:hAnsiTheme="minorHAnsi" w:cstheme="minorHAnsi"/>
          <w:bCs/>
          <w:sz w:val="22"/>
          <w:szCs w:val="22"/>
          <w:lang w:val="en-GB"/>
        </w:rPr>
        <w:t>way</w:t>
      </w:r>
      <w:r w:rsidR="00D10FCE">
        <w:rPr>
          <w:rFonts w:asciiTheme="minorHAnsi" w:eastAsia="Times New Roman" w:hAnsiTheme="minorHAnsi" w:cstheme="minorHAnsi"/>
          <w:bCs/>
          <w:sz w:val="22"/>
          <w:szCs w:val="22"/>
          <w:lang w:val="en-GB"/>
        </w:rPr>
        <w:t>s</w:t>
      </w:r>
      <w:r w:rsidR="00AF09B0">
        <w:rPr>
          <w:rFonts w:asciiTheme="minorHAnsi" w:eastAsia="Times New Roman" w:hAnsiTheme="minorHAnsi" w:cstheme="minorHAnsi"/>
          <w:bCs/>
          <w:sz w:val="22"/>
          <w:szCs w:val="22"/>
          <w:lang w:val="en-GB"/>
        </w:rPr>
        <w:t xml:space="preserve"> of working. </w:t>
      </w:r>
      <w:r w:rsidR="00482F51">
        <w:rPr>
          <w:rFonts w:asciiTheme="minorHAnsi" w:eastAsia="Times New Roman" w:hAnsiTheme="minorHAnsi" w:cstheme="minorHAnsi"/>
          <w:bCs/>
          <w:sz w:val="22"/>
          <w:szCs w:val="22"/>
          <w:lang w:val="en-GB"/>
        </w:rPr>
        <w:t xml:space="preserve">For example, data can be organized at different levels in the </w:t>
      </w:r>
      <w:r w:rsidR="00482F51" w:rsidRPr="00652FE0">
        <w:rPr>
          <w:rFonts w:asciiTheme="minorHAnsi" w:eastAsia="Times New Roman" w:hAnsiTheme="minorHAnsi" w:cstheme="minorHAnsi"/>
          <w:bCs/>
          <w:sz w:val="22"/>
          <w:szCs w:val="22"/>
          <w:lang w:val="en-GB"/>
        </w:rPr>
        <w:t>sFSS (</w:t>
      </w:r>
      <w:r w:rsidR="00482F51" w:rsidRPr="00652FE0">
        <w:rPr>
          <w:rFonts w:asciiTheme="minorHAnsi" w:eastAsia="Times New Roman" w:hAnsiTheme="minorHAnsi" w:cstheme="minorHAnsi"/>
          <w:b/>
          <w:sz w:val="22"/>
          <w:szCs w:val="22"/>
          <w:lang w:val="en-GB"/>
        </w:rPr>
        <w:t xml:space="preserve">Figure </w:t>
      </w:r>
      <w:r w:rsidR="00224A44" w:rsidRPr="00652FE0">
        <w:rPr>
          <w:rFonts w:asciiTheme="minorHAnsi" w:eastAsia="Times New Roman" w:hAnsiTheme="minorHAnsi" w:cstheme="minorHAnsi"/>
          <w:b/>
          <w:sz w:val="22"/>
          <w:szCs w:val="22"/>
          <w:lang w:val="en-GB"/>
        </w:rPr>
        <w:t>3</w:t>
      </w:r>
      <w:r w:rsidR="00482F51" w:rsidRPr="00652FE0">
        <w:rPr>
          <w:rFonts w:asciiTheme="minorHAnsi" w:eastAsia="Times New Roman" w:hAnsiTheme="minorHAnsi" w:cstheme="minorHAnsi"/>
          <w:bCs/>
          <w:sz w:val="22"/>
          <w:szCs w:val="22"/>
          <w:lang w:val="en-GB"/>
        </w:rPr>
        <w:t>). This allows</w:t>
      </w:r>
      <w:r w:rsidR="00482F51">
        <w:rPr>
          <w:rFonts w:asciiTheme="minorHAnsi" w:eastAsia="Times New Roman" w:hAnsiTheme="minorHAnsi" w:cstheme="minorHAnsi"/>
          <w:bCs/>
          <w:sz w:val="22"/>
          <w:szCs w:val="22"/>
          <w:lang w:val="en-GB"/>
        </w:rPr>
        <w:t>, for example, to organize the data directly within the subdirectory of a specific computation</w:t>
      </w:r>
      <w:r w:rsidR="00D10FCE">
        <w:rPr>
          <w:rFonts w:asciiTheme="minorHAnsi" w:eastAsia="Times New Roman" w:hAnsiTheme="minorHAnsi" w:cstheme="minorHAnsi"/>
          <w:bCs/>
          <w:sz w:val="22"/>
          <w:szCs w:val="22"/>
          <w:lang w:val="en-GB"/>
        </w:rPr>
        <w:t>,</w:t>
      </w:r>
      <w:r w:rsidR="00482F51">
        <w:rPr>
          <w:rFonts w:asciiTheme="minorHAnsi" w:eastAsia="Times New Roman" w:hAnsiTheme="minorHAnsi" w:cstheme="minorHAnsi"/>
          <w:bCs/>
          <w:sz w:val="22"/>
          <w:szCs w:val="22"/>
          <w:lang w:val="en-GB"/>
        </w:rPr>
        <w:t xml:space="preserve"> if that data is not used by other computations. Similarly, if </w:t>
      </w:r>
      <w:r w:rsidR="007D3082">
        <w:rPr>
          <w:rFonts w:asciiTheme="minorHAnsi" w:eastAsia="Times New Roman" w:hAnsiTheme="minorHAnsi" w:cstheme="minorHAnsi"/>
          <w:bCs/>
          <w:sz w:val="22"/>
          <w:szCs w:val="22"/>
          <w:lang w:val="en-GB"/>
        </w:rPr>
        <w:t>a</w:t>
      </w:r>
      <w:r w:rsidR="00482F51">
        <w:rPr>
          <w:rFonts w:asciiTheme="minorHAnsi" w:eastAsia="Times New Roman" w:hAnsiTheme="minorHAnsi" w:cstheme="minorHAnsi"/>
          <w:bCs/>
          <w:sz w:val="22"/>
          <w:szCs w:val="22"/>
          <w:lang w:val="en-GB"/>
        </w:rPr>
        <w:t xml:space="preserve"> project involves the (pre)processing of data, then the outcome of th</w:t>
      </w:r>
      <w:r w:rsidR="00564C43">
        <w:rPr>
          <w:rFonts w:asciiTheme="minorHAnsi" w:eastAsia="Times New Roman" w:hAnsiTheme="minorHAnsi" w:cstheme="minorHAnsi"/>
          <w:bCs/>
          <w:sz w:val="22"/>
          <w:szCs w:val="22"/>
          <w:lang w:val="en-GB"/>
        </w:rPr>
        <w:t>ese</w:t>
      </w:r>
      <w:r w:rsidR="00482F51">
        <w:rPr>
          <w:rFonts w:asciiTheme="minorHAnsi" w:eastAsia="Times New Roman" w:hAnsiTheme="minorHAnsi" w:cstheme="minorHAnsi"/>
          <w:bCs/>
          <w:sz w:val="22"/>
          <w:szCs w:val="22"/>
          <w:lang w:val="en-GB"/>
        </w:rPr>
        <w:t xml:space="preserve"> steps m</w:t>
      </w:r>
      <w:r w:rsidR="00564C43">
        <w:rPr>
          <w:rFonts w:asciiTheme="minorHAnsi" w:eastAsia="Times New Roman" w:hAnsiTheme="minorHAnsi" w:cstheme="minorHAnsi"/>
          <w:bCs/>
          <w:sz w:val="22"/>
          <w:szCs w:val="22"/>
          <w:lang w:val="en-GB"/>
        </w:rPr>
        <w:t>a</w:t>
      </w:r>
      <w:r w:rsidR="00482F51">
        <w:rPr>
          <w:rFonts w:asciiTheme="minorHAnsi" w:eastAsia="Times New Roman" w:hAnsiTheme="minorHAnsi" w:cstheme="minorHAnsi"/>
          <w:bCs/>
          <w:sz w:val="22"/>
          <w:szCs w:val="22"/>
          <w:lang w:val="en-GB"/>
        </w:rPr>
        <w:t>y either be considered</w:t>
      </w:r>
      <w:r w:rsidR="00564C43">
        <w:rPr>
          <w:rFonts w:asciiTheme="minorHAnsi" w:eastAsia="Times New Roman" w:hAnsiTheme="minorHAnsi" w:cstheme="minorHAnsi"/>
          <w:bCs/>
          <w:sz w:val="22"/>
          <w:szCs w:val="22"/>
          <w:lang w:val="en-GB"/>
        </w:rPr>
        <w:t xml:space="preserve"> as</w:t>
      </w:r>
      <w:r w:rsidR="00482F51">
        <w:rPr>
          <w:rFonts w:asciiTheme="minorHAnsi" w:eastAsia="Times New Roman" w:hAnsiTheme="minorHAnsi" w:cstheme="minorHAnsi"/>
          <w:bCs/>
          <w:sz w:val="22"/>
          <w:szCs w:val="22"/>
          <w:lang w:val="en-GB"/>
        </w:rPr>
        <w:t xml:space="preserve"> a ‘Result’ in </w:t>
      </w:r>
      <w:r w:rsidR="00D10FCE">
        <w:rPr>
          <w:rFonts w:asciiTheme="minorHAnsi" w:eastAsia="Times New Roman" w:hAnsiTheme="minorHAnsi" w:cstheme="minorHAnsi"/>
          <w:bCs/>
          <w:sz w:val="22"/>
          <w:szCs w:val="22"/>
          <w:lang w:val="en-GB"/>
        </w:rPr>
        <w:t>a</w:t>
      </w:r>
      <w:r w:rsidR="00482F51">
        <w:rPr>
          <w:rFonts w:asciiTheme="minorHAnsi" w:eastAsia="Times New Roman" w:hAnsiTheme="minorHAnsi" w:cstheme="minorHAnsi"/>
          <w:bCs/>
          <w:sz w:val="22"/>
          <w:szCs w:val="22"/>
          <w:lang w:val="en-GB"/>
        </w:rPr>
        <w:t xml:space="preserve"> ‘</w:t>
      </w:r>
      <w:proofErr w:type="spellStart"/>
      <w:r w:rsidR="00652FE0">
        <w:rPr>
          <w:rFonts w:asciiTheme="minorHAnsi" w:eastAsia="Times New Roman" w:hAnsiTheme="minorHAnsi" w:cstheme="minorHAnsi"/>
          <w:bCs/>
          <w:sz w:val="22"/>
          <w:szCs w:val="22"/>
          <w:lang w:val="en-GB"/>
        </w:rPr>
        <w:t>NameOf</w:t>
      </w:r>
      <w:r w:rsidR="00482F51">
        <w:rPr>
          <w:rFonts w:asciiTheme="minorHAnsi" w:eastAsia="Times New Roman" w:hAnsiTheme="minorHAnsi" w:cstheme="minorHAnsi"/>
          <w:bCs/>
          <w:sz w:val="22"/>
          <w:szCs w:val="22"/>
          <w:lang w:val="en-GB"/>
        </w:rPr>
        <w:t>Computation</w:t>
      </w:r>
      <w:proofErr w:type="spellEnd"/>
      <w:r w:rsidR="00482F51">
        <w:rPr>
          <w:rFonts w:asciiTheme="minorHAnsi" w:eastAsia="Times New Roman" w:hAnsiTheme="minorHAnsi" w:cstheme="minorHAnsi"/>
          <w:bCs/>
          <w:sz w:val="22"/>
          <w:szCs w:val="22"/>
          <w:lang w:val="en-GB"/>
        </w:rPr>
        <w:t xml:space="preserve">’ directory, or as ‘Processed data’ in </w:t>
      </w:r>
      <w:r w:rsidR="006C4920">
        <w:rPr>
          <w:rFonts w:asciiTheme="minorHAnsi" w:eastAsia="Times New Roman" w:hAnsiTheme="minorHAnsi" w:cstheme="minorHAnsi"/>
          <w:bCs/>
          <w:sz w:val="22"/>
          <w:szCs w:val="22"/>
          <w:lang w:val="en-GB"/>
        </w:rPr>
        <w:t>a</w:t>
      </w:r>
      <w:r w:rsidR="00482F51">
        <w:rPr>
          <w:rFonts w:asciiTheme="minorHAnsi" w:eastAsia="Times New Roman" w:hAnsiTheme="minorHAnsi" w:cstheme="minorHAnsi"/>
          <w:bCs/>
          <w:sz w:val="22"/>
          <w:szCs w:val="22"/>
          <w:lang w:val="en-GB"/>
        </w:rPr>
        <w:t xml:space="preserve"> ‘Data’ directory</w:t>
      </w:r>
      <w:r w:rsidR="00652FE0">
        <w:rPr>
          <w:rFonts w:asciiTheme="minorHAnsi" w:eastAsia="Times New Roman" w:hAnsiTheme="minorHAnsi" w:cstheme="minorHAnsi"/>
          <w:bCs/>
          <w:sz w:val="22"/>
          <w:szCs w:val="22"/>
          <w:lang w:val="en-GB"/>
        </w:rPr>
        <w:t xml:space="preserve"> (</w:t>
      </w:r>
      <w:r w:rsidR="00652FE0" w:rsidRPr="00652FE0">
        <w:rPr>
          <w:rFonts w:asciiTheme="minorHAnsi" w:eastAsia="Times New Roman" w:hAnsiTheme="minorHAnsi" w:cstheme="minorHAnsi"/>
          <w:b/>
          <w:sz w:val="22"/>
          <w:szCs w:val="22"/>
          <w:lang w:val="en-GB"/>
        </w:rPr>
        <w:t>Figure 4</w:t>
      </w:r>
      <w:r w:rsidR="00652FE0">
        <w:rPr>
          <w:rFonts w:asciiTheme="minorHAnsi" w:eastAsia="Times New Roman" w:hAnsiTheme="minorHAnsi" w:cstheme="minorHAnsi"/>
          <w:bCs/>
          <w:sz w:val="22"/>
          <w:szCs w:val="22"/>
          <w:lang w:val="en-GB"/>
        </w:rPr>
        <w:t>)</w:t>
      </w:r>
      <w:r w:rsidR="00482F51">
        <w:rPr>
          <w:rFonts w:asciiTheme="minorHAnsi" w:eastAsia="Times New Roman" w:hAnsiTheme="minorHAnsi" w:cstheme="minorHAnsi"/>
          <w:bCs/>
          <w:sz w:val="22"/>
          <w:szCs w:val="22"/>
          <w:lang w:val="en-GB"/>
        </w:rPr>
        <w:t>.</w:t>
      </w:r>
      <w:r w:rsidR="00D97F43">
        <w:rPr>
          <w:rFonts w:asciiTheme="minorHAnsi" w:eastAsia="Times New Roman" w:hAnsiTheme="minorHAnsi" w:cstheme="minorHAnsi"/>
          <w:bCs/>
          <w:sz w:val="22"/>
          <w:szCs w:val="22"/>
          <w:lang w:val="en-GB"/>
        </w:rPr>
        <w:t xml:space="preserve"> </w:t>
      </w:r>
      <w:r w:rsidR="00A135BA">
        <w:rPr>
          <w:rFonts w:asciiTheme="minorHAnsi" w:eastAsia="Times New Roman" w:hAnsiTheme="minorHAnsi" w:cstheme="minorHAnsi"/>
          <w:bCs/>
          <w:sz w:val="22"/>
          <w:szCs w:val="22"/>
          <w:lang w:val="en-GB"/>
        </w:rPr>
        <w:t>The ‘</w:t>
      </w:r>
      <w:proofErr w:type="spellStart"/>
      <w:r w:rsidR="00A135BA">
        <w:rPr>
          <w:rFonts w:asciiTheme="minorHAnsi" w:eastAsia="Times New Roman" w:hAnsiTheme="minorHAnsi" w:cstheme="minorHAnsi"/>
          <w:bCs/>
          <w:sz w:val="22"/>
          <w:szCs w:val="22"/>
          <w:lang w:val="en-GB"/>
        </w:rPr>
        <w:t>LabJournal</w:t>
      </w:r>
      <w:proofErr w:type="spellEnd"/>
      <w:r w:rsidR="00A135BA">
        <w:rPr>
          <w:rFonts w:asciiTheme="minorHAnsi" w:eastAsia="Times New Roman" w:hAnsiTheme="minorHAnsi" w:cstheme="minorHAnsi"/>
          <w:bCs/>
          <w:sz w:val="22"/>
          <w:szCs w:val="22"/>
          <w:lang w:val="en-GB"/>
        </w:rPr>
        <w:t xml:space="preserve">’ can be copied to other directories to accommodate more specific documentation. Markdown README files </w:t>
      </w:r>
      <w:r w:rsidR="006C4920">
        <w:rPr>
          <w:rFonts w:asciiTheme="minorHAnsi" w:eastAsia="Times New Roman" w:hAnsiTheme="minorHAnsi" w:cstheme="minorHAnsi"/>
          <w:bCs/>
          <w:sz w:val="22"/>
          <w:szCs w:val="22"/>
          <w:lang w:val="en-GB"/>
        </w:rPr>
        <w:t>for</w:t>
      </w:r>
      <w:r w:rsidR="00A135BA">
        <w:rPr>
          <w:rFonts w:asciiTheme="minorHAnsi" w:eastAsia="Times New Roman" w:hAnsiTheme="minorHAnsi" w:cstheme="minorHAnsi"/>
          <w:bCs/>
          <w:sz w:val="22"/>
          <w:szCs w:val="22"/>
          <w:lang w:val="en-GB"/>
        </w:rPr>
        <w:t xml:space="preserve"> project documentation may be replaced with other file types (e.g. LaTeX) if one prefers. </w:t>
      </w:r>
      <w:r w:rsidR="00652FE0">
        <w:rPr>
          <w:rFonts w:asciiTheme="minorHAnsi" w:eastAsia="Times New Roman" w:hAnsiTheme="minorHAnsi" w:cstheme="minorHAnsi"/>
          <w:bCs/>
          <w:sz w:val="22"/>
          <w:szCs w:val="22"/>
          <w:lang w:val="en-GB"/>
        </w:rPr>
        <w:t xml:space="preserve">Pre-defined </w:t>
      </w:r>
      <w:r w:rsidR="00D36393">
        <w:rPr>
          <w:rFonts w:asciiTheme="minorHAnsi" w:eastAsia="Times New Roman" w:hAnsiTheme="minorHAnsi" w:cstheme="minorHAnsi"/>
          <w:bCs/>
          <w:sz w:val="22"/>
          <w:szCs w:val="22"/>
          <w:lang w:val="en-GB"/>
        </w:rPr>
        <w:t xml:space="preserve">sFSS </w:t>
      </w:r>
      <w:r w:rsidR="00D97F43">
        <w:rPr>
          <w:rFonts w:asciiTheme="minorHAnsi" w:eastAsia="Times New Roman" w:hAnsiTheme="minorHAnsi" w:cstheme="minorHAnsi"/>
          <w:bCs/>
          <w:sz w:val="22"/>
          <w:szCs w:val="22"/>
          <w:lang w:val="en-GB"/>
        </w:rPr>
        <w:t>directories and files</w:t>
      </w:r>
      <w:r w:rsidR="00D36393">
        <w:rPr>
          <w:rFonts w:asciiTheme="minorHAnsi" w:eastAsia="Times New Roman" w:hAnsiTheme="minorHAnsi" w:cstheme="minorHAnsi"/>
          <w:bCs/>
          <w:sz w:val="22"/>
          <w:szCs w:val="22"/>
          <w:lang w:val="en-GB"/>
        </w:rPr>
        <w:t xml:space="preserve"> </w:t>
      </w:r>
      <w:r w:rsidR="00652FE0">
        <w:rPr>
          <w:rFonts w:asciiTheme="minorHAnsi" w:eastAsia="Times New Roman" w:hAnsiTheme="minorHAnsi" w:cstheme="minorHAnsi"/>
          <w:bCs/>
          <w:sz w:val="22"/>
          <w:szCs w:val="22"/>
          <w:lang w:val="en-GB"/>
        </w:rPr>
        <w:t xml:space="preserve">that are </w:t>
      </w:r>
      <w:r w:rsidR="00D36393">
        <w:rPr>
          <w:rFonts w:asciiTheme="minorHAnsi" w:eastAsia="Times New Roman" w:hAnsiTheme="minorHAnsi" w:cstheme="minorHAnsi"/>
          <w:bCs/>
          <w:sz w:val="22"/>
          <w:szCs w:val="22"/>
          <w:lang w:val="en-GB"/>
        </w:rPr>
        <w:t>not used</w:t>
      </w:r>
      <w:r w:rsidR="00D97F43">
        <w:rPr>
          <w:rFonts w:asciiTheme="minorHAnsi" w:eastAsia="Times New Roman" w:hAnsiTheme="minorHAnsi" w:cstheme="minorHAnsi"/>
          <w:bCs/>
          <w:sz w:val="22"/>
          <w:szCs w:val="22"/>
          <w:lang w:val="en-GB"/>
        </w:rPr>
        <w:t xml:space="preserve"> </w:t>
      </w:r>
      <w:r w:rsidR="00D36393">
        <w:rPr>
          <w:rFonts w:asciiTheme="minorHAnsi" w:eastAsia="Times New Roman" w:hAnsiTheme="minorHAnsi" w:cstheme="minorHAnsi"/>
          <w:bCs/>
          <w:sz w:val="22"/>
          <w:szCs w:val="22"/>
          <w:lang w:val="en-GB"/>
        </w:rPr>
        <w:t>can</w:t>
      </w:r>
      <w:r w:rsidR="00D97F43">
        <w:rPr>
          <w:rFonts w:asciiTheme="minorHAnsi" w:eastAsia="Times New Roman" w:hAnsiTheme="minorHAnsi" w:cstheme="minorHAnsi"/>
          <w:bCs/>
          <w:sz w:val="22"/>
          <w:szCs w:val="22"/>
          <w:lang w:val="en-GB"/>
        </w:rPr>
        <w:t xml:space="preserve"> be removed</w:t>
      </w:r>
      <w:r w:rsidR="009A3C83">
        <w:rPr>
          <w:rFonts w:asciiTheme="minorHAnsi" w:eastAsia="Times New Roman" w:hAnsiTheme="minorHAnsi" w:cstheme="minorHAnsi"/>
          <w:bCs/>
          <w:sz w:val="22"/>
          <w:szCs w:val="22"/>
          <w:lang w:val="en-GB"/>
        </w:rPr>
        <w:t>.</w:t>
      </w:r>
      <w:r w:rsidR="00A6785D">
        <w:rPr>
          <w:rFonts w:asciiTheme="minorHAnsi" w:eastAsia="Times New Roman" w:hAnsiTheme="minorHAnsi" w:cstheme="minorHAnsi"/>
          <w:bCs/>
          <w:sz w:val="22"/>
          <w:szCs w:val="22"/>
          <w:lang w:val="en-GB"/>
        </w:rPr>
        <w:t xml:space="preserve"> Detailed information about specific </w:t>
      </w:r>
      <w:r w:rsidR="00652FE0">
        <w:rPr>
          <w:rFonts w:asciiTheme="minorHAnsi" w:eastAsia="Times New Roman" w:hAnsiTheme="minorHAnsi" w:cstheme="minorHAnsi"/>
          <w:bCs/>
          <w:sz w:val="22"/>
          <w:szCs w:val="22"/>
          <w:lang w:val="en-GB"/>
        </w:rPr>
        <w:t xml:space="preserve">structure of the sFSS </w:t>
      </w:r>
      <w:r w:rsidR="00A6785D">
        <w:rPr>
          <w:rFonts w:asciiTheme="minorHAnsi" w:eastAsia="Times New Roman" w:hAnsiTheme="minorHAnsi" w:cstheme="minorHAnsi"/>
          <w:bCs/>
          <w:sz w:val="22"/>
          <w:szCs w:val="22"/>
          <w:lang w:val="en-GB"/>
        </w:rPr>
        <w:t>director</w:t>
      </w:r>
      <w:r w:rsidR="00652FE0">
        <w:rPr>
          <w:rFonts w:asciiTheme="minorHAnsi" w:eastAsia="Times New Roman" w:hAnsiTheme="minorHAnsi" w:cstheme="minorHAnsi"/>
          <w:bCs/>
          <w:sz w:val="22"/>
          <w:szCs w:val="22"/>
          <w:lang w:val="en-GB"/>
        </w:rPr>
        <w:t>y structure</w:t>
      </w:r>
      <w:r w:rsidR="00A6785D">
        <w:rPr>
          <w:rFonts w:asciiTheme="minorHAnsi" w:eastAsia="Times New Roman" w:hAnsiTheme="minorHAnsi" w:cstheme="minorHAnsi"/>
          <w:bCs/>
          <w:sz w:val="22"/>
          <w:szCs w:val="22"/>
          <w:lang w:val="en-GB"/>
        </w:rPr>
        <w:t xml:space="preserve"> </w:t>
      </w:r>
      <w:r w:rsidR="00652FE0">
        <w:rPr>
          <w:rFonts w:asciiTheme="minorHAnsi" w:eastAsia="Times New Roman" w:hAnsiTheme="minorHAnsi" w:cstheme="minorHAnsi"/>
          <w:bCs/>
          <w:sz w:val="22"/>
          <w:szCs w:val="22"/>
          <w:lang w:val="en-GB"/>
        </w:rPr>
        <w:t>can be</w:t>
      </w:r>
      <w:r w:rsidR="00A6785D">
        <w:rPr>
          <w:rFonts w:asciiTheme="minorHAnsi" w:eastAsia="Times New Roman" w:hAnsiTheme="minorHAnsi" w:cstheme="minorHAnsi"/>
          <w:bCs/>
          <w:sz w:val="22"/>
          <w:szCs w:val="22"/>
          <w:lang w:val="en-GB"/>
        </w:rPr>
        <w:t xml:space="preserve"> </w:t>
      </w:r>
      <w:r w:rsidR="00A6785D" w:rsidRPr="00652FE0">
        <w:rPr>
          <w:rFonts w:asciiTheme="minorHAnsi" w:eastAsia="Times New Roman" w:hAnsiTheme="minorHAnsi" w:cstheme="minorHAnsi"/>
          <w:bCs/>
          <w:sz w:val="22"/>
          <w:szCs w:val="22"/>
          <w:lang w:val="en-GB"/>
        </w:rPr>
        <w:t xml:space="preserve">found in </w:t>
      </w:r>
      <w:r w:rsidR="00A6785D" w:rsidRPr="00652FE0">
        <w:rPr>
          <w:rFonts w:asciiTheme="minorHAnsi" w:eastAsia="Times New Roman" w:hAnsiTheme="minorHAnsi" w:cstheme="minorHAnsi"/>
          <w:b/>
          <w:sz w:val="22"/>
          <w:szCs w:val="22"/>
          <w:lang w:val="en-GB"/>
        </w:rPr>
        <w:t>Supplementary File 2</w:t>
      </w:r>
      <w:r w:rsidR="00A6785D" w:rsidRPr="00652FE0">
        <w:rPr>
          <w:rFonts w:asciiTheme="minorHAnsi" w:eastAsia="Times New Roman" w:hAnsiTheme="minorHAnsi" w:cstheme="minorHAnsi"/>
          <w:bCs/>
          <w:sz w:val="22"/>
          <w:szCs w:val="22"/>
          <w:lang w:val="en-GB"/>
        </w:rPr>
        <w:t>.</w:t>
      </w:r>
    </w:p>
    <w:p w14:paraId="1D1AF0E8" w14:textId="77777777" w:rsidR="00CF250B" w:rsidRDefault="00CF250B" w:rsidP="009870F4">
      <w:pPr>
        <w:spacing w:line="276" w:lineRule="auto"/>
        <w:jc w:val="center"/>
        <w:rPr>
          <w:rFonts w:asciiTheme="minorHAnsi" w:eastAsia="Times New Roman" w:hAnsiTheme="minorHAnsi" w:cstheme="minorHAnsi"/>
          <w:b/>
          <w:sz w:val="22"/>
          <w:szCs w:val="22"/>
        </w:rPr>
      </w:pPr>
    </w:p>
    <w:p w14:paraId="17A18865" w14:textId="33D5689C" w:rsidR="009870F4" w:rsidRDefault="009870F4" w:rsidP="009870F4">
      <w:pPr>
        <w:spacing w:line="276" w:lineRule="auto"/>
        <w:jc w:val="center"/>
        <w:rPr>
          <w:rFonts w:asciiTheme="minorHAnsi" w:eastAsia="Times New Roman" w:hAnsiTheme="minorHAnsi" w:cstheme="minorHAnsi"/>
          <w:b/>
          <w:sz w:val="22"/>
          <w:szCs w:val="22"/>
        </w:rPr>
      </w:pPr>
      <w:r w:rsidRPr="00313CA2">
        <w:rPr>
          <w:rFonts w:asciiTheme="minorHAnsi" w:eastAsia="Times New Roman" w:hAnsiTheme="minorHAnsi" w:cstheme="minorHAnsi"/>
          <w:b/>
          <w:sz w:val="22"/>
          <w:szCs w:val="22"/>
        </w:rPr>
        <w:t xml:space="preserve">[FIGURE </w:t>
      </w:r>
      <w:r w:rsidR="00224A44">
        <w:rPr>
          <w:rFonts w:asciiTheme="minorHAnsi" w:eastAsia="Times New Roman" w:hAnsiTheme="minorHAnsi" w:cstheme="minorHAnsi"/>
          <w:b/>
          <w:sz w:val="22"/>
          <w:szCs w:val="22"/>
        </w:rPr>
        <w:t>4</w:t>
      </w:r>
      <w:r w:rsidRPr="00313CA2">
        <w:rPr>
          <w:rFonts w:asciiTheme="minorHAnsi" w:eastAsia="Times New Roman" w:hAnsiTheme="minorHAnsi" w:cstheme="minorHAnsi"/>
          <w:b/>
          <w:sz w:val="22"/>
          <w:szCs w:val="22"/>
        </w:rPr>
        <w:t>]</w:t>
      </w:r>
    </w:p>
    <w:p w14:paraId="42818D02" w14:textId="77777777" w:rsidR="00CF250B" w:rsidRDefault="00CF250B" w:rsidP="009870F4">
      <w:pPr>
        <w:spacing w:line="276" w:lineRule="auto"/>
        <w:jc w:val="center"/>
        <w:rPr>
          <w:ins w:id="11" w:author="Kampen, A.H.C. van (Antoine)" w:date="2023-12-04T11:37:00Z"/>
          <w:rFonts w:asciiTheme="minorHAnsi" w:eastAsia="Times New Roman" w:hAnsiTheme="minorHAnsi" w:cstheme="minorHAnsi"/>
          <w:b/>
          <w:sz w:val="22"/>
          <w:szCs w:val="22"/>
        </w:rPr>
      </w:pPr>
    </w:p>
    <w:p w14:paraId="3FE45B3B" w14:textId="1DADBAF4" w:rsidR="008D0C5F" w:rsidRDefault="008D0C5F" w:rsidP="00CF250B">
      <w:pPr>
        <w:spacing w:line="276" w:lineRule="auto"/>
        <w:jc w:val="right"/>
        <w:rPr>
          <w:rFonts w:asciiTheme="minorHAnsi" w:eastAsia="Times New Roman" w:hAnsiTheme="minorHAnsi" w:cstheme="minorHAnsi"/>
          <w:b/>
          <w:sz w:val="22"/>
          <w:szCs w:val="22"/>
        </w:rPr>
      </w:pPr>
    </w:p>
    <w:p w14:paraId="7153A566" w14:textId="5963EB4E" w:rsidR="008E625A" w:rsidRDefault="008E625A" w:rsidP="009870F4">
      <w:pPr>
        <w:spacing w:line="276" w:lineRule="auto"/>
        <w:rPr>
          <w:rFonts w:asciiTheme="minorHAnsi" w:eastAsia="Times New Roman" w:hAnsiTheme="minorHAnsi" w:cstheme="minorHAnsi"/>
          <w:b/>
          <w:color w:val="0070C0"/>
          <w:sz w:val="18"/>
          <w:szCs w:val="18"/>
        </w:rPr>
      </w:pPr>
    </w:p>
    <w:p w14:paraId="4CD08242" w14:textId="1A2A9595" w:rsidR="001E7E02" w:rsidRDefault="001E7E02" w:rsidP="009870F4">
      <w:pPr>
        <w:spacing w:line="276" w:lineRule="auto"/>
        <w:rPr>
          <w:rFonts w:asciiTheme="minorHAnsi" w:eastAsia="Times New Roman" w:hAnsiTheme="minorHAnsi" w:cstheme="minorHAnsi"/>
          <w:b/>
          <w:color w:val="0070C0"/>
          <w:sz w:val="18"/>
          <w:szCs w:val="18"/>
        </w:rPr>
      </w:pPr>
    </w:p>
    <w:p w14:paraId="0C77CE22" w14:textId="1281A56B" w:rsidR="007459FE" w:rsidRDefault="007459FE" w:rsidP="009870F4">
      <w:pPr>
        <w:spacing w:line="276" w:lineRule="auto"/>
        <w:rPr>
          <w:rFonts w:asciiTheme="minorHAnsi" w:eastAsia="Times New Roman" w:hAnsiTheme="minorHAnsi" w:cstheme="minorHAnsi"/>
          <w:b/>
          <w:color w:val="0070C0"/>
          <w:sz w:val="18"/>
          <w:szCs w:val="18"/>
        </w:rPr>
      </w:pPr>
      <w:r>
        <w:rPr>
          <w:noProof/>
        </w:rPr>
        <w:lastRenderedPageBreak/>
        <w:drawing>
          <wp:inline distT="0" distB="0" distL="0" distR="0" wp14:anchorId="12B3B66B" wp14:editId="7A9CDB11">
            <wp:extent cx="5731510" cy="5661025"/>
            <wp:effectExtent l="0" t="0" r="2540" b="0"/>
            <wp:docPr id="1150133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3336" name="Picture 1" descr="A screen shot of a computer program&#10;&#10;Description automatically generated"/>
                    <pic:cNvPicPr/>
                  </pic:nvPicPr>
                  <pic:blipFill>
                    <a:blip r:embed="rId12"/>
                    <a:stretch>
                      <a:fillRect/>
                    </a:stretch>
                  </pic:blipFill>
                  <pic:spPr>
                    <a:xfrm>
                      <a:off x="0" y="0"/>
                      <a:ext cx="5731510" cy="5661025"/>
                    </a:xfrm>
                    <a:prstGeom prst="rect">
                      <a:avLst/>
                    </a:prstGeom>
                  </pic:spPr>
                </pic:pic>
              </a:graphicData>
            </a:graphic>
          </wp:inline>
        </w:drawing>
      </w:r>
    </w:p>
    <w:p w14:paraId="788978F8" w14:textId="6E01973E" w:rsidR="009870F4" w:rsidRPr="00317EB3" w:rsidRDefault="009870F4" w:rsidP="009870F4">
      <w:pPr>
        <w:spacing w:line="276" w:lineRule="auto"/>
        <w:rPr>
          <w:rFonts w:asciiTheme="minorHAnsi" w:eastAsia="Times New Roman" w:hAnsiTheme="minorHAnsi" w:cstheme="minorHAnsi"/>
          <w:bCs/>
          <w:color w:val="0070C0"/>
          <w:sz w:val="18"/>
          <w:szCs w:val="18"/>
        </w:rPr>
      </w:pPr>
      <w:r w:rsidRPr="00313CA2">
        <w:rPr>
          <w:rFonts w:asciiTheme="minorHAnsi" w:eastAsia="Times New Roman" w:hAnsiTheme="minorHAnsi" w:cstheme="minorHAnsi"/>
          <w:b/>
          <w:color w:val="0070C0"/>
          <w:sz w:val="18"/>
          <w:szCs w:val="18"/>
        </w:rPr>
        <w:t xml:space="preserve">Figure </w:t>
      </w:r>
      <w:r w:rsidR="00224A44">
        <w:rPr>
          <w:rFonts w:asciiTheme="minorHAnsi" w:eastAsia="Times New Roman" w:hAnsiTheme="minorHAnsi" w:cstheme="minorHAnsi"/>
          <w:b/>
          <w:color w:val="0070C0"/>
          <w:sz w:val="18"/>
          <w:szCs w:val="18"/>
        </w:rPr>
        <w:t>4</w:t>
      </w:r>
      <w:r w:rsidRPr="00313CA2">
        <w:rPr>
          <w:rFonts w:asciiTheme="minorHAnsi" w:eastAsia="Times New Roman" w:hAnsiTheme="minorHAnsi" w:cstheme="minorHAnsi"/>
          <w:b/>
          <w:color w:val="0070C0"/>
          <w:sz w:val="18"/>
          <w:szCs w:val="18"/>
        </w:rPr>
        <w:t xml:space="preserve">. </w:t>
      </w:r>
      <w:r>
        <w:rPr>
          <w:rFonts w:asciiTheme="minorHAnsi" w:eastAsia="Times New Roman" w:hAnsiTheme="minorHAnsi" w:cstheme="minorHAnsi"/>
          <w:b/>
          <w:color w:val="0070C0"/>
          <w:sz w:val="18"/>
          <w:szCs w:val="18"/>
        </w:rPr>
        <w:t xml:space="preserve">The standardized File System Structure (FSS) and </w:t>
      </w:r>
      <w:r w:rsidR="00B17307">
        <w:rPr>
          <w:rFonts w:asciiTheme="minorHAnsi" w:eastAsia="Times New Roman" w:hAnsiTheme="minorHAnsi" w:cstheme="minorHAnsi"/>
          <w:b/>
          <w:color w:val="0070C0"/>
          <w:sz w:val="18"/>
          <w:szCs w:val="18"/>
        </w:rPr>
        <w:t xml:space="preserve">associated </w:t>
      </w:r>
      <w:r>
        <w:rPr>
          <w:rFonts w:asciiTheme="minorHAnsi" w:eastAsia="Times New Roman" w:hAnsiTheme="minorHAnsi" w:cstheme="minorHAnsi"/>
          <w:b/>
          <w:color w:val="0070C0"/>
          <w:sz w:val="18"/>
          <w:szCs w:val="18"/>
        </w:rPr>
        <w:t>pre-defined files</w:t>
      </w:r>
      <w:r w:rsidRPr="00313CA2">
        <w:rPr>
          <w:rFonts w:asciiTheme="minorHAnsi" w:eastAsia="Times New Roman" w:hAnsiTheme="minorHAnsi" w:cstheme="minorHAnsi"/>
          <w:bCs/>
          <w:color w:val="0070C0"/>
          <w:sz w:val="18"/>
          <w:szCs w:val="18"/>
        </w:rPr>
        <w:t xml:space="preserve">. </w:t>
      </w:r>
      <w:r w:rsidR="00D4064E">
        <w:rPr>
          <w:rFonts w:asciiTheme="minorHAnsi" w:eastAsia="Times New Roman" w:hAnsiTheme="minorHAnsi" w:cstheme="minorHAnsi"/>
          <w:bCs/>
          <w:color w:val="0070C0"/>
          <w:sz w:val="18"/>
          <w:szCs w:val="18"/>
        </w:rPr>
        <w:t>Standardized d</w:t>
      </w:r>
      <w:r w:rsidR="009A3C83">
        <w:rPr>
          <w:rFonts w:asciiTheme="minorHAnsi" w:eastAsia="Times New Roman" w:hAnsiTheme="minorHAnsi" w:cstheme="minorHAnsi"/>
          <w:bCs/>
          <w:color w:val="0070C0"/>
          <w:sz w:val="18"/>
          <w:szCs w:val="18"/>
        </w:rPr>
        <w:t>irectory structure of the sFSS containing p</w:t>
      </w:r>
      <w:r>
        <w:rPr>
          <w:rFonts w:asciiTheme="minorHAnsi" w:eastAsia="Times New Roman" w:hAnsiTheme="minorHAnsi" w:cstheme="minorHAnsi"/>
          <w:bCs/>
          <w:color w:val="0070C0"/>
          <w:sz w:val="18"/>
          <w:szCs w:val="18"/>
        </w:rPr>
        <w:t>re-defined files (brown)</w:t>
      </w:r>
      <w:r w:rsidR="009A3C83">
        <w:rPr>
          <w:rFonts w:asciiTheme="minorHAnsi" w:eastAsia="Times New Roman" w:hAnsiTheme="minorHAnsi" w:cstheme="minorHAnsi"/>
          <w:bCs/>
          <w:color w:val="0070C0"/>
          <w:sz w:val="18"/>
          <w:szCs w:val="18"/>
        </w:rPr>
        <w:t>, which</w:t>
      </w:r>
      <w:r>
        <w:rPr>
          <w:rFonts w:asciiTheme="minorHAnsi" w:eastAsia="Times New Roman" w:hAnsiTheme="minorHAnsi" w:cstheme="minorHAnsi"/>
          <w:bCs/>
          <w:color w:val="0070C0"/>
          <w:sz w:val="18"/>
          <w:szCs w:val="18"/>
        </w:rPr>
        <w:t xml:space="preserve"> </w:t>
      </w:r>
      <w:r w:rsidR="00B17307">
        <w:rPr>
          <w:rFonts w:asciiTheme="minorHAnsi" w:eastAsia="Times New Roman" w:hAnsiTheme="minorHAnsi" w:cstheme="minorHAnsi"/>
          <w:bCs/>
          <w:color w:val="0070C0"/>
          <w:sz w:val="18"/>
          <w:szCs w:val="18"/>
        </w:rPr>
        <w:t>include</w:t>
      </w:r>
      <w:r w:rsidR="009A3C83">
        <w:rPr>
          <w:rFonts w:asciiTheme="minorHAnsi" w:eastAsia="Times New Roman" w:hAnsiTheme="minorHAnsi" w:cstheme="minorHAnsi"/>
          <w:bCs/>
          <w:color w:val="0070C0"/>
          <w:sz w:val="18"/>
          <w:szCs w:val="18"/>
        </w:rPr>
        <w:t xml:space="preserve"> </w:t>
      </w:r>
      <w:r w:rsidR="00B17307">
        <w:rPr>
          <w:rFonts w:asciiTheme="minorHAnsi" w:eastAsia="Times New Roman" w:hAnsiTheme="minorHAnsi" w:cstheme="minorHAnsi"/>
          <w:bCs/>
          <w:color w:val="0070C0"/>
          <w:sz w:val="18"/>
          <w:szCs w:val="18"/>
        </w:rPr>
        <w:t xml:space="preserve">README files </w:t>
      </w:r>
      <w:r w:rsidR="00D4064E">
        <w:rPr>
          <w:rFonts w:asciiTheme="minorHAnsi" w:eastAsia="Times New Roman" w:hAnsiTheme="minorHAnsi" w:cstheme="minorHAnsi"/>
          <w:bCs/>
          <w:color w:val="0070C0"/>
          <w:sz w:val="18"/>
          <w:szCs w:val="18"/>
        </w:rPr>
        <w:t>(</w:t>
      </w:r>
      <w:r w:rsidR="00923BFE">
        <w:rPr>
          <w:rFonts w:asciiTheme="minorHAnsi" w:eastAsia="Times New Roman" w:hAnsiTheme="minorHAnsi" w:cstheme="minorHAnsi"/>
          <w:bCs/>
          <w:color w:val="0070C0"/>
          <w:sz w:val="18"/>
          <w:szCs w:val="18"/>
        </w:rPr>
        <w:t xml:space="preserve">in </w:t>
      </w:r>
      <w:r w:rsidR="00D4064E">
        <w:rPr>
          <w:rFonts w:asciiTheme="minorHAnsi" w:eastAsia="Times New Roman" w:hAnsiTheme="minorHAnsi" w:cstheme="minorHAnsi"/>
          <w:bCs/>
          <w:color w:val="0070C0"/>
          <w:sz w:val="18"/>
          <w:szCs w:val="18"/>
        </w:rPr>
        <w:t xml:space="preserve">Markdown format) </w:t>
      </w:r>
      <w:r w:rsidR="00B17307">
        <w:rPr>
          <w:rFonts w:asciiTheme="minorHAnsi" w:eastAsia="Times New Roman" w:hAnsiTheme="minorHAnsi" w:cstheme="minorHAnsi"/>
          <w:bCs/>
          <w:color w:val="0070C0"/>
          <w:sz w:val="18"/>
          <w:szCs w:val="18"/>
        </w:rPr>
        <w:t xml:space="preserve">that provide a </w:t>
      </w:r>
      <w:r>
        <w:rPr>
          <w:rFonts w:asciiTheme="minorHAnsi" w:eastAsia="Times New Roman" w:hAnsiTheme="minorHAnsi" w:cstheme="minorHAnsi"/>
          <w:bCs/>
          <w:color w:val="0070C0"/>
          <w:sz w:val="18"/>
          <w:szCs w:val="18"/>
        </w:rPr>
        <w:t xml:space="preserve">documentation </w:t>
      </w:r>
      <w:r w:rsidR="00B17307">
        <w:rPr>
          <w:rFonts w:asciiTheme="minorHAnsi" w:eastAsia="Times New Roman" w:hAnsiTheme="minorHAnsi" w:cstheme="minorHAnsi"/>
          <w:bCs/>
          <w:color w:val="0070C0"/>
          <w:sz w:val="18"/>
          <w:szCs w:val="18"/>
        </w:rPr>
        <w:t xml:space="preserve">template and </w:t>
      </w:r>
      <w:r>
        <w:rPr>
          <w:rFonts w:asciiTheme="minorHAnsi" w:eastAsia="Times New Roman" w:hAnsiTheme="minorHAnsi" w:cstheme="minorHAnsi"/>
          <w:bCs/>
          <w:color w:val="0070C0"/>
          <w:sz w:val="18"/>
          <w:szCs w:val="18"/>
        </w:rPr>
        <w:t xml:space="preserve">instructions. </w:t>
      </w:r>
      <w:r w:rsidR="00B17307">
        <w:rPr>
          <w:rFonts w:asciiTheme="minorHAnsi" w:eastAsia="Times New Roman" w:hAnsiTheme="minorHAnsi" w:cstheme="minorHAnsi"/>
          <w:bCs/>
          <w:color w:val="0070C0"/>
          <w:sz w:val="18"/>
          <w:szCs w:val="18"/>
        </w:rPr>
        <w:t xml:space="preserve">Note that the pre-defined files in the </w:t>
      </w:r>
      <w:r w:rsidR="003429D1">
        <w:rPr>
          <w:rFonts w:asciiTheme="minorHAnsi" w:eastAsia="Times New Roman" w:hAnsiTheme="minorHAnsi" w:cstheme="minorHAnsi"/>
          <w:bCs/>
          <w:color w:val="0070C0"/>
          <w:sz w:val="18"/>
          <w:szCs w:val="18"/>
        </w:rPr>
        <w:t>‘</w:t>
      </w:r>
      <w:r w:rsidR="00D4064E">
        <w:rPr>
          <w:rFonts w:asciiTheme="minorHAnsi" w:eastAsia="Times New Roman" w:hAnsiTheme="minorHAnsi" w:cstheme="minorHAnsi"/>
          <w:bCs/>
          <w:color w:val="0070C0"/>
          <w:sz w:val="18"/>
          <w:szCs w:val="18"/>
        </w:rPr>
        <w:t>D</w:t>
      </w:r>
      <w:r w:rsidR="00B17307">
        <w:rPr>
          <w:rFonts w:asciiTheme="minorHAnsi" w:eastAsia="Times New Roman" w:hAnsiTheme="minorHAnsi" w:cstheme="minorHAnsi"/>
          <w:bCs/>
          <w:color w:val="0070C0"/>
          <w:sz w:val="18"/>
          <w:szCs w:val="18"/>
        </w:rPr>
        <w:t>ata</w:t>
      </w:r>
      <w:r w:rsidR="003429D1">
        <w:rPr>
          <w:rFonts w:asciiTheme="minorHAnsi" w:eastAsia="Times New Roman" w:hAnsiTheme="minorHAnsi" w:cstheme="minorHAnsi"/>
          <w:bCs/>
          <w:color w:val="0070C0"/>
          <w:sz w:val="18"/>
          <w:szCs w:val="18"/>
        </w:rPr>
        <w:t>’</w:t>
      </w:r>
      <w:r w:rsidR="00B17307">
        <w:rPr>
          <w:rFonts w:asciiTheme="minorHAnsi" w:eastAsia="Times New Roman" w:hAnsiTheme="minorHAnsi" w:cstheme="minorHAnsi"/>
          <w:bCs/>
          <w:color w:val="0070C0"/>
          <w:sz w:val="18"/>
          <w:szCs w:val="18"/>
        </w:rPr>
        <w:t xml:space="preserve"> director</w:t>
      </w:r>
      <w:r w:rsidR="00637BE1">
        <w:rPr>
          <w:rFonts w:asciiTheme="minorHAnsi" w:eastAsia="Times New Roman" w:hAnsiTheme="minorHAnsi" w:cstheme="minorHAnsi"/>
          <w:bCs/>
          <w:color w:val="0070C0"/>
          <w:sz w:val="18"/>
          <w:szCs w:val="18"/>
        </w:rPr>
        <w:t>ies</w:t>
      </w:r>
      <w:r w:rsidR="00B17307">
        <w:rPr>
          <w:rFonts w:asciiTheme="minorHAnsi" w:eastAsia="Times New Roman" w:hAnsiTheme="minorHAnsi" w:cstheme="minorHAnsi"/>
          <w:bCs/>
          <w:color w:val="0070C0"/>
          <w:sz w:val="18"/>
          <w:szCs w:val="18"/>
        </w:rPr>
        <w:t xml:space="preserve"> (</w:t>
      </w:r>
      <w:r w:rsidR="008E625A">
        <w:rPr>
          <w:rFonts w:asciiTheme="minorHAnsi" w:eastAsia="Times New Roman" w:hAnsiTheme="minorHAnsi" w:cstheme="minorHAnsi"/>
          <w:bCs/>
          <w:color w:val="0070C0"/>
          <w:sz w:val="18"/>
          <w:szCs w:val="18"/>
        </w:rPr>
        <w:t>red</w:t>
      </w:r>
      <w:r w:rsidR="00B17307">
        <w:rPr>
          <w:rFonts w:asciiTheme="minorHAnsi" w:eastAsia="Times New Roman" w:hAnsiTheme="minorHAnsi" w:cstheme="minorHAnsi"/>
          <w:bCs/>
          <w:color w:val="0070C0"/>
          <w:sz w:val="18"/>
          <w:szCs w:val="18"/>
        </w:rPr>
        <w:t xml:space="preserve">) and the </w:t>
      </w:r>
      <w:r w:rsidR="003429D1">
        <w:rPr>
          <w:rFonts w:asciiTheme="minorHAnsi" w:eastAsia="Times New Roman" w:hAnsiTheme="minorHAnsi" w:cstheme="minorHAnsi"/>
          <w:bCs/>
          <w:color w:val="0070C0"/>
          <w:sz w:val="18"/>
          <w:szCs w:val="18"/>
        </w:rPr>
        <w:t>‘</w:t>
      </w:r>
      <w:r w:rsidR="00B17307">
        <w:rPr>
          <w:rFonts w:asciiTheme="minorHAnsi" w:eastAsia="Times New Roman" w:hAnsiTheme="minorHAnsi" w:cstheme="minorHAnsi"/>
          <w:bCs/>
          <w:color w:val="0070C0"/>
          <w:sz w:val="18"/>
          <w:szCs w:val="18"/>
        </w:rPr>
        <w:t>0_SoftwareEnvironment</w:t>
      </w:r>
      <w:r w:rsidR="003429D1">
        <w:rPr>
          <w:rFonts w:asciiTheme="minorHAnsi" w:eastAsia="Times New Roman" w:hAnsiTheme="minorHAnsi" w:cstheme="minorHAnsi"/>
          <w:bCs/>
          <w:color w:val="0070C0"/>
          <w:sz w:val="18"/>
          <w:szCs w:val="18"/>
        </w:rPr>
        <w:t>’</w:t>
      </w:r>
      <w:r w:rsidR="00B17307">
        <w:rPr>
          <w:rFonts w:asciiTheme="minorHAnsi" w:eastAsia="Times New Roman" w:hAnsiTheme="minorHAnsi" w:cstheme="minorHAnsi"/>
          <w:bCs/>
          <w:color w:val="0070C0"/>
          <w:sz w:val="18"/>
          <w:szCs w:val="18"/>
        </w:rPr>
        <w:t xml:space="preserve"> subdirectories are only shown once. </w:t>
      </w:r>
      <w:r w:rsidR="00637BE1">
        <w:rPr>
          <w:rFonts w:asciiTheme="minorHAnsi" w:eastAsia="Times New Roman" w:hAnsiTheme="minorHAnsi" w:cstheme="minorHAnsi"/>
          <w:bCs/>
          <w:color w:val="0070C0"/>
          <w:sz w:val="18"/>
          <w:szCs w:val="18"/>
        </w:rPr>
        <w:t>The names of the d</w:t>
      </w:r>
      <w:r>
        <w:rPr>
          <w:rFonts w:asciiTheme="minorHAnsi" w:eastAsia="Times New Roman" w:hAnsiTheme="minorHAnsi" w:cstheme="minorHAnsi"/>
          <w:bCs/>
          <w:color w:val="0070C0"/>
          <w:sz w:val="18"/>
          <w:szCs w:val="18"/>
        </w:rPr>
        <w:t>irector</w:t>
      </w:r>
      <w:r w:rsidR="00A35D4D">
        <w:rPr>
          <w:rFonts w:asciiTheme="minorHAnsi" w:eastAsia="Times New Roman" w:hAnsiTheme="minorHAnsi" w:cstheme="minorHAnsi"/>
          <w:bCs/>
          <w:color w:val="0070C0"/>
          <w:sz w:val="18"/>
          <w:szCs w:val="18"/>
        </w:rPr>
        <w:t>ies</w:t>
      </w:r>
      <w:r>
        <w:rPr>
          <w:rFonts w:asciiTheme="minorHAnsi" w:eastAsia="Times New Roman" w:hAnsiTheme="minorHAnsi" w:cstheme="minorHAnsi"/>
          <w:bCs/>
          <w:color w:val="0070C0"/>
          <w:sz w:val="18"/>
          <w:szCs w:val="18"/>
        </w:rPr>
        <w:t xml:space="preserve"> ‘NameOfDataset_1’ and ‘NameOfComputation</w:t>
      </w:r>
      <w:r w:rsidR="008E625A">
        <w:rPr>
          <w:rFonts w:asciiTheme="minorHAnsi" w:eastAsia="Times New Roman" w:hAnsiTheme="minorHAnsi" w:cstheme="minorHAnsi"/>
          <w:bCs/>
          <w:color w:val="0070C0"/>
          <w:sz w:val="18"/>
          <w:szCs w:val="18"/>
        </w:rPr>
        <w:t>_1</w:t>
      </w:r>
      <w:r>
        <w:rPr>
          <w:rFonts w:asciiTheme="minorHAnsi" w:eastAsia="Times New Roman" w:hAnsiTheme="minorHAnsi" w:cstheme="minorHAnsi"/>
          <w:bCs/>
          <w:color w:val="0070C0"/>
          <w:sz w:val="18"/>
          <w:szCs w:val="18"/>
        </w:rPr>
        <w:t xml:space="preserve">’ </w:t>
      </w:r>
      <w:r w:rsidR="00637BE1">
        <w:rPr>
          <w:rFonts w:asciiTheme="minorHAnsi" w:eastAsia="Times New Roman" w:hAnsiTheme="minorHAnsi" w:cstheme="minorHAnsi"/>
          <w:bCs/>
          <w:color w:val="0070C0"/>
          <w:sz w:val="18"/>
          <w:szCs w:val="18"/>
        </w:rPr>
        <w:t>are</w:t>
      </w:r>
      <w:r w:rsidR="00B17307">
        <w:rPr>
          <w:rFonts w:asciiTheme="minorHAnsi" w:eastAsia="Times New Roman" w:hAnsiTheme="minorHAnsi" w:cstheme="minorHAnsi"/>
          <w:bCs/>
          <w:color w:val="0070C0"/>
          <w:sz w:val="18"/>
          <w:szCs w:val="18"/>
        </w:rPr>
        <w:t xml:space="preserve"> placeholders</w:t>
      </w:r>
      <w:r w:rsidR="00633D4A">
        <w:rPr>
          <w:rFonts w:asciiTheme="minorHAnsi" w:eastAsia="Times New Roman" w:hAnsiTheme="minorHAnsi" w:cstheme="minorHAnsi"/>
          <w:bCs/>
          <w:color w:val="0070C0"/>
          <w:sz w:val="18"/>
          <w:szCs w:val="18"/>
        </w:rPr>
        <w:t xml:space="preserve"> and</w:t>
      </w:r>
      <w:r w:rsidR="00B17307">
        <w:rPr>
          <w:rFonts w:asciiTheme="minorHAnsi" w:eastAsia="Times New Roman" w:hAnsiTheme="minorHAnsi" w:cstheme="minorHAnsi"/>
          <w:bCs/>
          <w:color w:val="0070C0"/>
          <w:sz w:val="18"/>
          <w:szCs w:val="18"/>
        </w:rPr>
        <w:t xml:space="preserve"> </w:t>
      </w:r>
      <w:r>
        <w:rPr>
          <w:rFonts w:asciiTheme="minorHAnsi" w:eastAsia="Times New Roman" w:hAnsiTheme="minorHAnsi" w:cstheme="minorHAnsi"/>
          <w:bCs/>
          <w:color w:val="0070C0"/>
          <w:sz w:val="18"/>
          <w:szCs w:val="18"/>
        </w:rPr>
        <w:t>should be replaced with more descriptive names</w:t>
      </w:r>
      <w:r w:rsidR="00B17307">
        <w:rPr>
          <w:rFonts w:asciiTheme="minorHAnsi" w:eastAsia="Times New Roman" w:hAnsiTheme="minorHAnsi" w:cstheme="minorHAnsi"/>
          <w:bCs/>
          <w:color w:val="0070C0"/>
          <w:sz w:val="18"/>
          <w:szCs w:val="18"/>
        </w:rPr>
        <w:t xml:space="preserve">. These </w:t>
      </w:r>
      <w:r w:rsidR="003429D1">
        <w:rPr>
          <w:rFonts w:asciiTheme="minorHAnsi" w:eastAsia="Times New Roman" w:hAnsiTheme="minorHAnsi" w:cstheme="minorHAnsi"/>
          <w:bCs/>
          <w:color w:val="0070C0"/>
          <w:sz w:val="18"/>
          <w:szCs w:val="18"/>
        </w:rPr>
        <w:t>directories can be</w:t>
      </w:r>
      <w:r w:rsidR="00A35D4D">
        <w:rPr>
          <w:rFonts w:asciiTheme="minorHAnsi" w:eastAsia="Times New Roman" w:hAnsiTheme="minorHAnsi" w:cstheme="minorHAnsi"/>
          <w:bCs/>
          <w:color w:val="0070C0"/>
          <w:sz w:val="18"/>
          <w:szCs w:val="18"/>
        </w:rPr>
        <w:t xml:space="preserve"> </w:t>
      </w:r>
      <w:r w:rsidR="003429D1">
        <w:rPr>
          <w:rFonts w:asciiTheme="minorHAnsi" w:eastAsia="Times New Roman" w:hAnsiTheme="minorHAnsi" w:cstheme="minorHAnsi"/>
          <w:bCs/>
          <w:color w:val="0070C0"/>
          <w:sz w:val="18"/>
          <w:szCs w:val="18"/>
        </w:rPr>
        <w:t>re</w:t>
      </w:r>
      <w:r w:rsidR="00A35D4D">
        <w:rPr>
          <w:rFonts w:asciiTheme="minorHAnsi" w:eastAsia="Times New Roman" w:hAnsiTheme="minorHAnsi" w:cstheme="minorHAnsi"/>
          <w:bCs/>
          <w:color w:val="0070C0"/>
          <w:sz w:val="18"/>
          <w:szCs w:val="18"/>
        </w:rPr>
        <w:t xml:space="preserve">plicated if multiple datasets are used </w:t>
      </w:r>
      <w:r w:rsidR="003429D1">
        <w:rPr>
          <w:rFonts w:asciiTheme="minorHAnsi" w:eastAsia="Times New Roman" w:hAnsiTheme="minorHAnsi" w:cstheme="minorHAnsi"/>
          <w:bCs/>
          <w:color w:val="0070C0"/>
          <w:sz w:val="18"/>
          <w:szCs w:val="18"/>
        </w:rPr>
        <w:t>or</w:t>
      </w:r>
      <w:r w:rsidR="00A35D4D">
        <w:rPr>
          <w:rFonts w:asciiTheme="minorHAnsi" w:eastAsia="Times New Roman" w:hAnsiTheme="minorHAnsi" w:cstheme="minorHAnsi"/>
          <w:bCs/>
          <w:color w:val="0070C0"/>
          <w:sz w:val="18"/>
          <w:szCs w:val="18"/>
        </w:rPr>
        <w:t xml:space="preserve"> if different computation </w:t>
      </w:r>
      <w:r w:rsidR="00B17307">
        <w:rPr>
          <w:rFonts w:asciiTheme="minorHAnsi" w:eastAsia="Times New Roman" w:hAnsiTheme="minorHAnsi" w:cstheme="minorHAnsi"/>
          <w:bCs/>
          <w:color w:val="0070C0"/>
          <w:sz w:val="18"/>
          <w:szCs w:val="18"/>
        </w:rPr>
        <w:t xml:space="preserve">procedures </w:t>
      </w:r>
      <w:r w:rsidR="00A35D4D">
        <w:rPr>
          <w:rFonts w:asciiTheme="minorHAnsi" w:eastAsia="Times New Roman" w:hAnsiTheme="minorHAnsi" w:cstheme="minorHAnsi"/>
          <w:bCs/>
          <w:color w:val="0070C0"/>
          <w:sz w:val="18"/>
          <w:szCs w:val="18"/>
        </w:rPr>
        <w:t>are performed</w:t>
      </w:r>
      <w:r>
        <w:rPr>
          <w:rFonts w:asciiTheme="minorHAnsi" w:eastAsia="Times New Roman" w:hAnsiTheme="minorHAnsi" w:cstheme="minorHAnsi"/>
          <w:bCs/>
          <w:color w:val="0070C0"/>
          <w:sz w:val="18"/>
          <w:szCs w:val="18"/>
        </w:rPr>
        <w:t xml:space="preserve">. Subdirectories shown in </w:t>
      </w:r>
      <w:r w:rsidR="009D21FD">
        <w:rPr>
          <w:rFonts w:asciiTheme="minorHAnsi" w:eastAsia="Times New Roman" w:hAnsiTheme="minorHAnsi" w:cstheme="minorHAnsi"/>
          <w:bCs/>
          <w:color w:val="0070C0"/>
          <w:sz w:val="18"/>
          <w:szCs w:val="18"/>
        </w:rPr>
        <w:t xml:space="preserve">light </w:t>
      </w:r>
      <w:r>
        <w:rPr>
          <w:rFonts w:asciiTheme="minorHAnsi" w:eastAsia="Times New Roman" w:hAnsiTheme="minorHAnsi" w:cstheme="minorHAnsi"/>
          <w:bCs/>
          <w:color w:val="0070C0"/>
          <w:sz w:val="18"/>
          <w:szCs w:val="18"/>
        </w:rPr>
        <w:t xml:space="preserve">blue are </w:t>
      </w:r>
      <w:r w:rsidR="003429D1">
        <w:rPr>
          <w:rFonts w:asciiTheme="minorHAnsi" w:eastAsia="Times New Roman" w:hAnsiTheme="minorHAnsi" w:cstheme="minorHAnsi"/>
          <w:bCs/>
          <w:color w:val="0070C0"/>
          <w:sz w:val="18"/>
          <w:szCs w:val="18"/>
        </w:rPr>
        <w:t xml:space="preserve">under </w:t>
      </w:r>
      <w:r w:rsidR="0061596A">
        <w:rPr>
          <w:rFonts w:asciiTheme="minorHAnsi" w:eastAsia="Times New Roman" w:hAnsiTheme="minorHAnsi" w:cstheme="minorHAnsi"/>
          <w:bCs/>
          <w:color w:val="0070C0"/>
          <w:sz w:val="18"/>
          <w:szCs w:val="18"/>
        </w:rPr>
        <w:t>version</w:t>
      </w:r>
      <w:r w:rsidR="003429D1">
        <w:rPr>
          <w:rFonts w:asciiTheme="minorHAnsi" w:eastAsia="Times New Roman" w:hAnsiTheme="minorHAnsi" w:cstheme="minorHAnsi"/>
          <w:bCs/>
          <w:color w:val="0070C0"/>
          <w:sz w:val="18"/>
          <w:szCs w:val="18"/>
        </w:rPr>
        <w:t xml:space="preserve"> control</w:t>
      </w:r>
      <w:r w:rsidR="0061596A">
        <w:rPr>
          <w:rFonts w:asciiTheme="minorHAnsi" w:eastAsia="Times New Roman" w:hAnsiTheme="minorHAnsi" w:cstheme="minorHAnsi"/>
          <w:bCs/>
          <w:color w:val="0070C0"/>
          <w:sz w:val="18"/>
          <w:szCs w:val="18"/>
        </w:rPr>
        <w:t xml:space="preserve"> </w:t>
      </w:r>
      <w:r w:rsidR="00A35D4D">
        <w:rPr>
          <w:rFonts w:asciiTheme="minorHAnsi" w:eastAsia="Times New Roman" w:hAnsiTheme="minorHAnsi" w:cstheme="minorHAnsi"/>
          <w:bCs/>
          <w:color w:val="0070C0"/>
          <w:sz w:val="18"/>
          <w:szCs w:val="18"/>
        </w:rPr>
        <w:t>using Git/</w:t>
      </w:r>
      <w:r>
        <w:rPr>
          <w:rFonts w:asciiTheme="minorHAnsi" w:eastAsia="Times New Roman" w:hAnsiTheme="minorHAnsi" w:cstheme="minorHAnsi"/>
          <w:bCs/>
          <w:color w:val="0070C0"/>
          <w:sz w:val="18"/>
          <w:szCs w:val="18"/>
        </w:rPr>
        <w:t xml:space="preserve">GitHub. The ‘0’ </w:t>
      </w:r>
      <w:r w:rsidR="00A35D4D">
        <w:rPr>
          <w:rFonts w:asciiTheme="minorHAnsi" w:eastAsia="Times New Roman" w:hAnsiTheme="minorHAnsi" w:cstheme="minorHAnsi"/>
          <w:bCs/>
          <w:color w:val="0070C0"/>
          <w:sz w:val="18"/>
          <w:szCs w:val="18"/>
        </w:rPr>
        <w:t>prefix</w:t>
      </w:r>
      <w:r>
        <w:rPr>
          <w:rFonts w:asciiTheme="minorHAnsi" w:eastAsia="Times New Roman" w:hAnsiTheme="minorHAnsi" w:cstheme="minorHAnsi"/>
          <w:bCs/>
          <w:color w:val="0070C0"/>
          <w:sz w:val="18"/>
          <w:szCs w:val="18"/>
        </w:rPr>
        <w:t xml:space="preserve"> ensure</w:t>
      </w:r>
      <w:r w:rsidR="00A35D4D">
        <w:rPr>
          <w:rFonts w:asciiTheme="minorHAnsi" w:eastAsia="Times New Roman" w:hAnsiTheme="minorHAnsi" w:cstheme="minorHAnsi"/>
          <w:bCs/>
          <w:color w:val="0070C0"/>
          <w:sz w:val="18"/>
          <w:szCs w:val="18"/>
        </w:rPr>
        <w:t>s</w:t>
      </w:r>
      <w:r>
        <w:rPr>
          <w:rFonts w:asciiTheme="minorHAnsi" w:eastAsia="Times New Roman" w:hAnsiTheme="minorHAnsi" w:cstheme="minorHAnsi"/>
          <w:bCs/>
          <w:color w:val="0070C0"/>
          <w:sz w:val="18"/>
          <w:szCs w:val="18"/>
        </w:rPr>
        <w:t xml:space="preserve"> that the</w:t>
      </w:r>
      <w:r w:rsidR="00637BE1">
        <w:rPr>
          <w:rFonts w:asciiTheme="minorHAnsi" w:eastAsia="Times New Roman" w:hAnsiTheme="minorHAnsi" w:cstheme="minorHAnsi"/>
          <w:bCs/>
          <w:color w:val="0070C0"/>
          <w:sz w:val="18"/>
          <w:szCs w:val="18"/>
        </w:rPr>
        <w:t xml:space="preserve"> corresponding</w:t>
      </w:r>
      <w:r>
        <w:rPr>
          <w:rFonts w:asciiTheme="minorHAnsi" w:eastAsia="Times New Roman" w:hAnsiTheme="minorHAnsi" w:cstheme="minorHAnsi"/>
          <w:bCs/>
          <w:color w:val="0070C0"/>
          <w:sz w:val="18"/>
          <w:szCs w:val="18"/>
        </w:rPr>
        <w:t xml:space="preserve"> files</w:t>
      </w:r>
      <w:r w:rsidR="00C67EA7">
        <w:rPr>
          <w:rFonts w:asciiTheme="minorHAnsi" w:eastAsia="Times New Roman" w:hAnsiTheme="minorHAnsi" w:cstheme="minorHAnsi"/>
          <w:bCs/>
          <w:color w:val="0070C0"/>
          <w:sz w:val="18"/>
          <w:szCs w:val="18"/>
        </w:rPr>
        <w:t>/directories</w:t>
      </w:r>
      <w:r>
        <w:rPr>
          <w:rFonts w:asciiTheme="minorHAnsi" w:eastAsia="Times New Roman" w:hAnsiTheme="minorHAnsi" w:cstheme="minorHAnsi"/>
          <w:bCs/>
          <w:color w:val="0070C0"/>
          <w:sz w:val="18"/>
          <w:szCs w:val="18"/>
        </w:rPr>
        <w:t xml:space="preserve"> are always on top of the file list</w:t>
      </w:r>
      <w:r w:rsidR="000816B8">
        <w:rPr>
          <w:rFonts w:asciiTheme="minorHAnsi" w:eastAsia="Times New Roman" w:hAnsiTheme="minorHAnsi" w:cstheme="minorHAnsi"/>
          <w:bCs/>
          <w:color w:val="0070C0"/>
          <w:sz w:val="18"/>
          <w:szCs w:val="18"/>
        </w:rPr>
        <w:t xml:space="preserve"> when using lexicographic ordering</w:t>
      </w:r>
      <w:r>
        <w:rPr>
          <w:rFonts w:asciiTheme="minorHAnsi" w:eastAsia="Times New Roman" w:hAnsiTheme="minorHAnsi" w:cstheme="minorHAnsi"/>
          <w:bCs/>
          <w:color w:val="0070C0"/>
          <w:sz w:val="18"/>
          <w:szCs w:val="18"/>
        </w:rPr>
        <w:t xml:space="preserve">. The README.md in </w:t>
      </w:r>
      <w:r w:rsidR="00A35D4D">
        <w:rPr>
          <w:rFonts w:asciiTheme="minorHAnsi" w:eastAsia="Times New Roman" w:hAnsiTheme="minorHAnsi" w:cstheme="minorHAnsi"/>
          <w:bCs/>
          <w:color w:val="0070C0"/>
          <w:sz w:val="18"/>
          <w:szCs w:val="18"/>
        </w:rPr>
        <w:t>‘Processing’ is the default GitHub repository</w:t>
      </w:r>
      <w:r w:rsidR="00C67EA7">
        <w:rPr>
          <w:rFonts w:asciiTheme="minorHAnsi" w:eastAsia="Times New Roman" w:hAnsiTheme="minorHAnsi" w:cstheme="minorHAnsi"/>
          <w:bCs/>
          <w:color w:val="0070C0"/>
          <w:sz w:val="18"/>
          <w:szCs w:val="18"/>
        </w:rPr>
        <w:t xml:space="preserve"> README</w:t>
      </w:r>
      <w:r w:rsidR="00A35D4D">
        <w:rPr>
          <w:rFonts w:asciiTheme="minorHAnsi" w:eastAsia="Times New Roman" w:hAnsiTheme="minorHAnsi" w:cstheme="minorHAnsi"/>
          <w:bCs/>
          <w:color w:val="0070C0"/>
          <w:sz w:val="18"/>
          <w:szCs w:val="18"/>
        </w:rPr>
        <w:t xml:space="preserve"> file and therefore does not have the ‘</w:t>
      </w:r>
      <w:r>
        <w:rPr>
          <w:rFonts w:asciiTheme="minorHAnsi" w:eastAsia="Times New Roman" w:hAnsiTheme="minorHAnsi" w:cstheme="minorHAnsi"/>
          <w:bCs/>
          <w:color w:val="0070C0"/>
          <w:sz w:val="18"/>
          <w:szCs w:val="18"/>
        </w:rPr>
        <w:t xml:space="preserve">0’ </w:t>
      </w:r>
      <w:r w:rsidR="00A35D4D">
        <w:rPr>
          <w:rFonts w:asciiTheme="minorHAnsi" w:eastAsia="Times New Roman" w:hAnsiTheme="minorHAnsi" w:cstheme="minorHAnsi"/>
          <w:bCs/>
          <w:color w:val="0070C0"/>
          <w:sz w:val="18"/>
          <w:szCs w:val="18"/>
        </w:rPr>
        <w:t>prefix.</w:t>
      </w:r>
    </w:p>
    <w:p w14:paraId="387C1760" w14:textId="77777777" w:rsidR="00AF09B0" w:rsidRDefault="00AF09B0" w:rsidP="00AF706E">
      <w:pPr>
        <w:rPr>
          <w:rFonts w:ascii="Calibri" w:hAnsi="Calibri" w:cs="Calibri"/>
          <w:sz w:val="22"/>
          <w:szCs w:val="22"/>
        </w:rPr>
      </w:pPr>
    </w:p>
    <w:p w14:paraId="0CE969F3" w14:textId="3D59AA3C" w:rsidR="00A35D4D" w:rsidRPr="00AF706E" w:rsidRDefault="00A35D4D" w:rsidP="00A35D4D">
      <w:pPr>
        <w:rPr>
          <w:rFonts w:asciiTheme="minorHAnsi" w:hAnsiTheme="minorHAnsi" w:cstheme="minorHAnsi"/>
          <w:b/>
          <w:bCs/>
          <w:sz w:val="22"/>
          <w:szCs w:val="22"/>
        </w:rPr>
      </w:pPr>
      <w:r w:rsidRPr="00AF706E">
        <w:rPr>
          <w:rFonts w:asciiTheme="minorHAnsi" w:hAnsiTheme="minorHAnsi" w:cstheme="minorHAnsi"/>
          <w:b/>
          <w:bCs/>
          <w:sz w:val="22"/>
          <w:szCs w:val="22"/>
        </w:rPr>
        <w:t xml:space="preserve">Component </w:t>
      </w:r>
      <w:r>
        <w:rPr>
          <w:rFonts w:asciiTheme="minorHAnsi" w:hAnsiTheme="minorHAnsi" w:cstheme="minorHAnsi"/>
          <w:b/>
          <w:bCs/>
          <w:sz w:val="22"/>
          <w:szCs w:val="22"/>
        </w:rPr>
        <w:t>2</w:t>
      </w:r>
      <w:r w:rsidRPr="00AF706E">
        <w:rPr>
          <w:rFonts w:asciiTheme="minorHAnsi" w:hAnsiTheme="minorHAnsi" w:cstheme="minorHAnsi"/>
          <w:b/>
          <w:bCs/>
          <w:sz w:val="22"/>
          <w:szCs w:val="22"/>
        </w:rPr>
        <w:t>. Pre-defined files</w:t>
      </w:r>
    </w:p>
    <w:p w14:paraId="1F318509" w14:textId="14D63891" w:rsidR="009870F4" w:rsidRDefault="00CD7FA9" w:rsidP="00820A13">
      <w:pPr>
        <w:spacing w:line="276" w:lineRule="auto"/>
        <w:rPr>
          <w:rFonts w:ascii="Calibri" w:hAnsi="Calibri" w:cs="Calibri"/>
          <w:sz w:val="22"/>
          <w:szCs w:val="22"/>
        </w:rPr>
      </w:pPr>
      <w:r>
        <w:rPr>
          <w:rFonts w:asciiTheme="minorHAnsi" w:eastAsia="Times New Roman" w:hAnsiTheme="minorHAnsi" w:cstheme="minorHAnsi"/>
          <w:bCs/>
          <w:sz w:val="22"/>
          <w:szCs w:val="22"/>
        </w:rPr>
        <w:t xml:space="preserve">The sFSS contains </w:t>
      </w:r>
      <w:r w:rsidR="00AE5B93">
        <w:rPr>
          <w:rFonts w:asciiTheme="minorHAnsi" w:eastAsia="Times New Roman" w:hAnsiTheme="minorHAnsi" w:cstheme="minorHAnsi"/>
          <w:bCs/>
          <w:sz w:val="22"/>
          <w:szCs w:val="22"/>
        </w:rPr>
        <w:t>many</w:t>
      </w:r>
      <w:r>
        <w:rPr>
          <w:rFonts w:asciiTheme="minorHAnsi" w:eastAsia="Times New Roman" w:hAnsiTheme="minorHAnsi" w:cstheme="minorHAnsi"/>
          <w:bCs/>
          <w:sz w:val="22"/>
          <w:szCs w:val="22"/>
        </w:rPr>
        <w:t xml:space="preserve"> pre-defined files that should be used directly from the start of the project and maintained throughout the project</w:t>
      </w:r>
      <w:r w:rsidR="009D21FD">
        <w:rPr>
          <w:rFonts w:asciiTheme="minorHAnsi" w:eastAsia="Times New Roman" w:hAnsiTheme="minorHAnsi" w:cstheme="minorHAnsi"/>
          <w:bCs/>
          <w:sz w:val="22"/>
          <w:szCs w:val="22"/>
        </w:rPr>
        <w:t xml:space="preserve"> (</w:t>
      </w:r>
      <w:r w:rsidR="009D21FD" w:rsidRPr="009D21FD">
        <w:rPr>
          <w:rFonts w:asciiTheme="minorHAnsi" w:eastAsia="Times New Roman" w:hAnsiTheme="minorHAnsi" w:cstheme="minorHAnsi"/>
          <w:b/>
          <w:sz w:val="22"/>
          <w:szCs w:val="22"/>
        </w:rPr>
        <w:t>Figure 4</w:t>
      </w:r>
      <w:r w:rsidR="009D21FD">
        <w:rPr>
          <w:rFonts w:asciiTheme="minorHAnsi" w:eastAsia="Times New Roman" w:hAnsiTheme="minorHAnsi" w:cstheme="minorHAnsi"/>
          <w:bCs/>
          <w:sz w:val="22"/>
          <w:szCs w:val="22"/>
        </w:rPr>
        <w:t>)</w:t>
      </w:r>
      <w:r>
        <w:rPr>
          <w:rFonts w:asciiTheme="minorHAnsi" w:eastAsia="Times New Roman" w:hAnsiTheme="minorHAnsi" w:cstheme="minorHAnsi"/>
          <w:bCs/>
          <w:sz w:val="22"/>
          <w:szCs w:val="22"/>
        </w:rPr>
        <w:t xml:space="preserve">. </w:t>
      </w:r>
      <w:r w:rsidR="00A6785D">
        <w:rPr>
          <w:rFonts w:asciiTheme="minorHAnsi" w:eastAsia="Times New Roman" w:hAnsiTheme="minorHAnsi" w:cstheme="minorHAnsi"/>
          <w:bCs/>
          <w:sz w:val="22"/>
          <w:szCs w:val="22"/>
        </w:rPr>
        <w:t xml:space="preserve">Most files are </w:t>
      </w:r>
      <w:r w:rsidR="000816B8">
        <w:rPr>
          <w:rFonts w:asciiTheme="minorHAnsi" w:eastAsia="Times New Roman" w:hAnsiTheme="minorHAnsi" w:cstheme="minorHAnsi"/>
          <w:bCs/>
          <w:sz w:val="22"/>
          <w:szCs w:val="22"/>
        </w:rPr>
        <w:t>M</w:t>
      </w:r>
      <w:r w:rsidR="00A6785D">
        <w:rPr>
          <w:rFonts w:asciiTheme="minorHAnsi" w:eastAsia="Times New Roman" w:hAnsiTheme="minorHAnsi" w:cstheme="minorHAnsi"/>
          <w:bCs/>
          <w:sz w:val="22"/>
          <w:szCs w:val="22"/>
        </w:rPr>
        <w:t>arkdown file</w:t>
      </w:r>
      <w:r>
        <w:rPr>
          <w:rFonts w:asciiTheme="minorHAnsi" w:eastAsia="Times New Roman" w:hAnsiTheme="minorHAnsi" w:cstheme="minorHAnsi"/>
          <w:bCs/>
          <w:sz w:val="22"/>
          <w:szCs w:val="22"/>
        </w:rPr>
        <w:t>s</w:t>
      </w:r>
      <w:r w:rsidR="00BF78DF">
        <w:rPr>
          <w:rFonts w:asciiTheme="minorHAnsi" w:eastAsia="Times New Roman" w:hAnsiTheme="minorHAnsi" w:cstheme="minorHAnsi"/>
          <w:bCs/>
          <w:sz w:val="22"/>
          <w:szCs w:val="22"/>
        </w:rPr>
        <w:t xml:space="preserve">, which was chosen </w:t>
      </w:r>
      <w:r w:rsidR="009D21FD">
        <w:rPr>
          <w:rFonts w:asciiTheme="minorHAnsi" w:eastAsia="Times New Roman" w:hAnsiTheme="minorHAnsi" w:cstheme="minorHAnsi"/>
          <w:bCs/>
          <w:sz w:val="22"/>
          <w:szCs w:val="22"/>
        </w:rPr>
        <w:t xml:space="preserve">as a file format </w:t>
      </w:r>
      <w:r w:rsidR="00BF78DF">
        <w:rPr>
          <w:rFonts w:asciiTheme="minorHAnsi" w:eastAsia="Times New Roman" w:hAnsiTheme="minorHAnsi" w:cstheme="minorHAnsi"/>
          <w:bCs/>
          <w:sz w:val="22"/>
          <w:szCs w:val="22"/>
        </w:rPr>
        <w:t xml:space="preserve">because Markdown is the default for the README file of </w:t>
      </w:r>
      <w:r w:rsidR="009D21FD">
        <w:rPr>
          <w:rFonts w:asciiTheme="minorHAnsi" w:eastAsia="Times New Roman" w:hAnsiTheme="minorHAnsi" w:cstheme="minorHAnsi"/>
          <w:bCs/>
          <w:sz w:val="22"/>
          <w:szCs w:val="22"/>
        </w:rPr>
        <w:t xml:space="preserve">a </w:t>
      </w:r>
      <w:r w:rsidR="00BF78DF">
        <w:rPr>
          <w:rFonts w:asciiTheme="minorHAnsi" w:eastAsia="Times New Roman" w:hAnsiTheme="minorHAnsi" w:cstheme="minorHAnsi"/>
          <w:bCs/>
          <w:sz w:val="22"/>
          <w:szCs w:val="22"/>
        </w:rPr>
        <w:t>GitHub repositor</w:t>
      </w:r>
      <w:r w:rsidR="009D21FD">
        <w:rPr>
          <w:rFonts w:asciiTheme="minorHAnsi" w:eastAsia="Times New Roman" w:hAnsiTheme="minorHAnsi" w:cstheme="minorHAnsi"/>
          <w:bCs/>
          <w:sz w:val="22"/>
          <w:szCs w:val="22"/>
        </w:rPr>
        <w:t>y</w:t>
      </w:r>
      <w:r w:rsidR="00A6785D">
        <w:rPr>
          <w:rFonts w:asciiTheme="minorHAnsi" w:eastAsia="Times New Roman" w:hAnsiTheme="minorHAnsi" w:cstheme="minorHAnsi"/>
          <w:bCs/>
          <w:sz w:val="22"/>
          <w:szCs w:val="22"/>
        </w:rPr>
        <w:t>. Markdown is a markup language</w:t>
      </w:r>
      <w:r w:rsidR="00FD2EE9">
        <w:rPr>
          <w:rFonts w:asciiTheme="minorHAnsi" w:eastAsia="Times New Roman" w:hAnsiTheme="minorHAnsi" w:cstheme="minorHAnsi"/>
          <w:bCs/>
          <w:sz w:val="22"/>
          <w:szCs w:val="22"/>
        </w:rPr>
        <w:t>, which</w:t>
      </w:r>
      <w:r w:rsidR="00A6785D">
        <w:rPr>
          <w:rFonts w:asciiTheme="minorHAnsi" w:eastAsia="Times New Roman" w:hAnsiTheme="minorHAnsi" w:cstheme="minorHAnsi"/>
          <w:bCs/>
          <w:sz w:val="22"/>
          <w:szCs w:val="22"/>
        </w:rPr>
        <w:t xml:space="preserve"> </w:t>
      </w:r>
      <w:r w:rsidR="00FD2EE9">
        <w:rPr>
          <w:rFonts w:asciiTheme="minorHAnsi" w:eastAsia="Times New Roman" w:hAnsiTheme="minorHAnsi" w:cstheme="minorHAnsi"/>
          <w:bCs/>
          <w:sz w:val="22"/>
          <w:szCs w:val="22"/>
        </w:rPr>
        <w:t>enables</w:t>
      </w:r>
      <w:r w:rsidR="00A6785D">
        <w:rPr>
          <w:rFonts w:asciiTheme="minorHAnsi" w:eastAsia="Times New Roman" w:hAnsiTheme="minorHAnsi" w:cstheme="minorHAnsi"/>
          <w:bCs/>
          <w:sz w:val="22"/>
          <w:szCs w:val="22"/>
        </w:rPr>
        <w:t xml:space="preserve"> add</w:t>
      </w:r>
      <w:r w:rsidR="00FD2EE9">
        <w:rPr>
          <w:rFonts w:asciiTheme="minorHAnsi" w:eastAsia="Times New Roman" w:hAnsiTheme="minorHAnsi" w:cstheme="minorHAnsi"/>
          <w:bCs/>
          <w:sz w:val="22"/>
          <w:szCs w:val="22"/>
        </w:rPr>
        <w:t>ing</w:t>
      </w:r>
      <w:r w:rsidR="00A6785D">
        <w:rPr>
          <w:rFonts w:asciiTheme="minorHAnsi" w:eastAsia="Times New Roman" w:hAnsiTheme="minorHAnsi" w:cstheme="minorHAnsi"/>
          <w:bCs/>
          <w:sz w:val="22"/>
          <w:szCs w:val="22"/>
        </w:rPr>
        <w:t xml:space="preserve"> formatting elements to pla</w:t>
      </w:r>
      <w:r>
        <w:rPr>
          <w:rFonts w:asciiTheme="minorHAnsi" w:eastAsia="Times New Roman" w:hAnsiTheme="minorHAnsi" w:cstheme="minorHAnsi"/>
          <w:bCs/>
          <w:sz w:val="22"/>
          <w:szCs w:val="22"/>
        </w:rPr>
        <w:t>i</w:t>
      </w:r>
      <w:r w:rsidR="00A6785D">
        <w:rPr>
          <w:rFonts w:asciiTheme="minorHAnsi" w:eastAsia="Times New Roman" w:hAnsiTheme="minorHAnsi" w:cstheme="minorHAnsi"/>
          <w:bCs/>
          <w:sz w:val="22"/>
          <w:szCs w:val="22"/>
        </w:rPr>
        <w:t>n text</w:t>
      </w:r>
      <w:r>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fldChar w:fldCharType="begin"/>
      </w:r>
      <w:r>
        <w:rPr>
          <w:rFonts w:asciiTheme="minorHAnsi" w:eastAsia="Times New Roman" w:hAnsiTheme="minorHAnsi" w:cstheme="minorHAnsi"/>
          <w:bCs/>
          <w:sz w:val="22"/>
          <w:szCs w:val="22"/>
        </w:rPr>
        <w:instrText xml:space="preserve"> ADDIN EN.CITE &lt;EndNote&gt;&lt;Cite&gt;&lt;Author&gt;Markdown&lt;/Author&gt;&lt;Year&gt;2023&lt;/Year&gt;&lt;RecNum&gt;7350&lt;/RecNum&gt;&lt;DisplayText&gt;(Markdown, 2023)&lt;/DisplayText&gt;&lt;record&gt;&lt;rec-number&gt;7350&lt;/rec-number&gt;&lt;foreign-keys&gt;&lt;key app="EN" db-id="sfxpwwt9asr05de5przpt5fuvpdvta5wwtv2" timestamp="1690548302"&gt;7350&lt;/key&gt;&lt;/foreign-keys&gt;&lt;ref-type name="Web Page"&gt;12&lt;/ref-type&gt;&lt;contributors&gt;&lt;authors&gt;&lt;author&gt;Markdown&lt;/author&gt;&lt;/authors&gt;&lt;/contributors&gt;&lt;titles&gt;&lt;title&gt;Everything you need to learn Markdown&lt;/title&gt;&lt;/titles&gt;&lt;number&gt;28 July 2023&lt;/number&gt;&lt;dates&gt;&lt;year&gt;2023&lt;/year&gt;&lt;/dates&gt;&lt;label&gt;Reproducibility&amp;#xD;&lt;/label&gt;&lt;urls&gt;&lt;related-urls&gt;&lt;url&gt;https://www.markdownguide.org/about/&lt;/url&gt;&lt;/related-urls&gt;&lt;/urls&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(Markdown, 2023)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and requires a</w:t>
      </w:r>
      <w:r w:rsidR="00AE5B93">
        <w:rPr>
          <w:rFonts w:asciiTheme="minorHAnsi" w:eastAsia="Times New Roman" w:hAnsiTheme="minorHAnsi" w:cstheme="minorHAnsi"/>
          <w:bCs/>
          <w:sz w:val="22"/>
          <w:szCs w:val="22"/>
        </w:rPr>
        <w:t xml:space="preserve"> compatible</w:t>
      </w:r>
      <w:r w:rsidR="00BF78DF">
        <w:rPr>
          <w:rFonts w:asciiTheme="minorHAnsi" w:eastAsia="Times New Roman" w:hAnsiTheme="minorHAnsi" w:cstheme="minorHAnsi"/>
          <w:bCs/>
          <w:sz w:val="22"/>
          <w:szCs w:val="22"/>
        </w:rPr>
        <w:t xml:space="preserve"> editor</w:t>
      </w:r>
      <w:r w:rsidR="00AE5B93">
        <w:rPr>
          <w:rFonts w:asciiTheme="minorHAnsi" w:eastAsia="Times New Roman" w:hAnsiTheme="minorHAnsi" w:cstheme="minorHAnsi"/>
          <w:bCs/>
          <w:sz w:val="22"/>
          <w:szCs w:val="22"/>
        </w:rPr>
        <w:t>. However, if preferred</w:t>
      </w:r>
      <w:r w:rsidR="001D6BA7">
        <w:rPr>
          <w:rFonts w:asciiTheme="minorHAnsi" w:eastAsia="Times New Roman" w:hAnsiTheme="minorHAnsi" w:cstheme="minorHAnsi"/>
          <w:bCs/>
          <w:sz w:val="22"/>
          <w:szCs w:val="22"/>
        </w:rPr>
        <w:t>,</w:t>
      </w:r>
      <w:r w:rsidR="00AE5B93">
        <w:rPr>
          <w:rFonts w:asciiTheme="minorHAnsi" w:eastAsia="Times New Roman" w:hAnsiTheme="minorHAnsi" w:cstheme="minorHAnsi"/>
          <w:bCs/>
          <w:sz w:val="22"/>
          <w:szCs w:val="22"/>
        </w:rPr>
        <w:t xml:space="preserve"> these may be replaced </w:t>
      </w:r>
      <w:r w:rsidR="001D6BA7">
        <w:rPr>
          <w:rFonts w:asciiTheme="minorHAnsi" w:eastAsia="Times New Roman" w:hAnsiTheme="minorHAnsi" w:cstheme="minorHAnsi"/>
          <w:bCs/>
          <w:sz w:val="22"/>
          <w:szCs w:val="22"/>
        </w:rPr>
        <w:t>by</w:t>
      </w:r>
      <w:r w:rsidR="00AE5B93">
        <w:rPr>
          <w:rFonts w:asciiTheme="minorHAnsi" w:eastAsia="Times New Roman" w:hAnsiTheme="minorHAnsi" w:cstheme="minorHAnsi"/>
          <w:bCs/>
          <w:sz w:val="22"/>
          <w:szCs w:val="22"/>
        </w:rPr>
        <w:t xml:space="preserve"> other file formats (e.g., LaTeX, </w:t>
      </w:r>
      <w:r w:rsidR="009D21FD">
        <w:rPr>
          <w:rFonts w:asciiTheme="minorHAnsi" w:eastAsia="Times New Roman" w:hAnsiTheme="minorHAnsi" w:cstheme="minorHAnsi"/>
          <w:bCs/>
          <w:sz w:val="22"/>
          <w:szCs w:val="22"/>
        </w:rPr>
        <w:t>HTML</w:t>
      </w:r>
      <w:r w:rsidR="00BF78DF">
        <w:rPr>
          <w:rFonts w:asciiTheme="minorHAnsi" w:eastAsia="Times New Roman" w:hAnsiTheme="minorHAnsi" w:cstheme="minorHAnsi"/>
          <w:bCs/>
          <w:sz w:val="22"/>
          <w:szCs w:val="22"/>
        </w:rPr>
        <w:t xml:space="preserve">, </w:t>
      </w:r>
      <w:r w:rsidR="00AE5B93">
        <w:rPr>
          <w:rFonts w:asciiTheme="minorHAnsi" w:eastAsia="Times New Roman" w:hAnsiTheme="minorHAnsi" w:cstheme="minorHAnsi"/>
          <w:bCs/>
          <w:sz w:val="22"/>
          <w:szCs w:val="22"/>
        </w:rPr>
        <w:t xml:space="preserve">Microsoft Word). In the sFSS root directory, the </w:t>
      </w:r>
      <w:r w:rsidR="00AE5B93" w:rsidRPr="00A76E35">
        <w:rPr>
          <w:rFonts w:asciiTheme="minorHAnsi" w:eastAsia="Times New Roman" w:hAnsiTheme="minorHAnsi" w:cstheme="minorHAnsi"/>
          <w:bCs/>
          <w:i/>
          <w:iCs/>
          <w:sz w:val="22"/>
          <w:szCs w:val="22"/>
        </w:rPr>
        <w:t>0_PROJECT.md</w:t>
      </w:r>
      <w:r w:rsidR="00AE5B93">
        <w:rPr>
          <w:rFonts w:asciiTheme="minorHAnsi" w:eastAsia="Times New Roman" w:hAnsiTheme="minorHAnsi" w:cstheme="minorHAnsi"/>
          <w:bCs/>
          <w:sz w:val="22"/>
          <w:szCs w:val="22"/>
        </w:rPr>
        <w:t xml:space="preserve"> file should </w:t>
      </w:r>
      <w:r w:rsidR="00A6785D" w:rsidRPr="00DE6305">
        <w:rPr>
          <w:rFonts w:asciiTheme="minorHAnsi" w:eastAsia="Times New Roman" w:hAnsiTheme="minorHAnsi" w:cstheme="minorHAnsi"/>
          <w:bCs/>
          <w:sz w:val="22"/>
          <w:szCs w:val="22"/>
        </w:rPr>
        <w:t xml:space="preserve">provide </w:t>
      </w:r>
      <w:r w:rsidR="00AE5B93">
        <w:rPr>
          <w:rFonts w:asciiTheme="minorHAnsi" w:eastAsia="Times New Roman" w:hAnsiTheme="minorHAnsi" w:cstheme="minorHAnsi"/>
          <w:bCs/>
          <w:sz w:val="22"/>
          <w:szCs w:val="22"/>
        </w:rPr>
        <w:t>b</w:t>
      </w:r>
      <w:r w:rsidR="00A6785D" w:rsidRPr="00DE6305">
        <w:rPr>
          <w:rFonts w:asciiTheme="minorHAnsi" w:eastAsia="Times New Roman" w:hAnsiTheme="minorHAnsi" w:cstheme="minorHAnsi"/>
          <w:bCs/>
          <w:sz w:val="22"/>
          <w:szCs w:val="22"/>
        </w:rPr>
        <w:t xml:space="preserve">asic </w:t>
      </w:r>
      <w:r w:rsidR="00AE5B93">
        <w:rPr>
          <w:rFonts w:asciiTheme="minorHAnsi" w:eastAsia="Times New Roman" w:hAnsiTheme="minorHAnsi" w:cstheme="minorHAnsi"/>
          <w:bCs/>
          <w:sz w:val="22"/>
          <w:szCs w:val="22"/>
        </w:rPr>
        <w:t xml:space="preserve">project </w:t>
      </w:r>
      <w:r w:rsidR="00A6785D" w:rsidRPr="00DE6305">
        <w:rPr>
          <w:rFonts w:asciiTheme="minorHAnsi" w:eastAsia="Times New Roman" w:hAnsiTheme="minorHAnsi" w:cstheme="minorHAnsi"/>
          <w:bCs/>
          <w:sz w:val="22"/>
          <w:szCs w:val="22"/>
        </w:rPr>
        <w:t>details</w:t>
      </w:r>
      <w:r w:rsidR="001D6BA7">
        <w:rPr>
          <w:rFonts w:asciiTheme="minorHAnsi" w:eastAsia="Times New Roman" w:hAnsiTheme="minorHAnsi" w:cstheme="minorHAnsi"/>
          <w:bCs/>
          <w:sz w:val="22"/>
          <w:szCs w:val="22"/>
        </w:rPr>
        <w:t>,</w:t>
      </w:r>
      <w:r w:rsidR="00A6785D" w:rsidRPr="00DE6305">
        <w:rPr>
          <w:rFonts w:asciiTheme="minorHAnsi" w:eastAsia="Times New Roman" w:hAnsiTheme="minorHAnsi" w:cstheme="minorHAnsi"/>
          <w:bCs/>
          <w:sz w:val="22"/>
          <w:szCs w:val="22"/>
        </w:rPr>
        <w:t xml:space="preserve"> </w:t>
      </w:r>
      <w:r w:rsidR="00A6785D">
        <w:rPr>
          <w:rFonts w:asciiTheme="minorHAnsi" w:eastAsia="Times New Roman" w:hAnsiTheme="minorHAnsi" w:cstheme="minorHAnsi"/>
          <w:bCs/>
          <w:sz w:val="22"/>
          <w:szCs w:val="22"/>
        </w:rPr>
        <w:t xml:space="preserve">including the project name, start date, a short description, </w:t>
      </w:r>
      <w:r w:rsidR="00AE5B93">
        <w:rPr>
          <w:rFonts w:asciiTheme="minorHAnsi" w:eastAsia="Times New Roman" w:hAnsiTheme="minorHAnsi" w:cstheme="minorHAnsi"/>
          <w:bCs/>
          <w:sz w:val="22"/>
          <w:szCs w:val="22"/>
        </w:rPr>
        <w:t xml:space="preserve">and project team. In </w:t>
      </w:r>
      <w:r w:rsidR="00AE5B93">
        <w:rPr>
          <w:rFonts w:asciiTheme="minorHAnsi" w:eastAsia="Times New Roman" w:hAnsiTheme="minorHAnsi" w:cstheme="minorHAnsi"/>
          <w:bCs/>
          <w:sz w:val="22"/>
          <w:szCs w:val="22"/>
        </w:rPr>
        <w:lastRenderedPageBreak/>
        <w:t xml:space="preserve">addition, the </w:t>
      </w:r>
      <w:r w:rsidR="00AE5B93" w:rsidRPr="00A76E35">
        <w:rPr>
          <w:rFonts w:asciiTheme="minorHAnsi" w:eastAsia="Times New Roman" w:hAnsiTheme="minorHAnsi" w:cstheme="minorHAnsi"/>
          <w:bCs/>
          <w:i/>
          <w:iCs/>
          <w:sz w:val="22"/>
          <w:szCs w:val="22"/>
        </w:rPr>
        <w:t>0_GETTINGSTARTED</w:t>
      </w:r>
      <w:r w:rsidR="00BF78DF">
        <w:rPr>
          <w:rFonts w:asciiTheme="minorHAnsi" w:eastAsia="Times New Roman" w:hAnsiTheme="minorHAnsi" w:cstheme="minorHAnsi"/>
          <w:bCs/>
          <w:i/>
          <w:iCs/>
          <w:sz w:val="22"/>
          <w:szCs w:val="22"/>
        </w:rPr>
        <w:t xml:space="preserve"> </w:t>
      </w:r>
      <w:r w:rsidR="00BF78DF" w:rsidRPr="00BF78DF">
        <w:rPr>
          <w:rFonts w:asciiTheme="minorHAnsi" w:eastAsia="Times New Roman" w:hAnsiTheme="minorHAnsi" w:cstheme="minorHAnsi"/>
          <w:bCs/>
          <w:sz w:val="22"/>
          <w:szCs w:val="22"/>
        </w:rPr>
        <w:t>template</w:t>
      </w:r>
      <w:r w:rsidR="00AE5B93">
        <w:rPr>
          <w:rFonts w:asciiTheme="minorHAnsi" w:eastAsia="Times New Roman" w:hAnsiTheme="minorHAnsi" w:cstheme="minorHAnsi"/>
          <w:bCs/>
          <w:sz w:val="22"/>
          <w:szCs w:val="22"/>
        </w:rPr>
        <w:t xml:space="preserve"> </w:t>
      </w:r>
      <w:r w:rsidR="00BF78DF">
        <w:rPr>
          <w:rFonts w:asciiTheme="minorHAnsi" w:eastAsia="Times New Roman" w:hAnsiTheme="minorHAnsi" w:cstheme="minorHAnsi"/>
          <w:bCs/>
          <w:sz w:val="22"/>
          <w:szCs w:val="22"/>
        </w:rPr>
        <w:t>(</w:t>
      </w:r>
      <w:r w:rsidR="009D21FD">
        <w:rPr>
          <w:rFonts w:asciiTheme="minorHAnsi" w:eastAsia="Times New Roman" w:hAnsiTheme="minorHAnsi" w:cstheme="minorHAnsi"/>
          <w:bCs/>
          <w:sz w:val="22"/>
          <w:szCs w:val="22"/>
        </w:rPr>
        <w:t>HTML</w:t>
      </w:r>
      <w:r w:rsidR="00BF78DF">
        <w:rPr>
          <w:rFonts w:asciiTheme="minorHAnsi" w:eastAsia="Times New Roman" w:hAnsiTheme="minorHAnsi" w:cstheme="minorHAnsi"/>
          <w:bCs/>
          <w:sz w:val="22"/>
          <w:szCs w:val="22"/>
        </w:rPr>
        <w:t xml:space="preserve">, </w:t>
      </w:r>
      <w:proofErr w:type="spellStart"/>
      <w:r w:rsidR="00BF78DF">
        <w:rPr>
          <w:rFonts w:asciiTheme="minorHAnsi" w:eastAsia="Times New Roman" w:hAnsiTheme="minorHAnsi" w:cstheme="minorHAnsi"/>
          <w:bCs/>
          <w:sz w:val="22"/>
          <w:szCs w:val="22"/>
        </w:rPr>
        <w:t>tex</w:t>
      </w:r>
      <w:proofErr w:type="spellEnd"/>
      <w:r w:rsidR="00BF78DF">
        <w:rPr>
          <w:rFonts w:asciiTheme="minorHAnsi" w:eastAsia="Times New Roman" w:hAnsiTheme="minorHAnsi" w:cstheme="minorHAnsi"/>
          <w:bCs/>
          <w:sz w:val="22"/>
          <w:szCs w:val="22"/>
        </w:rPr>
        <w:t xml:space="preserve">, docx, txt) </w:t>
      </w:r>
      <w:r w:rsidR="00AE5B93">
        <w:rPr>
          <w:rFonts w:asciiTheme="minorHAnsi" w:eastAsia="Times New Roman" w:hAnsiTheme="minorHAnsi" w:cstheme="minorHAnsi"/>
          <w:bCs/>
          <w:sz w:val="22"/>
          <w:szCs w:val="22"/>
        </w:rPr>
        <w:t xml:space="preserve">should describe the most important aspects of the project and should provide links to the relevant sub-directories and files. </w:t>
      </w:r>
      <w:r w:rsidR="00BF78DF">
        <w:rPr>
          <w:rFonts w:asciiTheme="minorHAnsi" w:eastAsia="Times New Roman" w:hAnsiTheme="minorHAnsi" w:cstheme="minorHAnsi"/>
          <w:bCs/>
          <w:sz w:val="22"/>
          <w:szCs w:val="22"/>
        </w:rPr>
        <w:t xml:space="preserve">This final template is then saved as a </w:t>
      </w:r>
      <w:r w:rsidR="00505801">
        <w:rPr>
          <w:rFonts w:asciiTheme="minorHAnsi" w:eastAsia="Times New Roman" w:hAnsiTheme="minorHAnsi" w:cstheme="minorHAnsi"/>
          <w:bCs/>
          <w:sz w:val="22"/>
          <w:szCs w:val="22"/>
        </w:rPr>
        <w:t>HTML</w:t>
      </w:r>
      <w:r w:rsidR="00BF78DF">
        <w:rPr>
          <w:rFonts w:asciiTheme="minorHAnsi" w:eastAsia="Times New Roman" w:hAnsiTheme="minorHAnsi" w:cstheme="minorHAnsi"/>
          <w:bCs/>
          <w:sz w:val="22"/>
          <w:szCs w:val="22"/>
        </w:rPr>
        <w:t xml:space="preserve"> file and together with </w:t>
      </w:r>
      <w:r w:rsidR="00AE5B93" w:rsidRPr="000D2EF0">
        <w:rPr>
          <w:rFonts w:asciiTheme="minorHAnsi" w:eastAsia="Times New Roman" w:hAnsiTheme="minorHAnsi" w:cstheme="minorHAnsi"/>
          <w:bCs/>
          <w:i/>
          <w:sz w:val="22"/>
          <w:szCs w:val="22"/>
        </w:rPr>
        <w:t>0_PROJECT.md</w:t>
      </w:r>
      <w:r w:rsidR="00AE5B93">
        <w:rPr>
          <w:rFonts w:asciiTheme="minorHAnsi" w:eastAsia="Times New Roman" w:hAnsiTheme="minorHAnsi" w:cstheme="minorHAnsi"/>
          <w:bCs/>
          <w:sz w:val="22"/>
          <w:szCs w:val="22"/>
        </w:rPr>
        <w:t xml:space="preserve"> used by the </w:t>
      </w:r>
      <w:r w:rsidR="00BF78DF">
        <w:rPr>
          <w:rFonts w:asciiTheme="minorHAnsi" w:eastAsia="Times New Roman" w:hAnsiTheme="minorHAnsi" w:cstheme="minorHAnsi"/>
          <w:bCs/>
          <w:sz w:val="22"/>
          <w:szCs w:val="22"/>
        </w:rPr>
        <w:t>s</w:t>
      </w:r>
      <w:r w:rsidR="00AE5B93">
        <w:rPr>
          <w:rFonts w:asciiTheme="minorHAnsi" w:eastAsia="Times New Roman" w:hAnsiTheme="minorHAnsi" w:cstheme="minorHAnsi"/>
          <w:bCs/>
          <w:sz w:val="22"/>
          <w:szCs w:val="22"/>
        </w:rPr>
        <w:t>FSS Navigator (see below).</w:t>
      </w:r>
      <w:r w:rsidR="002429BF">
        <w:rPr>
          <w:rFonts w:asciiTheme="minorHAnsi" w:eastAsia="Times New Roman" w:hAnsiTheme="minorHAnsi" w:cstheme="minorHAnsi"/>
          <w:bCs/>
          <w:sz w:val="22"/>
          <w:szCs w:val="22"/>
        </w:rPr>
        <w:t xml:space="preserve"> The </w:t>
      </w:r>
      <w:proofErr w:type="spellStart"/>
      <w:r w:rsidR="002429BF" w:rsidRPr="00A76E35">
        <w:rPr>
          <w:rFonts w:asciiTheme="minorHAnsi" w:eastAsia="Times New Roman" w:hAnsiTheme="minorHAnsi" w:cstheme="minorHAnsi"/>
          <w:bCs/>
          <w:i/>
          <w:iCs/>
          <w:sz w:val="22"/>
          <w:szCs w:val="22"/>
        </w:rPr>
        <w:t>LabJournal</w:t>
      </w:r>
      <w:proofErr w:type="spellEnd"/>
      <w:r w:rsidR="002429BF">
        <w:rPr>
          <w:rFonts w:asciiTheme="minorHAnsi" w:eastAsia="Times New Roman" w:hAnsiTheme="minorHAnsi" w:cstheme="minorHAnsi"/>
          <w:bCs/>
          <w:sz w:val="22"/>
          <w:szCs w:val="22"/>
        </w:rPr>
        <w:t xml:space="preserve"> </w:t>
      </w:r>
      <w:r w:rsidR="00BF78DF">
        <w:rPr>
          <w:rFonts w:asciiTheme="minorHAnsi" w:eastAsia="Times New Roman" w:hAnsiTheme="minorHAnsi" w:cstheme="minorHAnsi"/>
          <w:bCs/>
          <w:sz w:val="22"/>
          <w:szCs w:val="22"/>
        </w:rPr>
        <w:t>template (</w:t>
      </w:r>
      <w:proofErr w:type="spellStart"/>
      <w:r w:rsidR="00BF78DF">
        <w:rPr>
          <w:rFonts w:asciiTheme="minorHAnsi" w:eastAsia="Times New Roman" w:hAnsiTheme="minorHAnsi" w:cstheme="minorHAnsi"/>
          <w:bCs/>
          <w:sz w:val="22"/>
          <w:szCs w:val="22"/>
        </w:rPr>
        <w:t>tex</w:t>
      </w:r>
      <w:proofErr w:type="spellEnd"/>
      <w:r w:rsidR="00BF78DF">
        <w:rPr>
          <w:rFonts w:asciiTheme="minorHAnsi" w:eastAsia="Times New Roman" w:hAnsiTheme="minorHAnsi" w:cstheme="minorHAnsi"/>
          <w:bCs/>
          <w:sz w:val="22"/>
          <w:szCs w:val="22"/>
        </w:rPr>
        <w:t xml:space="preserve">, docx, md, txt) </w:t>
      </w:r>
      <w:r w:rsidR="002429BF">
        <w:rPr>
          <w:rFonts w:asciiTheme="minorHAnsi" w:eastAsia="Times New Roman" w:hAnsiTheme="minorHAnsi" w:cstheme="minorHAnsi"/>
          <w:bCs/>
          <w:sz w:val="22"/>
          <w:szCs w:val="22"/>
        </w:rPr>
        <w:t xml:space="preserve">in </w:t>
      </w:r>
      <w:proofErr w:type="spellStart"/>
      <w:r w:rsidR="002429BF" w:rsidRPr="00A76E35">
        <w:rPr>
          <w:rFonts w:asciiTheme="minorHAnsi" w:eastAsia="Times New Roman" w:hAnsiTheme="minorHAnsi" w:cstheme="minorHAnsi"/>
          <w:bCs/>
          <w:i/>
          <w:iCs/>
          <w:sz w:val="22"/>
          <w:szCs w:val="22"/>
        </w:rPr>
        <w:t>ProjectDocumentation</w:t>
      </w:r>
      <w:proofErr w:type="spellEnd"/>
      <w:r w:rsidR="002429BF">
        <w:rPr>
          <w:rFonts w:asciiTheme="minorHAnsi" w:eastAsia="Times New Roman" w:hAnsiTheme="minorHAnsi" w:cstheme="minorHAnsi"/>
          <w:bCs/>
          <w:sz w:val="22"/>
          <w:szCs w:val="22"/>
        </w:rPr>
        <w:t xml:space="preserve"> should contain general project documentation including but not limited to </w:t>
      </w:r>
      <w:r w:rsidR="009E6BE2">
        <w:rPr>
          <w:rFonts w:asciiTheme="minorHAnsi" w:eastAsia="Times New Roman" w:hAnsiTheme="minorHAnsi" w:cstheme="minorHAnsi"/>
          <w:bCs/>
          <w:sz w:val="22"/>
          <w:szCs w:val="22"/>
        </w:rPr>
        <w:t xml:space="preserve">an </w:t>
      </w:r>
      <w:r w:rsidR="002429BF">
        <w:rPr>
          <w:rFonts w:asciiTheme="minorHAnsi" w:eastAsia="Times New Roman" w:hAnsiTheme="minorHAnsi" w:cstheme="minorHAnsi"/>
          <w:bCs/>
          <w:sz w:val="22"/>
          <w:szCs w:val="22"/>
        </w:rPr>
        <w:t xml:space="preserve">explanation of </w:t>
      </w:r>
      <w:r w:rsidR="009E6BE2">
        <w:rPr>
          <w:rFonts w:asciiTheme="minorHAnsi" w:eastAsia="Times New Roman" w:hAnsiTheme="minorHAnsi" w:cstheme="minorHAnsi"/>
          <w:bCs/>
          <w:sz w:val="22"/>
          <w:szCs w:val="22"/>
        </w:rPr>
        <w:t xml:space="preserve">the project’s </w:t>
      </w:r>
      <w:r w:rsidR="002429BF">
        <w:rPr>
          <w:rFonts w:asciiTheme="minorHAnsi" w:eastAsia="Times New Roman" w:hAnsiTheme="minorHAnsi" w:cstheme="minorHAnsi"/>
          <w:bCs/>
          <w:sz w:val="22"/>
          <w:szCs w:val="22"/>
        </w:rPr>
        <w:t xml:space="preserve">background and concepts, </w:t>
      </w:r>
      <w:r w:rsidR="00022180">
        <w:rPr>
          <w:rFonts w:asciiTheme="minorHAnsi" w:eastAsia="Times New Roman" w:hAnsiTheme="minorHAnsi" w:cstheme="minorHAnsi"/>
          <w:bCs/>
          <w:sz w:val="22"/>
          <w:szCs w:val="22"/>
        </w:rPr>
        <w:t xml:space="preserve">computational approaches, </w:t>
      </w:r>
      <w:r w:rsidR="002429BF">
        <w:rPr>
          <w:rFonts w:asciiTheme="minorHAnsi" w:eastAsia="Times New Roman" w:hAnsiTheme="minorHAnsi" w:cstheme="minorHAnsi"/>
          <w:bCs/>
          <w:sz w:val="22"/>
          <w:szCs w:val="22"/>
        </w:rPr>
        <w:t xml:space="preserve">summaries of project discussions, new research ideas, and to-do lists. Preferably, the lab journal should contain pointers to relevant sub-directories and files whenever needed. Alternatively, one may maintain multiple lab journals in different directories </w:t>
      </w:r>
      <w:r w:rsidR="009E6BE2">
        <w:rPr>
          <w:rFonts w:asciiTheme="minorHAnsi" w:eastAsia="Times New Roman" w:hAnsiTheme="minorHAnsi" w:cstheme="minorHAnsi"/>
          <w:bCs/>
          <w:sz w:val="22"/>
          <w:szCs w:val="22"/>
        </w:rPr>
        <w:t>containing</w:t>
      </w:r>
      <w:r w:rsidR="002429BF">
        <w:rPr>
          <w:rFonts w:asciiTheme="minorHAnsi" w:eastAsia="Times New Roman" w:hAnsiTheme="minorHAnsi" w:cstheme="minorHAnsi"/>
          <w:bCs/>
          <w:sz w:val="22"/>
          <w:szCs w:val="22"/>
        </w:rPr>
        <w:t xml:space="preserve"> documentation for</w:t>
      </w:r>
      <w:r w:rsidR="00BF78DF">
        <w:rPr>
          <w:rFonts w:asciiTheme="minorHAnsi" w:eastAsia="Times New Roman" w:hAnsiTheme="minorHAnsi" w:cstheme="minorHAnsi"/>
          <w:bCs/>
          <w:sz w:val="22"/>
          <w:szCs w:val="22"/>
        </w:rPr>
        <w:t xml:space="preserve"> specific parts of the project</w:t>
      </w:r>
      <w:r w:rsidR="002429BF">
        <w:rPr>
          <w:rFonts w:asciiTheme="minorHAnsi" w:eastAsia="Times New Roman" w:hAnsiTheme="minorHAnsi" w:cstheme="minorHAnsi"/>
          <w:bCs/>
          <w:sz w:val="22"/>
          <w:szCs w:val="22"/>
        </w:rPr>
        <w:t xml:space="preserve">. </w:t>
      </w:r>
      <w:r w:rsidR="002429BF" w:rsidRPr="004B0771">
        <w:rPr>
          <w:rFonts w:asciiTheme="minorHAnsi" w:eastAsia="Times New Roman" w:hAnsiTheme="minorHAnsi" w:cstheme="minorHAnsi"/>
          <w:bCs/>
          <w:sz w:val="22"/>
          <w:szCs w:val="22"/>
        </w:rPr>
        <w:t xml:space="preserve">The lab journal is important for the scientific legacy of the research group </w:t>
      </w:r>
      <w:r w:rsidR="009E6BE2">
        <w:rPr>
          <w:rFonts w:asciiTheme="minorHAnsi" w:eastAsia="Times New Roman" w:hAnsiTheme="minorHAnsi" w:cstheme="minorHAnsi"/>
          <w:bCs/>
          <w:sz w:val="22"/>
          <w:szCs w:val="22"/>
        </w:rPr>
        <w:t>by ensuring</w:t>
      </w:r>
      <w:r w:rsidR="002429BF" w:rsidRPr="004B0771">
        <w:rPr>
          <w:rFonts w:asciiTheme="minorHAnsi" w:eastAsia="Times New Roman" w:hAnsiTheme="minorHAnsi" w:cstheme="minorHAnsi"/>
          <w:bCs/>
          <w:sz w:val="22"/>
          <w:szCs w:val="22"/>
        </w:rPr>
        <w:t xml:space="preserve"> that others can replicate what </w:t>
      </w:r>
      <w:r w:rsidR="009E6BE2">
        <w:rPr>
          <w:rFonts w:asciiTheme="minorHAnsi" w:eastAsia="Times New Roman" w:hAnsiTheme="minorHAnsi" w:cstheme="minorHAnsi"/>
          <w:bCs/>
          <w:sz w:val="22"/>
          <w:szCs w:val="22"/>
        </w:rPr>
        <w:t>the original researcher(s) has</w:t>
      </w:r>
      <w:r w:rsidR="002429BF" w:rsidRPr="004B0771">
        <w:rPr>
          <w:rFonts w:asciiTheme="minorHAnsi" w:eastAsia="Times New Roman" w:hAnsiTheme="minorHAnsi" w:cstheme="minorHAnsi"/>
          <w:bCs/>
          <w:sz w:val="22"/>
          <w:szCs w:val="22"/>
        </w:rPr>
        <w:t xml:space="preserve"> done. </w:t>
      </w:r>
      <w:r w:rsidR="00C223DB">
        <w:rPr>
          <w:rFonts w:asciiTheme="minorHAnsi" w:eastAsia="Times New Roman" w:hAnsiTheme="minorHAnsi" w:cstheme="minorHAnsi"/>
          <w:bCs/>
          <w:sz w:val="22"/>
          <w:szCs w:val="22"/>
        </w:rPr>
        <w:t>We decided to deviate from standard practice and</w:t>
      </w:r>
      <w:r w:rsidR="002429BF">
        <w:rPr>
          <w:rFonts w:asciiTheme="minorHAnsi" w:eastAsia="Times New Roman" w:hAnsiTheme="minorHAnsi" w:cstheme="minorHAnsi"/>
          <w:bCs/>
          <w:sz w:val="22"/>
          <w:szCs w:val="22"/>
        </w:rPr>
        <w:t xml:space="preserve"> </w:t>
      </w:r>
      <w:r w:rsidR="00BF78DF">
        <w:rPr>
          <w:rFonts w:asciiTheme="minorHAnsi" w:eastAsia="Times New Roman" w:hAnsiTheme="minorHAnsi" w:cstheme="minorHAnsi"/>
          <w:bCs/>
          <w:sz w:val="22"/>
          <w:szCs w:val="22"/>
        </w:rPr>
        <w:t xml:space="preserve">to </w:t>
      </w:r>
      <w:r w:rsidR="00C223DB">
        <w:rPr>
          <w:rFonts w:asciiTheme="minorHAnsi" w:eastAsia="Times New Roman" w:hAnsiTheme="minorHAnsi" w:cstheme="minorHAnsi"/>
          <w:bCs/>
          <w:sz w:val="22"/>
          <w:szCs w:val="22"/>
        </w:rPr>
        <w:t>also use the lab journal to</w:t>
      </w:r>
      <w:r w:rsidR="002429BF" w:rsidRPr="004B0771">
        <w:rPr>
          <w:rFonts w:asciiTheme="minorHAnsi" w:eastAsia="Times New Roman" w:hAnsiTheme="minorHAnsi" w:cstheme="minorHAnsi"/>
          <w:bCs/>
          <w:sz w:val="22"/>
          <w:szCs w:val="22"/>
        </w:rPr>
        <w:t xml:space="preserve"> record new ideas</w:t>
      </w:r>
      <w:r w:rsidR="002429BF">
        <w:rPr>
          <w:rFonts w:asciiTheme="minorHAnsi" w:eastAsia="Times New Roman" w:hAnsiTheme="minorHAnsi" w:cstheme="minorHAnsi"/>
          <w:bCs/>
          <w:sz w:val="22"/>
          <w:szCs w:val="22"/>
        </w:rPr>
        <w:t>,</w:t>
      </w:r>
      <w:r w:rsidR="002429BF" w:rsidRPr="004B0771">
        <w:rPr>
          <w:rFonts w:asciiTheme="minorHAnsi" w:eastAsia="Times New Roman" w:hAnsiTheme="minorHAnsi" w:cstheme="minorHAnsi"/>
          <w:bCs/>
          <w:sz w:val="22"/>
          <w:szCs w:val="22"/>
        </w:rPr>
        <w:t xml:space="preserve"> provi</w:t>
      </w:r>
      <w:r w:rsidR="00C223DB">
        <w:rPr>
          <w:rFonts w:asciiTheme="minorHAnsi" w:eastAsia="Times New Roman" w:hAnsiTheme="minorHAnsi" w:cstheme="minorHAnsi"/>
          <w:bCs/>
          <w:sz w:val="22"/>
          <w:szCs w:val="22"/>
        </w:rPr>
        <w:t>de</w:t>
      </w:r>
      <w:r w:rsidR="002429BF" w:rsidRPr="004B0771">
        <w:rPr>
          <w:rFonts w:asciiTheme="minorHAnsi" w:eastAsia="Times New Roman" w:hAnsiTheme="minorHAnsi" w:cstheme="minorHAnsi"/>
          <w:bCs/>
          <w:sz w:val="22"/>
          <w:szCs w:val="22"/>
        </w:rPr>
        <w:t xml:space="preserve"> summaries of </w:t>
      </w:r>
      <w:r w:rsidR="002429BF">
        <w:rPr>
          <w:rFonts w:asciiTheme="minorHAnsi" w:eastAsia="Times New Roman" w:hAnsiTheme="minorHAnsi" w:cstheme="minorHAnsi"/>
          <w:bCs/>
          <w:sz w:val="22"/>
          <w:szCs w:val="22"/>
        </w:rPr>
        <w:t xml:space="preserve">(email) </w:t>
      </w:r>
      <w:r w:rsidR="002429BF" w:rsidRPr="004B0771">
        <w:rPr>
          <w:rFonts w:asciiTheme="minorHAnsi" w:eastAsia="Times New Roman" w:hAnsiTheme="minorHAnsi" w:cstheme="minorHAnsi"/>
          <w:bCs/>
          <w:sz w:val="22"/>
          <w:szCs w:val="22"/>
        </w:rPr>
        <w:t>discussions</w:t>
      </w:r>
      <w:r w:rsidR="002429BF">
        <w:rPr>
          <w:rFonts w:asciiTheme="minorHAnsi" w:eastAsia="Times New Roman" w:hAnsiTheme="minorHAnsi" w:cstheme="minorHAnsi"/>
          <w:bCs/>
          <w:sz w:val="22"/>
          <w:szCs w:val="22"/>
        </w:rPr>
        <w:t xml:space="preserve">, </w:t>
      </w:r>
      <w:r w:rsidR="00C223DB">
        <w:rPr>
          <w:rFonts w:asciiTheme="minorHAnsi" w:eastAsia="Times New Roman" w:hAnsiTheme="minorHAnsi" w:cstheme="minorHAnsi"/>
          <w:bCs/>
          <w:sz w:val="22"/>
          <w:szCs w:val="22"/>
        </w:rPr>
        <w:t>and</w:t>
      </w:r>
      <w:r w:rsidR="002429BF">
        <w:rPr>
          <w:rFonts w:asciiTheme="minorHAnsi" w:eastAsia="Times New Roman" w:hAnsiTheme="minorHAnsi" w:cstheme="minorHAnsi"/>
          <w:bCs/>
          <w:sz w:val="22"/>
          <w:szCs w:val="22"/>
        </w:rPr>
        <w:t xml:space="preserve"> to-do lists</w:t>
      </w:r>
      <w:r w:rsidR="002429BF" w:rsidRPr="004B0771">
        <w:rPr>
          <w:rFonts w:asciiTheme="minorHAnsi" w:eastAsia="Times New Roman" w:hAnsiTheme="minorHAnsi" w:cstheme="minorHAnsi"/>
          <w:bCs/>
          <w:sz w:val="22"/>
          <w:szCs w:val="22"/>
        </w:rPr>
        <w:t xml:space="preserve">, </w:t>
      </w:r>
      <w:r w:rsidR="00C223DB">
        <w:rPr>
          <w:rFonts w:asciiTheme="minorHAnsi" w:eastAsia="Times New Roman" w:hAnsiTheme="minorHAnsi" w:cstheme="minorHAnsi"/>
          <w:bCs/>
          <w:sz w:val="22"/>
          <w:szCs w:val="22"/>
        </w:rPr>
        <w:t xml:space="preserve">since </w:t>
      </w:r>
      <w:r w:rsidR="002429BF" w:rsidRPr="004B0771">
        <w:rPr>
          <w:rFonts w:asciiTheme="minorHAnsi" w:eastAsia="Times New Roman" w:hAnsiTheme="minorHAnsi" w:cstheme="minorHAnsi"/>
          <w:bCs/>
          <w:sz w:val="22"/>
          <w:szCs w:val="22"/>
        </w:rPr>
        <w:t xml:space="preserve">it is important </w:t>
      </w:r>
      <w:r w:rsidR="00C223DB">
        <w:rPr>
          <w:rFonts w:asciiTheme="minorHAnsi" w:eastAsia="Times New Roman" w:hAnsiTheme="minorHAnsi" w:cstheme="minorHAnsi"/>
          <w:bCs/>
          <w:sz w:val="22"/>
          <w:szCs w:val="22"/>
        </w:rPr>
        <w:t xml:space="preserve">to have a record of these </w:t>
      </w:r>
      <w:r w:rsidR="002429BF" w:rsidRPr="004B0771">
        <w:rPr>
          <w:rFonts w:asciiTheme="minorHAnsi" w:eastAsia="Times New Roman" w:hAnsiTheme="minorHAnsi" w:cstheme="minorHAnsi"/>
          <w:bCs/>
          <w:sz w:val="22"/>
          <w:szCs w:val="22"/>
        </w:rPr>
        <w:t xml:space="preserve">for the </w:t>
      </w:r>
      <w:r w:rsidR="002429BF">
        <w:rPr>
          <w:rFonts w:asciiTheme="minorHAnsi" w:eastAsia="Times New Roman" w:hAnsiTheme="minorHAnsi" w:cstheme="minorHAnsi"/>
          <w:bCs/>
          <w:sz w:val="22"/>
          <w:szCs w:val="22"/>
        </w:rPr>
        <w:t xml:space="preserve">supervision of </w:t>
      </w:r>
      <w:r w:rsidR="00C223DB">
        <w:rPr>
          <w:rFonts w:asciiTheme="minorHAnsi" w:eastAsia="Times New Roman" w:hAnsiTheme="minorHAnsi" w:cstheme="minorHAnsi"/>
          <w:bCs/>
          <w:sz w:val="22"/>
          <w:szCs w:val="22"/>
        </w:rPr>
        <w:t xml:space="preserve">the </w:t>
      </w:r>
      <w:r w:rsidR="002429BF">
        <w:rPr>
          <w:rFonts w:asciiTheme="minorHAnsi" w:eastAsia="Times New Roman" w:hAnsiTheme="minorHAnsi" w:cstheme="minorHAnsi"/>
          <w:bCs/>
          <w:sz w:val="22"/>
          <w:szCs w:val="22"/>
        </w:rPr>
        <w:t>projects and for f</w:t>
      </w:r>
      <w:r w:rsidR="00C223DB">
        <w:rPr>
          <w:rFonts w:asciiTheme="minorHAnsi" w:eastAsia="Times New Roman" w:hAnsiTheme="minorHAnsi" w:cstheme="minorHAnsi"/>
          <w:bCs/>
          <w:sz w:val="22"/>
          <w:szCs w:val="22"/>
        </w:rPr>
        <w:t>ollow-up</w:t>
      </w:r>
      <w:r w:rsidR="002429BF">
        <w:rPr>
          <w:rFonts w:asciiTheme="minorHAnsi" w:eastAsia="Times New Roman" w:hAnsiTheme="minorHAnsi" w:cstheme="minorHAnsi"/>
          <w:bCs/>
          <w:sz w:val="22"/>
          <w:szCs w:val="22"/>
        </w:rPr>
        <w:t xml:space="preserve"> projects</w:t>
      </w:r>
      <w:r w:rsidR="002429BF" w:rsidRPr="004B0771">
        <w:rPr>
          <w:rFonts w:asciiTheme="minorHAnsi" w:eastAsia="Times New Roman" w:hAnsiTheme="minorHAnsi" w:cstheme="minorHAnsi"/>
          <w:bCs/>
          <w:sz w:val="22"/>
          <w:szCs w:val="22"/>
        </w:rPr>
        <w:t>.</w:t>
      </w:r>
      <w:r w:rsidR="00022180">
        <w:rPr>
          <w:rFonts w:asciiTheme="minorHAnsi" w:eastAsia="Times New Roman" w:hAnsiTheme="minorHAnsi" w:cstheme="minorHAnsi"/>
          <w:bCs/>
          <w:sz w:val="22"/>
          <w:szCs w:val="22"/>
        </w:rPr>
        <w:t xml:space="preserve"> Consequently, not all information in the lab journal </w:t>
      </w:r>
      <w:r w:rsidR="00C223DB">
        <w:rPr>
          <w:rFonts w:asciiTheme="minorHAnsi" w:eastAsia="Times New Roman" w:hAnsiTheme="minorHAnsi" w:cstheme="minorHAnsi"/>
          <w:bCs/>
          <w:sz w:val="22"/>
          <w:szCs w:val="22"/>
        </w:rPr>
        <w:t>can</w:t>
      </w:r>
      <w:r w:rsidR="00022180">
        <w:rPr>
          <w:rFonts w:asciiTheme="minorHAnsi" w:eastAsia="Times New Roman" w:hAnsiTheme="minorHAnsi" w:cstheme="minorHAnsi"/>
          <w:bCs/>
          <w:sz w:val="22"/>
          <w:szCs w:val="22"/>
        </w:rPr>
        <w:t xml:space="preserve"> be shared with others (see Discussion). </w:t>
      </w:r>
      <w:r w:rsidR="008675D1">
        <w:rPr>
          <w:rFonts w:asciiTheme="minorHAnsi" w:eastAsia="Times New Roman" w:hAnsiTheme="minorHAnsi" w:cstheme="minorHAnsi"/>
          <w:bCs/>
          <w:sz w:val="22"/>
          <w:szCs w:val="22"/>
        </w:rPr>
        <w:t>E</w:t>
      </w:r>
      <w:r w:rsidR="00A53893">
        <w:rPr>
          <w:rFonts w:asciiTheme="minorHAnsi" w:eastAsia="Times New Roman" w:hAnsiTheme="minorHAnsi" w:cstheme="minorHAnsi"/>
          <w:bCs/>
          <w:sz w:val="22"/>
          <w:szCs w:val="22"/>
        </w:rPr>
        <w:t xml:space="preserve">ach directory </w:t>
      </w:r>
      <w:r w:rsidR="008675D1">
        <w:rPr>
          <w:rFonts w:asciiTheme="minorHAnsi" w:eastAsia="Times New Roman" w:hAnsiTheme="minorHAnsi" w:cstheme="minorHAnsi"/>
          <w:bCs/>
          <w:sz w:val="22"/>
          <w:szCs w:val="22"/>
        </w:rPr>
        <w:t xml:space="preserve">also </w:t>
      </w:r>
      <w:r w:rsidR="00A53893">
        <w:rPr>
          <w:rFonts w:asciiTheme="minorHAnsi" w:eastAsia="Times New Roman" w:hAnsiTheme="minorHAnsi" w:cstheme="minorHAnsi"/>
          <w:bCs/>
          <w:sz w:val="22"/>
          <w:szCs w:val="22"/>
        </w:rPr>
        <w:t>contains</w:t>
      </w:r>
      <w:r w:rsidR="0071247E">
        <w:rPr>
          <w:rFonts w:asciiTheme="minorHAnsi" w:eastAsia="Times New Roman" w:hAnsiTheme="minorHAnsi" w:cstheme="minorHAnsi"/>
          <w:bCs/>
          <w:sz w:val="22"/>
          <w:szCs w:val="22"/>
        </w:rPr>
        <w:t xml:space="preserve"> </w:t>
      </w:r>
      <w:r w:rsidR="00A53893">
        <w:rPr>
          <w:rFonts w:asciiTheme="minorHAnsi" w:eastAsia="Times New Roman" w:hAnsiTheme="minorHAnsi" w:cstheme="minorHAnsi"/>
          <w:bCs/>
          <w:sz w:val="22"/>
          <w:szCs w:val="22"/>
        </w:rPr>
        <w:t xml:space="preserve">a Markdown </w:t>
      </w:r>
      <w:r w:rsidR="0071247E">
        <w:rPr>
          <w:rFonts w:asciiTheme="minorHAnsi" w:eastAsia="Times New Roman" w:hAnsiTheme="minorHAnsi" w:cstheme="minorHAnsi"/>
          <w:bCs/>
          <w:sz w:val="22"/>
          <w:szCs w:val="22"/>
        </w:rPr>
        <w:t xml:space="preserve">README </w:t>
      </w:r>
      <w:r w:rsidR="00820A13">
        <w:rPr>
          <w:rFonts w:asciiTheme="minorHAnsi" w:eastAsia="Times New Roman" w:hAnsiTheme="minorHAnsi" w:cstheme="minorHAnsi"/>
          <w:bCs/>
          <w:sz w:val="22"/>
          <w:szCs w:val="22"/>
        </w:rPr>
        <w:t>file</w:t>
      </w:r>
      <w:r w:rsidR="009D21FD">
        <w:rPr>
          <w:rFonts w:asciiTheme="minorHAnsi" w:eastAsia="Times New Roman" w:hAnsiTheme="minorHAnsi" w:cstheme="minorHAnsi"/>
          <w:bCs/>
          <w:sz w:val="22"/>
          <w:szCs w:val="22"/>
        </w:rPr>
        <w:t xml:space="preserve"> that</w:t>
      </w:r>
      <w:r w:rsidR="00820A13">
        <w:rPr>
          <w:rFonts w:asciiTheme="minorHAnsi" w:eastAsia="Times New Roman" w:hAnsiTheme="minorHAnsi" w:cstheme="minorHAnsi"/>
          <w:bCs/>
          <w:sz w:val="22"/>
          <w:szCs w:val="22"/>
        </w:rPr>
        <w:t xml:space="preserve"> </w:t>
      </w:r>
      <w:r w:rsidR="00A53893">
        <w:rPr>
          <w:rFonts w:asciiTheme="minorHAnsi" w:eastAsia="Times New Roman" w:hAnsiTheme="minorHAnsi" w:cstheme="minorHAnsi"/>
          <w:bCs/>
          <w:sz w:val="22"/>
          <w:szCs w:val="22"/>
        </w:rPr>
        <w:t>is</w:t>
      </w:r>
      <w:r w:rsidR="00820A13">
        <w:rPr>
          <w:rFonts w:asciiTheme="minorHAnsi" w:eastAsia="Times New Roman" w:hAnsiTheme="minorHAnsi" w:cstheme="minorHAnsi"/>
          <w:bCs/>
          <w:sz w:val="22"/>
          <w:szCs w:val="22"/>
        </w:rPr>
        <w:t xml:space="preserve"> specific for the director</w:t>
      </w:r>
      <w:r w:rsidR="00A53893">
        <w:rPr>
          <w:rFonts w:asciiTheme="minorHAnsi" w:eastAsia="Times New Roman" w:hAnsiTheme="minorHAnsi" w:cstheme="minorHAnsi"/>
          <w:bCs/>
          <w:sz w:val="22"/>
          <w:szCs w:val="22"/>
        </w:rPr>
        <w:t>y</w:t>
      </w:r>
      <w:r w:rsidR="00820A13">
        <w:rPr>
          <w:rFonts w:asciiTheme="minorHAnsi" w:eastAsia="Times New Roman" w:hAnsiTheme="minorHAnsi" w:cstheme="minorHAnsi"/>
          <w:bCs/>
          <w:sz w:val="22"/>
          <w:szCs w:val="22"/>
        </w:rPr>
        <w:t xml:space="preserve"> in which </w:t>
      </w:r>
      <w:r w:rsidR="00A53893">
        <w:rPr>
          <w:rFonts w:asciiTheme="minorHAnsi" w:eastAsia="Times New Roman" w:hAnsiTheme="minorHAnsi" w:cstheme="minorHAnsi"/>
          <w:bCs/>
          <w:sz w:val="22"/>
          <w:szCs w:val="22"/>
        </w:rPr>
        <w:t>it is</w:t>
      </w:r>
      <w:r w:rsidR="00820A13">
        <w:rPr>
          <w:rFonts w:asciiTheme="minorHAnsi" w:eastAsia="Times New Roman" w:hAnsiTheme="minorHAnsi" w:cstheme="minorHAnsi"/>
          <w:bCs/>
          <w:sz w:val="22"/>
          <w:szCs w:val="22"/>
        </w:rPr>
        <w:t xml:space="preserve"> located</w:t>
      </w:r>
      <w:r w:rsidR="0071247E">
        <w:rPr>
          <w:rFonts w:asciiTheme="minorHAnsi" w:eastAsia="Times New Roman" w:hAnsiTheme="minorHAnsi" w:cstheme="minorHAnsi"/>
          <w:bCs/>
          <w:sz w:val="22"/>
          <w:szCs w:val="22"/>
        </w:rPr>
        <w:t>. In general, these</w:t>
      </w:r>
      <w:r w:rsidR="007C48F8">
        <w:rPr>
          <w:rFonts w:asciiTheme="minorHAnsi" w:eastAsia="Times New Roman" w:hAnsiTheme="minorHAnsi" w:cstheme="minorHAnsi"/>
          <w:bCs/>
          <w:sz w:val="22"/>
          <w:szCs w:val="22"/>
        </w:rPr>
        <w:t xml:space="preserve"> README</w:t>
      </w:r>
      <w:r w:rsidR="0071247E">
        <w:rPr>
          <w:rFonts w:asciiTheme="minorHAnsi" w:eastAsia="Times New Roman" w:hAnsiTheme="minorHAnsi" w:cstheme="minorHAnsi"/>
          <w:bCs/>
          <w:sz w:val="22"/>
          <w:szCs w:val="22"/>
        </w:rPr>
        <w:t xml:space="preserve"> files contain a</w:t>
      </w:r>
      <w:r w:rsidR="007C48F8">
        <w:rPr>
          <w:rFonts w:asciiTheme="minorHAnsi" w:eastAsia="Times New Roman" w:hAnsiTheme="minorHAnsi" w:cstheme="minorHAnsi"/>
          <w:bCs/>
          <w:sz w:val="22"/>
          <w:szCs w:val="22"/>
        </w:rPr>
        <w:t xml:space="preserve">n explanation </w:t>
      </w:r>
      <w:r w:rsidR="0071247E">
        <w:rPr>
          <w:rFonts w:asciiTheme="minorHAnsi" w:eastAsia="Times New Roman" w:hAnsiTheme="minorHAnsi" w:cstheme="minorHAnsi"/>
          <w:bCs/>
          <w:sz w:val="22"/>
          <w:szCs w:val="22"/>
        </w:rPr>
        <w:t xml:space="preserve">of the information found in </w:t>
      </w:r>
      <w:r w:rsidR="008675D1">
        <w:rPr>
          <w:rFonts w:asciiTheme="minorHAnsi" w:eastAsia="Times New Roman" w:hAnsiTheme="minorHAnsi" w:cstheme="minorHAnsi"/>
          <w:bCs/>
          <w:sz w:val="22"/>
          <w:szCs w:val="22"/>
        </w:rPr>
        <w:t>that</w:t>
      </w:r>
      <w:r w:rsidR="0071247E">
        <w:rPr>
          <w:rFonts w:asciiTheme="minorHAnsi" w:eastAsia="Times New Roman" w:hAnsiTheme="minorHAnsi" w:cstheme="minorHAnsi"/>
          <w:bCs/>
          <w:sz w:val="22"/>
          <w:szCs w:val="22"/>
        </w:rPr>
        <w:t xml:space="preserve"> specific directory, instructions, and </w:t>
      </w:r>
      <w:r w:rsidR="00A53893">
        <w:rPr>
          <w:rFonts w:asciiTheme="minorHAnsi" w:eastAsia="Times New Roman" w:hAnsiTheme="minorHAnsi" w:cstheme="minorHAnsi"/>
          <w:bCs/>
          <w:sz w:val="22"/>
          <w:szCs w:val="22"/>
        </w:rPr>
        <w:t xml:space="preserve">a documentation </w:t>
      </w:r>
      <w:r w:rsidR="0071247E">
        <w:rPr>
          <w:rFonts w:asciiTheme="minorHAnsi" w:eastAsia="Times New Roman" w:hAnsiTheme="minorHAnsi" w:cstheme="minorHAnsi"/>
          <w:bCs/>
          <w:sz w:val="22"/>
          <w:szCs w:val="22"/>
        </w:rPr>
        <w:t xml:space="preserve">template specifying the minimum required documentation that </w:t>
      </w:r>
      <w:r w:rsidR="00A53893">
        <w:rPr>
          <w:rFonts w:asciiTheme="minorHAnsi" w:eastAsia="Times New Roman" w:hAnsiTheme="minorHAnsi" w:cstheme="minorHAnsi"/>
          <w:bCs/>
          <w:sz w:val="22"/>
          <w:szCs w:val="22"/>
        </w:rPr>
        <w:t xml:space="preserve">a researcher </w:t>
      </w:r>
      <w:r w:rsidR="00A53893" w:rsidRPr="009D21FD">
        <w:rPr>
          <w:rFonts w:asciiTheme="minorHAnsi" w:eastAsia="Times New Roman" w:hAnsiTheme="minorHAnsi" w:cstheme="minorHAnsi"/>
          <w:bCs/>
          <w:sz w:val="22"/>
          <w:szCs w:val="22"/>
        </w:rPr>
        <w:t>should provide</w:t>
      </w:r>
      <w:r w:rsidR="000611B9" w:rsidRPr="009D21FD">
        <w:rPr>
          <w:rFonts w:asciiTheme="minorHAnsi" w:eastAsia="Times New Roman" w:hAnsiTheme="minorHAnsi" w:cstheme="minorHAnsi"/>
          <w:bCs/>
          <w:sz w:val="22"/>
          <w:szCs w:val="22"/>
        </w:rPr>
        <w:t xml:space="preserve"> (</w:t>
      </w:r>
      <w:r w:rsidR="000611B9" w:rsidRPr="009D21FD">
        <w:rPr>
          <w:rFonts w:asciiTheme="minorHAnsi" w:eastAsia="Times New Roman" w:hAnsiTheme="minorHAnsi" w:cstheme="minorHAnsi"/>
          <w:b/>
          <w:sz w:val="22"/>
          <w:szCs w:val="22"/>
        </w:rPr>
        <w:t>Supplementary File 3)</w:t>
      </w:r>
      <w:r w:rsidR="0071247E" w:rsidRPr="009D21FD">
        <w:rPr>
          <w:rFonts w:asciiTheme="minorHAnsi" w:eastAsia="Times New Roman" w:hAnsiTheme="minorHAnsi" w:cstheme="minorHAnsi"/>
          <w:bCs/>
          <w:sz w:val="22"/>
          <w:szCs w:val="22"/>
        </w:rPr>
        <w:t xml:space="preserve">. </w:t>
      </w:r>
      <w:r w:rsidR="00F630D8" w:rsidRPr="009D21FD">
        <w:rPr>
          <w:rFonts w:asciiTheme="minorHAnsi" w:eastAsia="Times New Roman" w:hAnsiTheme="minorHAnsi" w:cstheme="minorHAnsi"/>
          <w:bCs/>
          <w:sz w:val="22"/>
          <w:szCs w:val="22"/>
        </w:rPr>
        <w:t>The instructions</w:t>
      </w:r>
      <w:r w:rsidR="00F630D8">
        <w:rPr>
          <w:rFonts w:asciiTheme="minorHAnsi" w:eastAsia="Times New Roman" w:hAnsiTheme="minorHAnsi" w:cstheme="minorHAnsi"/>
          <w:bCs/>
          <w:sz w:val="22"/>
          <w:szCs w:val="22"/>
        </w:rPr>
        <w:t xml:space="preserve"> and templates are basically a translation of </w:t>
      </w:r>
      <w:r w:rsidR="008675D1">
        <w:rPr>
          <w:rFonts w:asciiTheme="minorHAnsi" w:eastAsia="Times New Roman" w:hAnsiTheme="minorHAnsi" w:cstheme="minorHAnsi"/>
          <w:bCs/>
          <w:sz w:val="22"/>
          <w:szCs w:val="22"/>
        </w:rPr>
        <w:t xml:space="preserve">a selection of </w:t>
      </w:r>
      <w:r w:rsidR="00F630D8">
        <w:rPr>
          <w:rFonts w:asciiTheme="minorHAnsi" w:eastAsia="Times New Roman" w:hAnsiTheme="minorHAnsi" w:cstheme="minorHAnsi"/>
          <w:bCs/>
          <w:sz w:val="22"/>
          <w:szCs w:val="22"/>
        </w:rPr>
        <w:t xml:space="preserve">published guidelines to enhance reproducibility of computational projects. This is an essential part of ENCORE since following the instructions and templates will </w:t>
      </w:r>
      <w:r w:rsidR="008675D1">
        <w:rPr>
          <w:rFonts w:asciiTheme="minorHAnsi" w:eastAsia="Times New Roman" w:hAnsiTheme="minorHAnsi" w:cstheme="minorHAnsi"/>
          <w:bCs/>
          <w:sz w:val="22"/>
          <w:szCs w:val="22"/>
        </w:rPr>
        <w:t>likely</w:t>
      </w:r>
      <w:r w:rsidR="00F630D8">
        <w:rPr>
          <w:rFonts w:asciiTheme="minorHAnsi" w:eastAsia="Times New Roman" w:hAnsiTheme="minorHAnsi" w:cstheme="minorHAnsi"/>
          <w:bCs/>
          <w:sz w:val="22"/>
          <w:szCs w:val="22"/>
        </w:rPr>
        <w:t xml:space="preserve"> improve the reproducibility of the project</w:t>
      </w:r>
      <w:r w:rsidR="008675D1">
        <w:rPr>
          <w:rFonts w:asciiTheme="minorHAnsi" w:eastAsia="Times New Roman" w:hAnsiTheme="minorHAnsi" w:cstheme="minorHAnsi"/>
          <w:bCs/>
          <w:sz w:val="22"/>
          <w:szCs w:val="22"/>
        </w:rPr>
        <w:t xml:space="preserve"> while preventing the </w:t>
      </w:r>
      <w:r w:rsidR="00820A13">
        <w:rPr>
          <w:rFonts w:asciiTheme="minorHAnsi" w:eastAsia="Times New Roman" w:hAnsiTheme="minorHAnsi" w:cstheme="minorHAnsi"/>
          <w:bCs/>
          <w:sz w:val="22"/>
          <w:szCs w:val="22"/>
        </w:rPr>
        <w:t xml:space="preserve">researcher from </w:t>
      </w:r>
      <w:r w:rsidR="008675D1">
        <w:rPr>
          <w:rFonts w:asciiTheme="minorHAnsi" w:eastAsia="Times New Roman" w:hAnsiTheme="minorHAnsi" w:cstheme="minorHAnsi"/>
          <w:bCs/>
          <w:sz w:val="22"/>
          <w:szCs w:val="22"/>
        </w:rPr>
        <w:t xml:space="preserve">reading the </w:t>
      </w:r>
      <w:r w:rsidR="00820A13">
        <w:rPr>
          <w:rFonts w:asciiTheme="minorHAnsi" w:eastAsia="Times New Roman" w:hAnsiTheme="minorHAnsi" w:cstheme="minorHAnsi"/>
          <w:bCs/>
          <w:sz w:val="22"/>
          <w:szCs w:val="22"/>
        </w:rPr>
        <w:t>many publications about computational reproducibility</w:t>
      </w:r>
      <w:r w:rsidR="008675D1">
        <w:rPr>
          <w:rFonts w:asciiTheme="minorHAnsi" w:eastAsia="Times New Roman" w:hAnsiTheme="minorHAnsi" w:cstheme="minorHAnsi"/>
          <w:bCs/>
          <w:sz w:val="22"/>
          <w:szCs w:val="22"/>
        </w:rPr>
        <w:t xml:space="preserve"> to deduce what should be documented and why.</w:t>
      </w:r>
      <w:r w:rsidR="00F630D8">
        <w:rPr>
          <w:rFonts w:asciiTheme="minorHAnsi" w:eastAsia="Times New Roman" w:hAnsiTheme="minorHAnsi" w:cstheme="minorHAnsi"/>
          <w:bCs/>
          <w:sz w:val="22"/>
          <w:szCs w:val="22"/>
        </w:rPr>
        <w:t xml:space="preserve"> </w:t>
      </w:r>
      <w:r w:rsidR="00054458">
        <w:rPr>
          <w:rFonts w:asciiTheme="minorHAnsi" w:eastAsia="Times New Roman" w:hAnsiTheme="minorHAnsi" w:cstheme="minorHAnsi"/>
          <w:bCs/>
          <w:sz w:val="22"/>
          <w:szCs w:val="22"/>
        </w:rPr>
        <w:t xml:space="preserve">The instructions and templates </w:t>
      </w:r>
      <w:r w:rsidR="00A53893">
        <w:rPr>
          <w:rFonts w:asciiTheme="minorHAnsi" w:eastAsia="Times New Roman" w:hAnsiTheme="minorHAnsi" w:cstheme="minorHAnsi"/>
          <w:bCs/>
          <w:sz w:val="22"/>
          <w:szCs w:val="22"/>
        </w:rPr>
        <w:t>also</w:t>
      </w:r>
      <w:r w:rsidR="004A43DF">
        <w:rPr>
          <w:rFonts w:asciiTheme="minorHAnsi" w:eastAsia="Times New Roman" w:hAnsiTheme="minorHAnsi" w:cstheme="minorHAnsi"/>
          <w:bCs/>
          <w:sz w:val="22"/>
          <w:szCs w:val="22"/>
        </w:rPr>
        <w:t xml:space="preserve"> e</w:t>
      </w:r>
      <w:r w:rsidR="00054458">
        <w:rPr>
          <w:rFonts w:asciiTheme="minorHAnsi" w:eastAsia="Times New Roman" w:hAnsiTheme="minorHAnsi" w:cstheme="minorHAnsi"/>
          <w:bCs/>
          <w:sz w:val="22"/>
          <w:szCs w:val="22"/>
        </w:rPr>
        <w:t>nforce</w:t>
      </w:r>
      <w:r w:rsidR="004A43DF">
        <w:rPr>
          <w:rFonts w:asciiTheme="minorHAnsi" w:eastAsia="Times New Roman" w:hAnsiTheme="minorHAnsi" w:cstheme="minorHAnsi"/>
          <w:bCs/>
          <w:sz w:val="22"/>
          <w:szCs w:val="22"/>
        </w:rPr>
        <w:t xml:space="preserve"> internal </w:t>
      </w:r>
      <w:r w:rsidR="00FB033F">
        <w:rPr>
          <w:rFonts w:asciiTheme="minorHAnsi" w:eastAsia="Times New Roman" w:hAnsiTheme="minorHAnsi" w:cstheme="minorHAnsi"/>
          <w:bCs/>
          <w:sz w:val="22"/>
          <w:szCs w:val="22"/>
        </w:rPr>
        <w:t xml:space="preserve">consistency of </w:t>
      </w:r>
      <w:r w:rsidR="008675D1">
        <w:rPr>
          <w:rFonts w:asciiTheme="minorHAnsi" w:eastAsia="Times New Roman" w:hAnsiTheme="minorHAnsi" w:cstheme="minorHAnsi"/>
          <w:bCs/>
          <w:sz w:val="22"/>
          <w:szCs w:val="22"/>
        </w:rPr>
        <w:t>the</w:t>
      </w:r>
      <w:r w:rsidR="004A43DF">
        <w:rPr>
          <w:rFonts w:asciiTheme="minorHAnsi" w:eastAsia="Times New Roman" w:hAnsiTheme="minorHAnsi" w:cstheme="minorHAnsi"/>
          <w:bCs/>
          <w:sz w:val="22"/>
          <w:szCs w:val="22"/>
        </w:rPr>
        <w:t xml:space="preserve"> sFSS and promote consistency between </w:t>
      </w:r>
      <w:r w:rsidR="008675D1">
        <w:rPr>
          <w:rFonts w:asciiTheme="minorHAnsi" w:eastAsia="Times New Roman" w:hAnsiTheme="minorHAnsi" w:cstheme="minorHAnsi"/>
          <w:bCs/>
          <w:sz w:val="22"/>
          <w:szCs w:val="22"/>
        </w:rPr>
        <w:t>different ENCORE projects</w:t>
      </w:r>
      <w:r w:rsidR="004A43DF">
        <w:rPr>
          <w:rFonts w:asciiTheme="minorHAnsi" w:eastAsia="Times New Roman" w:hAnsiTheme="minorHAnsi" w:cstheme="minorHAnsi"/>
          <w:bCs/>
          <w:sz w:val="22"/>
          <w:szCs w:val="22"/>
        </w:rPr>
        <w:t xml:space="preserve"> within </w:t>
      </w:r>
      <w:r w:rsidR="009D21FD">
        <w:rPr>
          <w:rFonts w:asciiTheme="minorHAnsi" w:eastAsia="Times New Roman" w:hAnsiTheme="minorHAnsi" w:cstheme="minorHAnsi"/>
          <w:bCs/>
          <w:sz w:val="22"/>
          <w:szCs w:val="22"/>
        </w:rPr>
        <w:t>the same</w:t>
      </w:r>
      <w:r w:rsidR="004A43DF">
        <w:rPr>
          <w:rFonts w:asciiTheme="minorHAnsi" w:eastAsia="Times New Roman" w:hAnsiTheme="minorHAnsi" w:cstheme="minorHAnsi"/>
          <w:bCs/>
          <w:sz w:val="22"/>
          <w:szCs w:val="22"/>
        </w:rPr>
        <w:t xml:space="preserve"> research group.</w:t>
      </w:r>
      <w:r w:rsidR="00A53893">
        <w:rPr>
          <w:rFonts w:asciiTheme="minorHAnsi" w:eastAsia="Times New Roman" w:hAnsiTheme="minorHAnsi" w:cstheme="minorHAnsi"/>
          <w:bCs/>
          <w:sz w:val="22"/>
          <w:szCs w:val="22"/>
        </w:rPr>
        <w:t xml:space="preserve"> </w:t>
      </w:r>
      <w:r w:rsidR="00820A13">
        <w:rPr>
          <w:rFonts w:asciiTheme="minorHAnsi" w:eastAsia="Times New Roman" w:hAnsiTheme="minorHAnsi" w:cstheme="minorHAnsi"/>
          <w:bCs/>
          <w:sz w:val="22"/>
          <w:szCs w:val="22"/>
        </w:rPr>
        <w:t xml:space="preserve">One decision </w:t>
      </w:r>
      <w:r w:rsidR="004A43DF">
        <w:rPr>
          <w:rFonts w:asciiTheme="minorHAnsi" w:eastAsia="Times New Roman" w:hAnsiTheme="minorHAnsi" w:cstheme="minorHAnsi"/>
          <w:bCs/>
          <w:sz w:val="22"/>
          <w:szCs w:val="22"/>
        </w:rPr>
        <w:t>to be made by</w:t>
      </w:r>
      <w:r w:rsidR="00820A13">
        <w:rPr>
          <w:rFonts w:asciiTheme="minorHAnsi" w:eastAsia="Times New Roman" w:hAnsiTheme="minorHAnsi" w:cstheme="minorHAnsi"/>
          <w:bCs/>
          <w:sz w:val="22"/>
          <w:szCs w:val="22"/>
        </w:rPr>
        <w:t xml:space="preserve"> the project team is how to distribute the documentation </w:t>
      </w:r>
      <w:r w:rsidR="00054458">
        <w:rPr>
          <w:rFonts w:asciiTheme="minorHAnsi" w:eastAsia="Times New Roman" w:hAnsiTheme="minorHAnsi" w:cstheme="minorHAnsi"/>
          <w:bCs/>
          <w:sz w:val="22"/>
          <w:szCs w:val="22"/>
        </w:rPr>
        <w:t>over</w:t>
      </w:r>
      <w:r w:rsidR="00820A13">
        <w:rPr>
          <w:rFonts w:asciiTheme="minorHAnsi" w:eastAsia="Times New Roman" w:hAnsiTheme="minorHAnsi" w:cstheme="minorHAnsi"/>
          <w:bCs/>
          <w:sz w:val="22"/>
          <w:szCs w:val="22"/>
        </w:rPr>
        <w:t xml:space="preserve"> the </w:t>
      </w:r>
      <w:r w:rsidR="00054458">
        <w:rPr>
          <w:rFonts w:asciiTheme="minorHAnsi" w:eastAsia="Times New Roman" w:hAnsiTheme="minorHAnsi" w:cstheme="minorHAnsi"/>
          <w:bCs/>
          <w:sz w:val="22"/>
          <w:szCs w:val="22"/>
        </w:rPr>
        <w:t xml:space="preserve">various </w:t>
      </w:r>
      <w:r w:rsidR="00820A13">
        <w:rPr>
          <w:rFonts w:asciiTheme="minorHAnsi" w:eastAsia="Times New Roman" w:hAnsiTheme="minorHAnsi" w:cstheme="minorHAnsi"/>
          <w:bCs/>
          <w:sz w:val="22"/>
          <w:szCs w:val="22"/>
        </w:rPr>
        <w:t xml:space="preserve">README files and the lab journal(s). However, as a rule one should document any project </w:t>
      </w:r>
      <w:r w:rsidR="000611B9">
        <w:rPr>
          <w:rFonts w:asciiTheme="minorHAnsi" w:eastAsia="Times New Roman" w:hAnsiTheme="minorHAnsi" w:cstheme="minorHAnsi"/>
          <w:bCs/>
          <w:sz w:val="22"/>
          <w:szCs w:val="22"/>
        </w:rPr>
        <w:t>file</w:t>
      </w:r>
      <w:r w:rsidR="00820A13">
        <w:rPr>
          <w:rFonts w:asciiTheme="minorHAnsi" w:eastAsia="Times New Roman" w:hAnsiTheme="minorHAnsi" w:cstheme="minorHAnsi"/>
          <w:bCs/>
          <w:sz w:val="22"/>
          <w:szCs w:val="22"/>
        </w:rPr>
        <w:t xml:space="preserve"> (code, data, results) in the directories in which these are located. The lab journal can then be used for more general documentation. </w:t>
      </w:r>
    </w:p>
    <w:p w14:paraId="0454F65D" w14:textId="77777777" w:rsidR="003926F4" w:rsidRPr="00AF706E" w:rsidRDefault="003926F4" w:rsidP="00AF706E">
      <w:pPr>
        <w:rPr>
          <w:rFonts w:ascii="Calibri" w:hAnsi="Calibri" w:cs="Calibri"/>
          <w:sz w:val="22"/>
          <w:szCs w:val="22"/>
        </w:rPr>
      </w:pPr>
    </w:p>
    <w:p w14:paraId="51BA2748" w14:textId="1274E40F" w:rsidR="00AF706E" w:rsidRDefault="00AF706E" w:rsidP="00AF706E">
      <w:pPr>
        <w:spacing w:line="276" w:lineRule="auto"/>
        <w:rPr>
          <w:rFonts w:ascii="Calibri" w:hAnsi="Calibri" w:cs="Calibri"/>
          <w:b/>
          <w:bCs/>
          <w:sz w:val="22"/>
          <w:szCs w:val="22"/>
        </w:rPr>
      </w:pPr>
      <w:r>
        <w:rPr>
          <w:rFonts w:ascii="Calibri" w:hAnsi="Calibri" w:cs="Calibri"/>
          <w:b/>
          <w:bCs/>
          <w:sz w:val="22"/>
          <w:szCs w:val="22"/>
        </w:rPr>
        <w:t xml:space="preserve">Component </w:t>
      </w:r>
      <w:r w:rsidR="00A35D4D">
        <w:rPr>
          <w:rFonts w:ascii="Calibri" w:hAnsi="Calibri" w:cs="Calibri"/>
          <w:b/>
          <w:bCs/>
          <w:sz w:val="22"/>
          <w:szCs w:val="22"/>
        </w:rPr>
        <w:t>3</w:t>
      </w:r>
      <w:r>
        <w:rPr>
          <w:rFonts w:ascii="Calibri" w:hAnsi="Calibri" w:cs="Calibri"/>
          <w:b/>
          <w:bCs/>
          <w:sz w:val="22"/>
          <w:szCs w:val="22"/>
        </w:rPr>
        <w:t xml:space="preserve">. </w:t>
      </w:r>
      <w:r w:rsidR="00212F66" w:rsidRPr="00AF706E">
        <w:rPr>
          <w:rFonts w:ascii="Calibri" w:hAnsi="Calibri" w:cs="Calibri"/>
          <w:b/>
          <w:bCs/>
          <w:sz w:val="22"/>
          <w:szCs w:val="22"/>
        </w:rPr>
        <w:t>The GitHub repository</w:t>
      </w:r>
    </w:p>
    <w:p w14:paraId="118D895C" w14:textId="05881B55" w:rsidR="00212F66" w:rsidRDefault="003926F4" w:rsidP="00AF706E">
      <w:pPr>
        <w:spacing w:line="276" w:lineRule="auto"/>
        <w:rPr>
          <w:rFonts w:ascii="Calibri" w:hAnsi="Calibri" w:cs="Calibri"/>
          <w:sz w:val="22"/>
          <w:szCs w:val="22"/>
        </w:rPr>
      </w:pPr>
      <w:r>
        <w:rPr>
          <w:rFonts w:ascii="Calibri" w:hAnsi="Calibri" w:cs="Calibri"/>
          <w:sz w:val="22"/>
          <w:szCs w:val="22"/>
        </w:rPr>
        <w:t>ENCORE utilizes Git and GitHub for version</w:t>
      </w:r>
      <w:r w:rsidR="00A1303A">
        <w:rPr>
          <w:rFonts w:ascii="Calibri" w:hAnsi="Calibri" w:cs="Calibri"/>
          <w:sz w:val="22"/>
          <w:szCs w:val="22"/>
        </w:rPr>
        <w:t xml:space="preserve"> control</w:t>
      </w:r>
      <w:r>
        <w:rPr>
          <w:rFonts w:ascii="Calibri" w:hAnsi="Calibri" w:cs="Calibri"/>
          <w:sz w:val="22"/>
          <w:szCs w:val="22"/>
        </w:rPr>
        <w:t xml:space="preserve"> of software and its documentation, and to collaborate on software development</w:t>
      </w:r>
      <w:r w:rsidR="00212F66" w:rsidRPr="00AF706E">
        <w:rPr>
          <w:rFonts w:ascii="Calibri" w:hAnsi="Calibri" w:cs="Calibri"/>
          <w:sz w:val="22"/>
          <w:szCs w:val="22"/>
        </w:rPr>
        <w:t>.</w:t>
      </w:r>
      <w:r w:rsidR="004C55DD">
        <w:rPr>
          <w:rFonts w:ascii="Calibri" w:hAnsi="Calibri" w:cs="Calibri"/>
          <w:sz w:val="22"/>
          <w:szCs w:val="22"/>
        </w:rPr>
        <w:t xml:space="preserve"> Since the sFSS </w:t>
      </w:r>
      <w:r w:rsidR="005E586F">
        <w:rPr>
          <w:rFonts w:ascii="Calibri" w:hAnsi="Calibri" w:cs="Calibri"/>
          <w:sz w:val="22"/>
          <w:szCs w:val="22"/>
        </w:rPr>
        <w:t>project bundle</w:t>
      </w:r>
      <w:r w:rsidR="004C55DD">
        <w:rPr>
          <w:rFonts w:ascii="Calibri" w:hAnsi="Calibri" w:cs="Calibri"/>
          <w:sz w:val="22"/>
          <w:szCs w:val="22"/>
        </w:rPr>
        <w:t xml:space="preserve"> contains all information of a project, it is not necessary to also share the GitHub repository. However, the project team may still share this repository or make it public in case of joint code development or if access to previous code versions is requested or required.</w:t>
      </w:r>
      <w:r>
        <w:rPr>
          <w:rFonts w:ascii="Calibri" w:hAnsi="Calibri" w:cs="Calibri"/>
          <w:sz w:val="22"/>
          <w:szCs w:val="22"/>
        </w:rPr>
        <w:t xml:space="preserve"> To ensure that only code, (</w:t>
      </w:r>
      <w:proofErr w:type="spellStart"/>
      <w:r>
        <w:rPr>
          <w:rFonts w:ascii="Calibri" w:hAnsi="Calibri" w:cs="Calibri"/>
          <w:sz w:val="22"/>
          <w:szCs w:val="22"/>
        </w:rPr>
        <w:t>Jupyter</w:t>
      </w:r>
      <w:proofErr w:type="spellEnd"/>
      <w:r>
        <w:rPr>
          <w:rFonts w:ascii="Calibri" w:hAnsi="Calibri" w:cs="Calibri"/>
          <w:sz w:val="22"/>
          <w:szCs w:val="22"/>
        </w:rPr>
        <w:t>) notebooks, software settings, and documentation is managed by Git, the project owner needs to configure the so-called ‘.ignore’ file</w:t>
      </w:r>
      <w:r w:rsidR="00EB38FA">
        <w:rPr>
          <w:rFonts w:ascii="Calibri" w:hAnsi="Calibri" w:cs="Calibri"/>
          <w:sz w:val="22"/>
          <w:szCs w:val="22"/>
        </w:rPr>
        <w:t xml:space="preserve"> of which </w:t>
      </w:r>
      <w:r w:rsidR="00B240FB">
        <w:rPr>
          <w:rFonts w:ascii="Calibri" w:hAnsi="Calibri" w:cs="Calibri"/>
          <w:sz w:val="22"/>
          <w:szCs w:val="22"/>
        </w:rPr>
        <w:t>template</w:t>
      </w:r>
      <w:r w:rsidR="00EB38FA">
        <w:rPr>
          <w:rFonts w:ascii="Calibri" w:hAnsi="Calibri" w:cs="Calibri"/>
          <w:sz w:val="22"/>
          <w:szCs w:val="22"/>
        </w:rPr>
        <w:t>s</w:t>
      </w:r>
      <w:r w:rsidR="00B240FB">
        <w:rPr>
          <w:rFonts w:ascii="Calibri" w:hAnsi="Calibri" w:cs="Calibri"/>
          <w:sz w:val="22"/>
          <w:szCs w:val="22"/>
        </w:rPr>
        <w:t xml:space="preserve"> </w:t>
      </w:r>
      <w:r w:rsidR="00EB38FA">
        <w:rPr>
          <w:rFonts w:ascii="Calibri" w:hAnsi="Calibri" w:cs="Calibri"/>
          <w:sz w:val="22"/>
          <w:szCs w:val="22"/>
        </w:rPr>
        <w:t>are</w:t>
      </w:r>
      <w:r w:rsidR="00B240FB">
        <w:rPr>
          <w:rFonts w:ascii="Calibri" w:hAnsi="Calibri" w:cs="Calibri"/>
          <w:sz w:val="22"/>
          <w:szCs w:val="22"/>
        </w:rPr>
        <w:t xml:space="preserve"> provided in </w:t>
      </w:r>
      <w:r w:rsidR="00B240FB" w:rsidRPr="009D21FD">
        <w:rPr>
          <w:rFonts w:ascii="Calibri" w:hAnsi="Calibri" w:cs="Calibri"/>
          <w:sz w:val="22"/>
          <w:szCs w:val="22"/>
        </w:rPr>
        <w:t>the</w:t>
      </w:r>
      <w:r w:rsidRPr="009D21FD">
        <w:rPr>
          <w:rFonts w:ascii="Calibri" w:hAnsi="Calibri" w:cs="Calibri"/>
          <w:sz w:val="22"/>
          <w:szCs w:val="22"/>
        </w:rPr>
        <w:t xml:space="preserve"> sFSS (</w:t>
      </w:r>
      <w:r w:rsidRPr="009D21FD">
        <w:rPr>
          <w:rFonts w:ascii="Calibri" w:hAnsi="Calibri" w:cs="Calibri"/>
          <w:b/>
          <w:bCs/>
          <w:sz w:val="22"/>
          <w:szCs w:val="22"/>
        </w:rPr>
        <w:t>Supplementary File 1</w:t>
      </w:r>
      <w:r w:rsidRPr="009D21FD">
        <w:rPr>
          <w:rFonts w:ascii="Calibri" w:hAnsi="Calibri" w:cs="Calibri"/>
          <w:sz w:val="22"/>
          <w:szCs w:val="22"/>
        </w:rPr>
        <w:t>)</w:t>
      </w:r>
      <w:r w:rsidR="00B622CB" w:rsidRPr="009D21FD">
        <w:rPr>
          <w:rFonts w:ascii="Calibri" w:hAnsi="Calibri" w:cs="Calibri"/>
          <w:sz w:val="22"/>
          <w:szCs w:val="22"/>
        </w:rPr>
        <w:t xml:space="preserve"> </w:t>
      </w:r>
      <w:r w:rsidR="00B622CB" w:rsidRPr="009D21FD">
        <w:rPr>
          <w:rFonts w:ascii="Calibri" w:hAnsi="Calibri" w:cs="Calibri"/>
          <w:sz w:val="22"/>
          <w:szCs w:val="22"/>
        </w:rPr>
        <w:fldChar w:fldCharType="begin"/>
      </w:r>
      <w:r w:rsidR="00B622CB" w:rsidRPr="009D21FD">
        <w:rPr>
          <w:rFonts w:ascii="Calibri" w:hAnsi="Calibri" w:cs="Calibri"/>
          <w:sz w:val="22"/>
          <w:szCs w:val="22"/>
        </w:rPr>
        <w:instrText xml:space="preserve"> ADDIN EN.CITE &lt;EndNote&gt;&lt;Cite&gt;&lt;Author&gt;GitHub&lt;/Author&gt;&lt;Year&gt;2023&lt;/Year&gt;&lt;RecNum&gt;7349&lt;/RecNum&gt;&lt;DisplayText&gt;(GitHub, 2023)&lt;/DisplayText&gt;&lt;record&gt;&lt;rec-number&gt;7349&lt;/rec-number&gt;&lt;foreign-keys&gt;&lt;key app="EN" db-id="sfxpwwt9asr05de5przpt5fuvpdvta5wwtv2" timestamp="1690546695"&gt;7349&lt;/key&gt;&lt;/foreign-keys&gt;&lt;ref-type name="Web Page"&gt;12&lt;/ref-type&gt;&lt;contributors&gt;&lt;authors&gt;&lt;author&gt;GitHub &lt;/author&gt;&lt;/authors&gt;&lt;/contributors&gt;&lt;titles&gt;&lt;title&gt;Types of GitHub accounts&lt;/title&gt;&lt;/titles&gt;&lt;number&gt;28 July 2023&lt;/number&gt;&lt;dates&gt;&lt;year&gt;2023&lt;/year&gt;&lt;/dates&gt;&lt;label&gt;Reproducibility&amp;#xD;&lt;/label&gt;&lt;urls&gt;&lt;related-urls&gt;&lt;url&gt;https://docs.github.com/en/get-started/learning-about-github/types-of-github-accounts&lt;/url&gt;&lt;/related-urls&gt;&lt;/urls&gt;&lt;/record&gt;&lt;/Cite&gt;&lt;/EndNote&gt;</w:instrText>
      </w:r>
      <w:r w:rsidR="00B622CB" w:rsidRPr="009D21FD">
        <w:rPr>
          <w:rFonts w:ascii="Calibri" w:hAnsi="Calibri" w:cs="Calibri"/>
          <w:sz w:val="22"/>
          <w:szCs w:val="22"/>
        </w:rPr>
        <w:fldChar w:fldCharType="separate"/>
      </w:r>
      <w:r w:rsidR="00B622CB" w:rsidRPr="009D21FD">
        <w:rPr>
          <w:rFonts w:ascii="Calibri" w:hAnsi="Calibri" w:cs="Calibri"/>
          <w:noProof/>
          <w:sz w:val="22"/>
          <w:szCs w:val="22"/>
        </w:rPr>
        <w:t>(GitHub, 2023)</w:t>
      </w:r>
      <w:r w:rsidR="00B622CB" w:rsidRPr="009D21FD">
        <w:rPr>
          <w:rFonts w:ascii="Calibri" w:hAnsi="Calibri" w:cs="Calibri"/>
          <w:sz w:val="22"/>
          <w:szCs w:val="22"/>
        </w:rPr>
        <w:fldChar w:fldCharType="end"/>
      </w:r>
      <w:r>
        <w:rPr>
          <w:rFonts w:ascii="Calibri" w:hAnsi="Calibri" w:cs="Calibri"/>
          <w:sz w:val="22"/>
          <w:szCs w:val="22"/>
        </w:rPr>
        <w:t>.</w:t>
      </w:r>
    </w:p>
    <w:p w14:paraId="68D6E7C2" w14:textId="77777777" w:rsidR="00B670B6" w:rsidRPr="00B670B6" w:rsidRDefault="00B670B6" w:rsidP="00B670B6">
      <w:pPr>
        <w:rPr>
          <w:rFonts w:ascii="Calibri" w:hAnsi="Calibri" w:cs="Calibri"/>
          <w:b/>
          <w:bCs/>
          <w:sz w:val="22"/>
          <w:szCs w:val="22"/>
        </w:rPr>
      </w:pPr>
    </w:p>
    <w:p w14:paraId="7248B8A2" w14:textId="4B455684" w:rsidR="00AF706E" w:rsidRDefault="00AF706E" w:rsidP="00AF706E">
      <w:pPr>
        <w:spacing w:line="276" w:lineRule="auto"/>
        <w:rPr>
          <w:rFonts w:ascii="Calibri" w:hAnsi="Calibri" w:cs="Calibri"/>
          <w:sz w:val="22"/>
          <w:szCs w:val="22"/>
        </w:rPr>
      </w:pPr>
      <w:r>
        <w:rPr>
          <w:rFonts w:ascii="Calibri" w:hAnsi="Calibri" w:cs="Calibri"/>
          <w:b/>
          <w:bCs/>
          <w:sz w:val="22"/>
          <w:szCs w:val="22"/>
        </w:rPr>
        <w:t xml:space="preserve">Component </w:t>
      </w:r>
      <w:r w:rsidR="00A35D4D">
        <w:rPr>
          <w:rFonts w:ascii="Calibri" w:hAnsi="Calibri" w:cs="Calibri"/>
          <w:b/>
          <w:bCs/>
          <w:sz w:val="22"/>
          <w:szCs w:val="22"/>
        </w:rPr>
        <w:t>4</w:t>
      </w:r>
      <w:r>
        <w:rPr>
          <w:rFonts w:ascii="Calibri" w:hAnsi="Calibri" w:cs="Calibri"/>
          <w:b/>
          <w:bCs/>
          <w:sz w:val="22"/>
          <w:szCs w:val="22"/>
        </w:rPr>
        <w:t xml:space="preserve">. </w:t>
      </w:r>
      <w:r w:rsidR="00212F66" w:rsidRPr="00AF706E">
        <w:rPr>
          <w:rFonts w:ascii="Calibri" w:hAnsi="Calibri" w:cs="Calibri"/>
          <w:b/>
          <w:bCs/>
          <w:sz w:val="22"/>
          <w:szCs w:val="22"/>
        </w:rPr>
        <w:t xml:space="preserve">The </w:t>
      </w:r>
      <w:r w:rsidR="00EB38FA">
        <w:rPr>
          <w:rFonts w:ascii="Calibri" w:hAnsi="Calibri" w:cs="Calibri"/>
          <w:b/>
          <w:bCs/>
          <w:sz w:val="22"/>
          <w:szCs w:val="22"/>
        </w:rPr>
        <w:t>s</w:t>
      </w:r>
      <w:r w:rsidR="00212F66" w:rsidRPr="00AF706E">
        <w:rPr>
          <w:rFonts w:ascii="Calibri" w:hAnsi="Calibri" w:cs="Calibri"/>
          <w:b/>
          <w:bCs/>
          <w:sz w:val="22"/>
          <w:szCs w:val="22"/>
        </w:rPr>
        <w:t>FSS Navigato</w:t>
      </w:r>
      <w:r>
        <w:rPr>
          <w:rFonts w:ascii="Calibri" w:hAnsi="Calibri" w:cs="Calibri"/>
          <w:b/>
          <w:bCs/>
          <w:sz w:val="22"/>
          <w:szCs w:val="22"/>
        </w:rPr>
        <w:t>r</w:t>
      </w:r>
      <w:r w:rsidR="00212F66" w:rsidRPr="00AF706E">
        <w:rPr>
          <w:rFonts w:ascii="Calibri" w:hAnsi="Calibri" w:cs="Calibri"/>
          <w:sz w:val="22"/>
          <w:szCs w:val="22"/>
        </w:rPr>
        <w:t xml:space="preserve"> </w:t>
      </w:r>
    </w:p>
    <w:p w14:paraId="27EB8400" w14:textId="4BCA12AA" w:rsidR="00B17307" w:rsidRDefault="00B240FB" w:rsidP="006625B1">
      <w:pPr>
        <w:spacing w:line="276" w:lineRule="auto"/>
        <w:rPr>
          <w:rFonts w:asciiTheme="minorHAnsi" w:hAnsiTheme="minorHAnsi" w:cstheme="minorHAnsi"/>
          <w:sz w:val="22"/>
          <w:szCs w:val="22"/>
        </w:rPr>
      </w:pPr>
      <w:r>
        <w:rPr>
          <w:rFonts w:asciiTheme="minorHAnsi" w:hAnsiTheme="minorHAnsi" w:cstheme="minorHAnsi"/>
          <w:sz w:val="22"/>
          <w:szCs w:val="22"/>
        </w:rPr>
        <w:t>A</w:t>
      </w:r>
      <w:r w:rsidRPr="006625B1">
        <w:rPr>
          <w:rFonts w:asciiTheme="minorHAnsi" w:hAnsiTheme="minorHAnsi" w:cstheme="minorHAnsi"/>
          <w:sz w:val="22"/>
          <w:szCs w:val="22"/>
        </w:rPr>
        <w:t xml:space="preserve">t </w:t>
      </w:r>
      <w:r w:rsidR="00AF7834">
        <w:rPr>
          <w:rFonts w:asciiTheme="minorHAnsi" w:hAnsiTheme="minorHAnsi" w:cstheme="minorHAnsi"/>
          <w:sz w:val="22"/>
          <w:szCs w:val="22"/>
        </w:rPr>
        <w:t xml:space="preserve">later stages of a project, the </w:t>
      </w:r>
      <w:r w:rsidR="00B17307" w:rsidRPr="006625B1">
        <w:rPr>
          <w:rFonts w:asciiTheme="minorHAnsi" w:hAnsiTheme="minorHAnsi" w:cstheme="minorHAnsi"/>
          <w:sz w:val="22"/>
          <w:szCs w:val="22"/>
        </w:rPr>
        <w:t xml:space="preserve">sFSS may contain a large amount of information potentially making it difficult for peers to determine the </w:t>
      </w:r>
      <w:r w:rsidR="00185BF8">
        <w:rPr>
          <w:rFonts w:asciiTheme="minorHAnsi" w:hAnsiTheme="minorHAnsi" w:cstheme="minorHAnsi"/>
          <w:sz w:val="22"/>
          <w:szCs w:val="22"/>
        </w:rPr>
        <w:t xml:space="preserve">best </w:t>
      </w:r>
      <w:r w:rsidR="00B17307" w:rsidRPr="006625B1">
        <w:rPr>
          <w:rFonts w:asciiTheme="minorHAnsi" w:hAnsiTheme="minorHAnsi" w:cstheme="minorHAnsi"/>
          <w:sz w:val="22"/>
          <w:szCs w:val="22"/>
        </w:rPr>
        <w:t xml:space="preserve">point of entry. </w:t>
      </w:r>
      <w:r w:rsidR="00185BF8">
        <w:rPr>
          <w:rFonts w:asciiTheme="minorHAnsi" w:hAnsiTheme="minorHAnsi" w:cstheme="minorHAnsi"/>
          <w:sz w:val="22"/>
          <w:szCs w:val="22"/>
        </w:rPr>
        <w:t>Therefore, we developed the s</w:t>
      </w:r>
      <w:r w:rsidR="00B17307" w:rsidRPr="006625B1">
        <w:rPr>
          <w:rFonts w:asciiTheme="minorHAnsi" w:hAnsiTheme="minorHAnsi" w:cstheme="minorHAnsi"/>
          <w:sz w:val="22"/>
          <w:szCs w:val="22"/>
        </w:rPr>
        <w:t>FSS Navigator to</w:t>
      </w:r>
      <w:r w:rsidR="0012236C" w:rsidRPr="006625B1">
        <w:rPr>
          <w:rFonts w:asciiTheme="minorHAnsi" w:hAnsiTheme="minorHAnsi" w:cstheme="minorHAnsi"/>
          <w:sz w:val="22"/>
          <w:szCs w:val="22"/>
        </w:rPr>
        <w:t xml:space="preserve"> provide a first </w:t>
      </w:r>
      <w:r w:rsidR="0081407A">
        <w:rPr>
          <w:rFonts w:asciiTheme="minorHAnsi" w:hAnsiTheme="minorHAnsi" w:cstheme="minorHAnsi"/>
          <w:sz w:val="22"/>
          <w:szCs w:val="22"/>
        </w:rPr>
        <w:t>overview of</w:t>
      </w:r>
      <w:r w:rsidR="0012236C" w:rsidRPr="006625B1">
        <w:rPr>
          <w:rFonts w:asciiTheme="minorHAnsi" w:hAnsiTheme="minorHAnsi" w:cstheme="minorHAnsi"/>
          <w:sz w:val="22"/>
          <w:szCs w:val="22"/>
        </w:rPr>
        <w:t xml:space="preserve"> the project</w:t>
      </w:r>
      <w:r w:rsidR="00E56514" w:rsidRPr="006625B1">
        <w:rPr>
          <w:rFonts w:asciiTheme="minorHAnsi" w:hAnsiTheme="minorHAnsi" w:cstheme="minorHAnsi"/>
          <w:sz w:val="22"/>
          <w:szCs w:val="22"/>
        </w:rPr>
        <w:t>.</w:t>
      </w:r>
      <w:r w:rsidR="004C55DD">
        <w:rPr>
          <w:rFonts w:asciiTheme="minorHAnsi" w:hAnsiTheme="minorHAnsi" w:cstheme="minorHAnsi"/>
          <w:sz w:val="22"/>
          <w:szCs w:val="22"/>
        </w:rPr>
        <w:t xml:space="preserve"> It</w:t>
      </w:r>
      <w:r w:rsidR="004C55DD" w:rsidRPr="006625B1">
        <w:rPr>
          <w:rFonts w:asciiTheme="minorHAnsi" w:hAnsiTheme="minorHAnsi" w:cstheme="minorHAnsi"/>
          <w:sz w:val="22"/>
          <w:szCs w:val="22"/>
        </w:rPr>
        <w:t xml:space="preserve"> also provides a convenient tool to, for example, browse and show results</w:t>
      </w:r>
      <w:r w:rsidR="00811A4C">
        <w:rPr>
          <w:rFonts w:asciiTheme="minorHAnsi" w:hAnsiTheme="minorHAnsi" w:cstheme="minorHAnsi"/>
          <w:sz w:val="22"/>
          <w:szCs w:val="22"/>
        </w:rPr>
        <w:t xml:space="preserve"> while the project is still active</w:t>
      </w:r>
      <w:r w:rsidR="004C55DD" w:rsidRPr="006625B1">
        <w:rPr>
          <w:rFonts w:asciiTheme="minorHAnsi" w:hAnsiTheme="minorHAnsi" w:cstheme="minorHAnsi"/>
          <w:sz w:val="22"/>
          <w:szCs w:val="22"/>
        </w:rPr>
        <w:t>.</w:t>
      </w:r>
      <w:r w:rsidR="00E56514" w:rsidRPr="006625B1">
        <w:rPr>
          <w:rFonts w:asciiTheme="minorHAnsi" w:hAnsiTheme="minorHAnsi" w:cstheme="minorHAnsi"/>
          <w:sz w:val="22"/>
          <w:szCs w:val="22"/>
        </w:rPr>
        <w:t xml:space="preserve"> The </w:t>
      </w:r>
      <w:r w:rsidR="00185BF8">
        <w:rPr>
          <w:rFonts w:asciiTheme="minorHAnsi" w:hAnsiTheme="minorHAnsi" w:cstheme="minorHAnsi"/>
          <w:sz w:val="22"/>
          <w:szCs w:val="22"/>
        </w:rPr>
        <w:t>s</w:t>
      </w:r>
      <w:r w:rsidR="00E56514" w:rsidRPr="006625B1">
        <w:rPr>
          <w:rFonts w:asciiTheme="minorHAnsi" w:hAnsiTheme="minorHAnsi" w:cstheme="minorHAnsi"/>
          <w:sz w:val="22"/>
          <w:szCs w:val="22"/>
        </w:rPr>
        <w:t xml:space="preserve">FSS Navigator itself was developed following the ENCORE approach, and the </w:t>
      </w:r>
      <w:r w:rsidR="005E586F">
        <w:rPr>
          <w:rFonts w:asciiTheme="minorHAnsi" w:hAnsiTheme="minorHAnsi" w:cstheme="minorHAnsi"/>
          <w:sz w:val="22"/>
          <w:szCs w:val="22"/>
        </w:rPr>
        <w:t>project bundle</w:t>
      </w:r>
      <w:r w:rsidR="00E56514" w:rsidRPr="006625B1">
        <w:rPr>
          <w:rFonts w:asciiTheme="minorHAnsi" w:hAnsiTheme="minorHAnsi" w:cstheme="minorHAnsi"/>
          <w:sz w:val="22"/>
          <w:szCs w:val="22"/>
        </w:rPr>
        <w:t xml:space="preserve"> </w:t>
      </w:r>
      <w:r w:rsidR="004E50B1" w:rsidRPr="006625B1">
        <w:rPr>
          <w:rFonts w:asciiTheme="minorHAnsi" w:hAnsiTheme="minorHAnsi" w:cstheme="minorHAnsi"/>
          <w:sz w:val="22"/>
          <w:szCs w:val="22"/>
        </w:rPr>
        <w:t xml:space="preserve">can be </w:t>
      </w:r>
      <w:r w:rsidR="00E56514" w:rsidRPr="006625B1">
        <w:rPr>
          <w:rFonts w:asciiTheme="minorHAnsi" w:hAnsiTheme="minorHAnsi" w:cstheme="minorHAnsi"/>
          <w:sz w:val="22"/>
          <w:szCs w:val="22"/>
        </w:rPr>
        <w:t xml:space="preserve">found in </w:t>
      </w:r>
      <w:proofErr w:type="spellStart"/>
      <w:r w:rsidR="00E56514" w:rsidRPr="006625B1">
        <w:rPr>
          <w:rFonts w:asciiTheme="minorHAnsi" w:hAnsiTheme="minorHAnsi" w:cstheme="minorHAnsi"/>
          <w:sz w:val="22"/>
          <w:szCs w:val="22"/>
        </w:rPr>
        <w:t>Zenodo</w:t>
      </w:r>
      <w:proofErr w:type="spellEnd"/>
      <w:r w:rsidR="0012236C" w:rsidRPr="006625B1">
        <w:rPr>
          <w:rFonts w:asciiTheme="minorHAnsi" w:hAnsiTheme="minorHAnsi" w:cstheme="minorHAnsi"/>
          <w:sz w:val="22"/>
          <w:szCs w:val="22"/>
        </w:rPr>
        <w:t xml:space="preserve"> </w:t>
      </w:r>
      <w:r w:rsidR="0012236C" w:rsidRPr="00B20449">
        <w:rPr>
          <w:rFonts w:asciiTheme="minorHAnsi" w:hAnsiTheme="minorHAnsi" w:cstheme="minorHAnsi"/>
          <w:sz w:val="22"/>
          <w:szCs w:val="22"/>
        </w:rPr>
        <w:fldChar w:fldCharType="begin"/>
      </w:r>
      <w:r w:rsidR="002D3343">
        <w:rPr>
          <w:rFonts w:asciiTheme="minorHAnsi" w:hAnsiTheme="minorHAnsi" w:cstheme="minorHAnsi"/>
          <w:sz w:val="22"/>
          <w:szCs w:val="22"/>
        </w:rPr>
        <w:instrText xml:space="preserve"> ADDIN EN.CITE &lt;EndNote&gt;&lt;Cite&gt;&lt;Author&gt;Van Kampen&lt;/Author&gt;&lt;Year&gt;2023&lt;/Year&gt;&lt;RecNum&gt;7309&lt;/RecNum&gt;&lt;DisplayText&gt;(Van Kampen et al., 2023)&lt;/DisplayText&gt;&lt;record&gt;&lt;rec-number&gt;7309&lt;/rec-number&gt;&lt;foreign-keys&gt;&lt;key app="EN" db-id="sfxpwwt9asr05de5przpt5fuvpdvta5wwtv2" timestamp="1684821628"&gt;7309&lt;/key&gt;&lt;/foreign-keys&gt;&lt;ref-type name="Web Page"&gt;12&lt;/ref-type&gt;&lt;contributors&gt;&lt;authors&gt;&lt;author&gt;Van Kampen, A.H.C.&lt;/author&gt;&lt;author&gt;Jongejan, A.&lt;/author&gt;&lt;author&gt;Mahamune, U.&lt;/author&gt;&lt;/authors&gt;&lt;/contributors&gt;&lt;titles&gt;&lt;title&gt;The standardized file system structure (FSS) navigator repository&lt;/title&gt;&lt;/titles&gt;&lt;number&gt;May 2023&lt;/number&gt;&lt;dates&gt;&lt;year&gt;2023&lt;/year&gt;&lt;/dates&gt;&lt;label&gt;Reproducibility&lt;/label&gt;&lt;urls&gt;&lt;related-urls&gt;&lt;url&gt;https://github.com/EDS-Bioinformatics-Laboratory/FSS-Navigator&lt;/url&gt;&lt;/related-urls&gt;&lt;/urls&gt;&lt;/record&gt;&lt;/Cite&gt;&lt;/EndNote&gt;</w:instrText>
      </w:r>
      <w:r w:rsidR="0012236C" w:rsidRPr="00B20449">
        <w:rPr>
          <w:rFonts w:asciiTheme="minorHAnsi" w:hAnsiTheme="minorHAnsi" w:cstheme="minorHAnsi"/>
          <w:sz w:val="22"/>
          <w:szCs w:val="22"/>
        </w:rPr>
        <w:fldChar w:fldCharType="separate"/>
      </w:r>
      <w:r w:rsidR="002D3343">
        <w:rPr>
          <w:rFonts w:asciiTheme="minorHAnsi" w:hAnsiTheme="minorHAnsi" w:cstheme="minorHAnsi"/>
          <w:noProof/>
          <w:sz w:val="22"/>
          <w:szCs w:val="22"/>
        </w:rPr>
        <w:t>(Van Kampen et al., 2023)</w:t>
      </w:r>
      <w:r w:rsidR="0012236C" w:rsidRPr="00B20449">
        <w:rPr>
          <w:rFonts w:asciiTheme="minorHAnsi" w:hAnsiTheme="minorHAnsi" w:cstheme="minorHAnsi"/>
          <w:sz w:val="22"/>
          <w:szCs w:val="22"/>
        </w:rPr>
        <w:fldChar w:fldCharType="end"/>
      </w:r>
      <w:r w:rsidR="0012236C" w:rsidRPr="006625B1">
        <w:rPr>
          <w:rFonts w:asciiTheme="minorHAnsi" w:hAnsiTheme="minorHAnsi" w:cstheme="minorHAnsi"/>
          <w:sz w:val="22"/>
          <w:szCs w:val="22"/>
        </w:rPr>
        <w:t>.</w:t>
      </w:r>
      <w:r w:rsidR="00E56514" w:rsidRPr="006625B1">
        <w:rPr>
          <w:rFonts w:asciiTheme="minorHAnsi" w:hAnsiTheme="minorHAnsi" w:cstheme="minorHAnsi"/>
          <w:sz w:val="22"/>
          <w:szCs w:val="22"/>
        </w:rPr>
        <w:t xml:space="preserve"> The </w:t>
      </w:r>
      <w:r w:rsidR="00E35768">
        <w:rPr>
          <w:rFonts w:asciiTheme="minorHAnsi" w:hAnsiTheme="minorHAnsi" w:cstheme="minorHAnsi"/>
          <w:sz w:val="22"/>
          <w:szCs w:val="22"/>
        </w:rPr>
        <w:t>N</w:t>
      </w:r>
      <w:r w:rsidR="00E56514" w:rsidRPr="006625B1">
        <w:rPr>
          <w:rFonts w:asciiTheme="minorHAnsi" w:hAnsiTheme="minorHAnsi" w:cstheme="minorHAnsi"/>
          <w:sz w:val="22"/>
          <w:szCs w:val="22"/>
        </w:rPr>
        <w:t>avigator is a Python program</w:t>
      </w:r>
      <w:r w:rsidR="00E35768">
        <w:rPr>
          <w:rFonts w:asciiTheme="minorHAnsi" w:hAnsiTheme="minorHAnsi" w:cstheme="minorHAnsi"/>
          <w:sz w:val="22"/>
          <w:szCs w:val="22"/>
        </w:rPr>
        <w:t>,</w:t>
      </w:r>
      <w:r w:rsidR="00E56514" w:rsidRPr="006625B1">
        <w:rPr>
          <w:rFonts w:asciiTheme="minorHAnsi" w:hAnsiTheme="minorHAnsi" w:cstheme="minorHAnsi"/>
          <w:sz w:val="22"/>
          <w:szCs w:val="22"/>
        </w:rPr>
        <w:t xml:space="preserve"> which scans the sFSS and generates a web page (Navigate.html) </w:t>
      </w:r>
      <w:r w:rsidR="002F3578" w:rsidRPr="006625B1">
        <w:rPr>
          <w:rFonts w:asciiTheme="minorHAnsi" w:hAnsiTheme="minorHAnsi" w:cstheme="minorHAnsi"/>
          <w:sz w:val="22"/>
          <w:szCs w:val="22"/>
        </w:rPr>
        <w:t>that can be opened in any web</w:t>
      </w:r>
      <w:r w:rsidR="00E35768">
        <w:rPr>
          <w:rFonts w:asciiTheme="minorHAnsi" w:hAnsiTheme="minorHAnsi" w:cstheme="minorHAnsi"/>
          <w:sz w:val="22"/>
          <w:szCs w:val="22"/>
        </w:rPr>
        <w:t xml:space="preserve"> </w:t>
      </w:r>
      <w:r w:rsidR="002F3578" w:rsidRPr="006625B1">
        <w:rPr>
          <w:rFonts w:asciiTheme="minorHAnsi" w:hAnsiTheme="minorHAnsi" w:cstheme="minorHAnsi"/>
          <w:sz w:val="22"/>
          <w:szCs w:val="22"/>
        </w:rPr>
        <w:t>browser. In addition to the Python</w:t>
      </w:r>
      <w:r w:rsidR="000D609E">
        <w:rPr>
          <w:rFonts w:asciiTheme="minorHAnsi" w:hAnsiTheme="minorHAnsi" w:cstheme="minorHAnsi"/>
          <w:sz w:val="22"/>
          <w:szCs w:val="22"/>
        </w:rPr>
        <w:t xml:space="preserve"> code</w:t>
      </w:r>
      <w:r w:rsidR="00AB78E4">
        <w:rPr>
          <w:rFonts w:asciiTheme="minorHAnsi" w:hAnsiTheme="minorHAnsi" w:cstheme="minorHAnsi"/>
          <w:sz w:val="22"/>
          <w:szCs w:val="22"/>
        </w:rPr>
        <w:t xml:space="preserve"> (Navigate.py)</w:t>
      </w:r>
      <w:r w:rsidR="002F3578" w:rsidRPr="006625B1">
        <w:rPr>
          <w:rFonts w:asciiTheme="minorHAnsi" w:hAnsiTheme="minorHAnsi" w:cstheme="minorHAnsi"/>
          <w:sz w:val="22"/>
          <w:szCs w:val="22"/>
        </w:rPr>
        <w:t xml:space="preserve">, executables for </w:t>
      </w:r>
      <w:r w:rsidR="002F3578" w:rsidRPr="006625B1">
        <w:rPr>
          <w:rFonts w:asciiTheme="minorHAnsi" w:hAnsiTheme="minorHAnsi" w:cstheme="minorHAnsi"/>
          <w:sz w:val="22"/>
          <w:szCs w:val="22"/>
        </w:rPr>
        <w:lastRenderedPageBreak/>
        <w:t xml:space="preserve">Windows, </w:t>
      </w:r>
      <w:r w:rsidR="0081407A">
        <w:rPr>
          <w:rFonts w:asciiTheme="minorHAnsi" w:hAnsiTheme="minorHAnsi" w:cstheme="minorHAnsi"/>
          <w:sz w:val="22"/>
          <w:szCs w:val="22"/>
        </w:rPr>
        <w:t>m</w:t>
      </w:r>
      <w:r w:rsidR="002F3578" w:rsidRPr="006625B1">
        <w:rPr>
          <w:rFonts w:asciiTheme="minorHAnsi" w:hAnsiTheme="minorHAnsi" w:cstheme="minorHAnsi"/>
          <w:sz w:val="22"/>
          <w:szCs w:val="22"/>
        </w:rPr>
        <w:t>acOS</w:t>
      </w:r>
      <w:r w:rsidR="004E50B1" w:rsidRPr="006625B1">
        <w:rPr>
          <w:rFonts w:asciiTheme="minorHAnsi" w:hAnsiTheme="minorHAnsi" w:cstheme="minorHAnsi"/>
          <w:sz w:val="22"/>
          <w:szCs w:val="22"/>
        </w:rPr>
        <w:t xml:space="preserve"> (for both </w:t>
      </w:r>
      <w:r w:rsidR="00E35768">
        <w:rPr>
          <w:rFonts w:asciiTheme="minorHAnsi" w:hAnsiTheme="minorHAnsi" w:cstheme="minorHAnsi"/>
          <w:sz w:val="22"/>
          <w:szCs w:val="22"/>
        </w:rPr>
        <w:t>I</w:t>
      </w:r>
      <w:r w:rsidR="004E50B1" w:rsidRPr="006625B1">
        <w:rPr>
          <w:rFonts w:asciiTheme="minorHAnsi" w:hAnsiTheme="minorHAnsi" w:cstheme="minorHAnsi"/>
          <w:sz w:val="22"/>
          <w:szCs w:val="22"/>
        </w:rPr>
        <w:t>ntel-</w:t>
      </w:r>
      <w:r w:rsidR="006625B1">
        <w:rPr>
          <w:rFonts w:asciiTheme="minorHAnsi" w:hAnsiTheme="minorHAnsi" w:cstheme="minorHAnsi"/>
          <w:sz w:val="22"/>
          <w:szCs w:val="22"/>
        </w:rPr>
        <w:t xml:space="preserve"> and</w:t>
      </w:r>
      <w:r w:rsidR="004E50B1" w:rsidRPr="006625B1">
        <w:rPr>
          <w:rFonts w:asciiTheme="minorHAnsi" w:hAnsiTheme="minorHAnsi" w:cstheme="minorHAnsi"/>
          <w:sz w:val="22"/>
          <w:szCs w:val="22"/>
        </w:rPr>
        <w:t xml:space="preserve"> silicon-based chips)</w:t>
      </w:r>
      <w:r w:rsidR="002F3578" w:rsidRPr="006625B1">
        <w:rPr>
          <w:rFonts w:asciiTheme="minorHAnsi" w:hAnsiTheme="minorHAnsi" w:cstheme="minorHAnsi"/>
          <w:sz w:val="22"/>
          <w:szCs w:val="22"/>
        </w:rPr>
        <w:t xml:space="preserve"> and</w:t>
      </w:r>
      <w:r w:rsidR="00AB78E4">
        <w:rPr>
          <w:rFonts w:asciiTheme="minorHAnsi" w:hAnsiTheme="minorHAnsi" w:cstheme="minorHAnsi"/>
          <w:sz w:val="22"/>
          <w:szCs w:val="22"/>
        </w:rPr>
        <w:t xml:space="preserve"> shell scripts for</w:t>
      </w:r>
      <w:r w:rsidR="002F3578" w:rsidRPr="006625B1">
        <w:rPr>
          <w:rFonts w:asciiTheme="minorHAnsi" w:hAnsiTheme="minorHAnsi" w:cstheme="minorHAnsi"/>
          <w:sz w:val="22"/>
          <w:szCs w:val="22"/>
        </w:rPr>
        <w:t xml:space="preserve"> </w:t>
      </w:r>
      <w:r w:rsidR="004C55DD">
        <w:rPr>
          <w:rFonts w:asciiTheme="minorHAnsi" w:hAnsiTheme="minorHAnsi" w:cstheme="minorHAnsi"/>
          <w:sz w:val="22"/>
          <w:szCs w:val="22"/>
        </w:rPr>
        <w:t>Linux/</w:t>
      </w:r>
      <w:r w:rsidR="002F3578" w:rsidRPr="006625B1">
        <w:rPr>
          <w:rFonts w:asciiTheme="minorHAnsi" w:hAnsiTheme="minorHAnsi" w:cstheme="minorHAnsi"/>
          <w:sz w:val="22"/>
          <w:szCs w:val="22"/>
        </w:rPr>
        <w:t xml:space="preserve">Unix </w:t>
      </w:r>
      <w:r w:rsidR="00AB78E4">
        <w:rPr>
          <w:rFonts w:asciiTheme="minorHAnsi" w:hAnsiTheme="minorHAnsi" w:cstheme="minorHAnsi"/>
          <w:sz w:val="22"/>
          <w:szCs w:val="22"/>
        </w:rPr>
        <w:t xml:space="preserve">using Python v3 </w:t>
      </w:r>
      <w:r w:rsidR="002F3578" w:rsidRPr="006625B1">
        <w:rPr>
          <w:rFonts w:asciiTheme="minorHAnsi" w:hAnsiTheme="minorHAnsi" w:cstheme="minorHAnsi"/>
          <w:sz w:val="22"/>
          <w:szCs w:val="22"/>
        </w:rPr>
        <w:t xml:space="preserve">are provided to ensure the </w:t>
      </w:r>
      <w:r w:rsidR="00E35768">
        <w:rPr>
          <w:rFonts w:asciiTheme="minorHAnsi" w:hAnsiTheme="minorHAnsi" w:cstheme="minorHAnsi"/>
          <w:sz w:val="22"/>
          <w:szCs w:val="22"/>
        </w:rPr>
        <w:t>N</w:t>
      </w:r>
      <w:r w:rsidR="002F3578" w:rsidRPr="006625B1">
        <w:rPr>
          <w:rFonts w:asciiTheme="minorHAnsi" w:hAnsiTheme="minorHAnsi" w:cstheme="minorHAnsi"/>
          <w:sz w:val="22"/>
          <w:szCs w:val="22"/>
        </w:rPr>
        <w:t>avigator can be used if</w:t>
      </w:r>
      <w:r w:rsidR="000D609E">
        <w:rPr>
          <w:rFonts w:asciiTheme="minorHAnsi" w:hAnsiTheme="minorHAnsi" w:cstheme="minorHAnsi"/>
          <w:sz w:val="22"/>
          <w:szCs w:val="22"/>
        </w:rPr>
        <w:t xml:space="preserve"> the</w:t>
      </w:r>
      <w:r w:rsidR="002F3578" w:rsidRPr="006625B1">
        <w:rPr>
          <w:rFonts w:asciiTheme="minorHAnsi" w:hAnsiTheme="minorHAnsi" w:cstheme="minorHAnsi"/>
          <w:sz w:val="22"/>
          <w:szCs w:val="22"/>
        </w:rPr>
        <w:t xml:space="preserve"> Python</w:t>
      </w:r>
      <w:r w:rsidR="000D609E">
        <w:rPr>
          <w:rFonts w:asciiTheme="minorHAnsi" w:hAnsiTheme="minorHAnsi" w:cstheme="minorHAnsi"/>
          <w:sz w:val="22"/>
          <w:szCs w:val="22"/>
        </w:rPr>
        <w:t xml:space="preserve"> interpreter</w:t>
      </w:r>
      <w:r w:rsidR="002F3578" w:rsidRPr="006625B1">
        <w:rPr>
          <w:rFonts w:asciiTheme="minorHAnsi" w:hAnsiTheme="minorHAnsi" w:cstheme="minorHAnsi"/>
          <w:sz w:val="22"/>
          <w:szCs w:val="22"/>
        </w:rPr>
        <w:t xml:space="preserve"> is not installed. The generated web page</w:t>
      </w:r>
      <w:r w:rsidR="00E56514" w:rsidRPr="006625B1">
        <w:rPr>
          <w:rFonts w:asciiTheme="minorHAnsi" w:hAnsiTheme="minorHAnsi" w:cstheme="minorHAnsi"/>
          <w:sz w:val="22"/>
          <w:szCs w:val="22"/>
        </w:rPr>
        <w:t xml:space="preserve"> </w:t>
      </w:r>
      <w:r w:rsidR="002F3578" w:rsidRPr="006625B1">
        <w:rPr>
          <w:rFonts w:asciiTheme="minorHAnsi" w:hAnsiTheme="minorHAnsi" w:cstheme="minorHAnsi"/>
          <w:sz w:val="22"/>
          <w:szCs w:val="22"/>
        </w:rPr>
        <w:t xml:space="preserve">consists of </w:t>
      </w:r>
      <w:r w:rsidR="00E56514" w:rsidRPr="009D21FD">
        <w:rPr>
          <w:rFonts w:asciiTheme="minorHAnsi" w:hAnsiTheme="minorHAnsi" w:cstheme="minorHAnsi"/>
          <w:sz w:val="22"/>
          <w:szCs w:val="22"/>
        </w:rPr>
        <w:t>four panels</w:t>
      </w:r>
      <w:r w:rsidR="006C54A5" w:rsidRPr="009D21FD">
        <w:rPr>
          <w:rFonts w:asciiTheme="minorHAnsi" w:hAnsiTheme="minorHAnsi" w:cstheme="minorHAnsi"/>
          <w:sz w:val="22"/>
          <w:szCs w:val="22"/>
        </w:rPr>
        <w:t xml:space="preserve"> (</w:t>
      </w:r>
      <w:r w:rsidR="006C54A5" w:rsidRPr="009D21FD">
        <w:rPr>
          <w:rFonts w:asciiTheme="minorHAnsi" w:hAnsiTheme="minorHAnsi" w:cstheme="minorHAnsi"/>
          <w:b/>
          <w:bCs/>
          <w:sz w:val="22"/>
          <w:szCs w:val="22"/>
        </w:rPr>
        <w:t xml:space="preserve">Figure </w:t>
      </w:r>
      <w:r w:rsidR="00A10C26" w:rsidRPr="009D21FD">
        <w:rPr>
          <w:rFonts w:asciiTheme="minorHAnsi" w:hAnsiTheme="minorHAnsi" w:cstheme="minorHAnsi"/>
          <w:b/>
          <w:bCs/>
          <w:sz w:val="22"/>
          <w:szCs w:val="22"/>
        </w:rPr>
        <w:t>5</w:t>
      </w:r>
      <w:r w:rsidR="006C54A5" w:rsidRPr="009D21FD">
        <w:rPr>
          <w:rFonts w:asciiTheme="minorHAnsi" w:hAnsiTheme="minorHAnsi" w:cstheme="minorHAnsi"/>
          <w:sz w:val="22"/>
          <w:szCs w:val="22"/>
        </w:rPr>
        <w:t>). The content</w:t>
      </w:r>
      <w:r w:rsidR="006C54A5" w:rsidRPr="006625B1">
        <w:rPr>
          <w:rFonts w:asciiTheme="minorHAnsi" w:hAnsiTheme="minorHAnsi" w:cstheme="minorHAnsi"/>
          <w:sz w:val="22"/>
          <w:szCs w:val="22"/>
        </w:rPr>
        <w:t xml:space="preserve"> of the panels is configured by the project owner</w:t>
      </w:r>
      <w:r w:rsidR="00185BF8">
        <w:rPr>
          <w:rFonts w:asciiTheme="minorHAnsi" w:hAnsiTheme="minorHAnsi" w:cstheme="minorHAnsi"/>
          <w:sz w:val="22"/>
          <w:szCs w:val="22"/>
        </w:rPr>
        <w:t xml:space="preserve"> to</w:t>
      </w:r>
      <w:r w:rsidR="006C54A5" w:rsidRPr="006625B1">
        <w:rPr>
          <w:rFonts w:asciiTheme="minorHAnsi" w:hAnsiTheme="minorHAnsi" w:cstheme="minorHAnsi"/>
          <w:sz w:val="22"/>
          <w:szCs w:val="22"/>
        </w:rPr>
        <w:t xml:space="preserve"> guide peers to the important parts of the project. </w:t>
      </w:r>
    </w:p>
    <w:p w14:paraId="297D51B9" w14:textId="77777777" w:rsidR="004C55DD" w:rsidRPr="006625B1" w:rsidRDefault="004C55DD" w:rsidP="006625B1">
      <w:pPr>
        <w:spacing w:line="276" w:lineRule="auto"/>
        <w:rPr>
          <w:rFonts w:asciiTheme="minorHAnsi" w:hAnsiTheme="minorHAnsi" w:cstheme="minorHAnsi"/>
          <w:sz w:val="22"/>
          <w:szCs w:val="22"/>
        </w:rPr>
      </w:pPr>
    </w:p>
    <w:p w14:paraId="09F1B6A1" w14:textId="53765AC3" w:rsidR="00E1623C" w:rsidRDefault="00E1623C" w:rsidP="00E1623C">
      <w:pPr>
        <w:rPr>
          <w:rFonts w:asciiTheme="minorHAnsi" w:hAnsiTheme="minorHAnsi" w:cstheme="minorHAnsi"/>
          <w:sz w:val="22"/>
          <w:szCs w:val="22"/>
          <w:lang w:val="en-GB"/>
        </w:rPr>
      </w:pPr>
    </w:p>
    <w:p w14:paraId="3D7FFC71" w14:textId="44D145E6" w:rsidR="006625B1" w:rsidRPr="00B17307" w:rsidRDefault="000D609E" w:rsidP="00032EDC">
      <w:pPr>
        <w:jc w:val="center"/>
        <w:rPr>
          <w:rFonts w:asciiTheme="minorHAnsi" w:hAnsiTheme="minorHAnsi" w:cstheme="minorHAnsi"/>
          <w:sz w:val="22"/>
          <w:szCs w:val="22"/>
          <w:lang w:val="en-GB"/>
        </w:rPr>
      </w:pPr>
      <w:r>
        <w:rPr>
          <w:noProof/>
        </w:rPr>
        <w:drawing>
          <wp:inline distT="0" distB="0" distL="0" distR="0" wp14:anchorId="2FBDB21B" wp14:editId="6543D8B2">
            <wp:extent cx="5849007" cy="3849701"/>
            <wp:effectExtent l="0" t="0" r="0" b="0"/>
            <wp:docPr id="7724471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47118"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837" cy="3858804"/>
                    </a:xfrm>
                    <a:prstGeom prst="rect">
                      <a:avLst/>
                    </a:prstGeom>
                    <a:noFill/>
                    <a:ln>
                      <a:noFill/>
                    </a:ln>
                  </pic:spPr>
                </pic:pic>
              </a:graphicData>
            </a:graphic>
          </wp:inline>
        </w:drawing>
      </w:r>
    </w:p>
    <w:p w14:paraId="0BC320ED" w14:textId="3D19465F" w:rsidR="00E1623C" w:rsidRPr="006C54A5" w:rsidRDefault="00E1623C" w:rsidP="006C54A5">
      <w:pPr>
        <w:spacing w:line="276" w:lineRule="auto"/>
        <w:rPr>
          <w:rFonts w:asciiTheme="minorHAnsi" w:eastAsia="Times New Roman" w:hAnsiTheme="minorHAnsi" w:cstheme="minorHAnsi"/>
          <w:bCs/>
          <w:color w:val="0070C0"/>
          <w:sz w:val="18"/>
          <w:szCs w:val="18"/>
          <w:lang w:val="en-GB"/>
        </w:rPr>
      </w:pPr>
      <w:r w:rsidRPr="006C54A5">
        <w:rPr>
          <w:rFonts w:asciiTheme="minorHAnsi" w:eastAsia="Times New Roman" w:hAnsiTheme="minorHAnsi" w:cstheme="minorHAnsi"/>
          <w:b/>
          <w:color w:val="0070C0"/>
          <w:sz w:val="18"/>
          <w:szCs w:val="18"/>
          <w:lang w:val="en-GB"/>
        </w:rPr>
        <w:t xml:space="preserve">Figure </w:t>
      </w:r>
      <w:r w:rsidR="00A10C26">
        <w:rPr>
          <w:rFonts w:asciiTheme="minorHAnsi" w:eastAsia="Times New Roman" w:hAnsiTheme="minorHAnsi" w:cstheme="minorHAnsi"/>
          <w:b/>
          <w:color w:val="0070C0"/>
          <w:sz w:val="18"/>
          <w:szCs w:val="18"/>
          <w:lang w:val="en-GB"/>
        </w:rPr>
        <w:t>5</w:t>
      </w:r>
      <w:r w:rsidR="006C54A5">
        <w:rPr>
          <w:rFonts w:asciiTheme="minorHAnsi" w:eastAsia="Times New Roman" w:hAnsiTheme="minorHAnsi" w:cstheme="minorHAnsi"/>
          <w:b/>
          <w:color w:val="0070C0"/>
          <w:sz w:val="18"/>
          <w:szCs w:val="18"/>
          <w:lang w:val="en-GB"/>
        </w:rPr>
        <w:t>.</w:t>
      </w:r>
      <w:r w:rsidRPr="006C54A5">
        <w:rPr>
          <w:rFonts w:asciiTheme="minorHAnsi" w:eastAsia="Times New Roman" w:hAnsiTheme="minorHAnsi" w:cstheme="minorHAnsi"/>
          <w:b/>
          <w:color w:val="0070C0"/>
          <w:sz w:val="18"/>
          <w:szCs w:val="18"/>
          <w:lang w:val="en-GB"/>
        </w:rPr>
        <w:t xml:space="preserve"> </w:t>
      </w:r>
      <w:r w:rsidR="00DC0A3D">
        <w:rPr>
          <w:rFonts w:asciiTheme="minorHAnsi" w:eastAsia="Times New Roman" w:hAnsiTheme="minorHAnsi" w:cstheme="minorHAnsi"/>
          <w:b/>
          <w:color w:val="0070C0"/>
          <w:sz w:val="18"/>
          <w:szCs w:val="18"/>
          <w:lang w:val="en-GB"/>
        </w:rPr>
        <w:t>T</w:t>
      </w:r>
      <w:r w:rsidR="002F3578">
        <w:rPr>
          <w:rFonts w:asciiTheme="minorHAnsi" w:eastAsia="Times New Roman" w:hAnsiTheme="minorHAnsi" w:cstheme="minorHAnsi"/>
          <w:b/>
          <w:color w:val="0070C0"/>
          <w:sz w:val="18"/>
          <w:szCs w:val="18"/>
          <w:lang w:val="en-GB"/>
        </w:rPr>
        <w:t xml:space="preserve">he </w:t>
      </w:r>
      <w:r w:rsidR="00032EDC">
        <w:rPr>
          <w:rFonts w:asciiTheme="minorHAnsi" w:eastAsia="Times New Roman" w:hAnsiTheme="minorHAnsi" w:cstheme="minorHAnsi"/>
          <w:b/>
          <w:color w:val="0070C0"/>
          <w:sz w:val="18"/>
          <w:szCs w:val="18"/>
          <w:lang w:val="en-GB"/>
        </w:rPr>
        <w:t>s</w:t>
      </w:r>
      <w:r w:rsidR="002F3578">
        <w:rPr>
          <w:rFonts w:asciiTheme="minorHAnsi" w:eastAsia="Times New Roman" w:hAnsiTheme="minorHAnsi" w:cstheme="minorHAnsi"/>
          <w:b/>
          <w:color w:val="0070C0"/>
          <w:sz w:val="18"/>
          <w:szCs w:val="18"/>
          <w:lang w:val="en-GB"/>
        </w:rPr>
        <w:t>FSS Navigator</w:t>
      </w:r>
      <w:r w:rsidRPr="006C54A5">
        <w:rPr>
          <w:rFonts w:asciiTheme="minorHAnsi" w:eastAsia="Times New Roman" w:hAnsiTheme="minorHAnsi" w:cstheme="minorHAnsi"/>
          <w:b/>
          <w:color w:val="0070C0"/>
          <w:sz w:val="18"/>
          <w:szCs w:val="18"/>
          <w:lang w:val="en-GB"/>
        </w:rPr>
        <w:t xml:space="preserve">. </w:t>
      </w:r>
      <w:r w:rsidR="006C54A5" w:rsidRPr="006C54A5">
        <w:rPr>
          <w:rFonts w:asciiTheme="minorHAnsi" w:eastAsia="Times New Roman" w:hAnsiTheme="minorHAnsi" w:cstheme="minorHAnsi"/>
          <w:bCs/>
          <w:color w:val="0070C0"/>
          <w:sz w:val="18"/>
          <w:szCs w:val="18"/>
          <w:lang w:val="en-GB"/>
        </w:rPr>
        <w:t>(</w:t>
      </w:r>
      <w:r w:rsidR="00811A4C">
        <w:rPr>
          <w:rFonts w:asciiTheme="minorHAnsi" w:eastAsia="Times New Roman" w:hAnsiTheme="minorHAnsi" w:cstheme="minorHAnsi"/>
          <w:bCs/>
          <w:color w:val="0070C0"/>
          <w:sz w:val="18"/>
          <w:szCs w:val="18"/>
          <w:lang w:val="en-GB"/>
        </w:rPr>
        <w:t>a</w:t>
      </w:r>
      <w:r w:rsidR="006C54A5" w:rsidRPr="006C54A5">
        <w:rPr>
          <w:rFonts w:asciiTheme="minorHAnsi" w:eastAsia="Times New Roman" w:hAnsiTheme="minorHAnsi" w:cstheme="minorHAnsi"/>
          <w:bCs/>
          <w:color w:val="0070C0"/>
          <w:sz w:val="18"/>
          <w:szCs w:val="18"/>
          <w:lang w:val="en-GB"/>
        </w:rPr>
        <w:t xml:space="preserve">) Expandable sFSS directory tree and link to the </w:t>
      </w:r>
      <w:r w:rsidR="00957A90">
        <w:rPr>
          <w:rFonts w:asciiTheme="minorHAnsi" w:eastAsia="Times New Roman" w:hAnsiTheme="minorHAnsi" w:cstheme="minorHAnsi"/>
          <w:bCs/>
          <w:color w:val="0070C0"/>
          <w:sz w:val="18"/>
          <w:szCs w:val="18"/>
          <w:lang w:val="en-GB"/>
        </w:rPr>
        <w:t xml:space="preserve">project’s </w:t>
      </w:r>
      <w:r w:rsidR="006C54A5" w:rsidRPr="006C54A5">
        <w:rPr>
          <w:rFonts w:asciiTheme="minorHAnsi" w:eastAsia="Times New Roman" w:hAnsiTheme="minorHAnsi" w:cstheme="minorHAnsi"/>
          <w:bCs/>
          <w:color w:val="0070C0"/>
          <w:sz w:val="18"/>
          <w:szCs w:val="18"/>
          <w:lang w:val="en-GB"/>
        </w:rPr>
        <w:t>GitHub repository. The project owner can configure</w:t>
      </w:r>
      <w:r w:rsidR="00957A90">
        <w:rPr>
          <w:rFonts w:asciiTheme="minorHAnsi" w:eastAsia="Times New Roman" w:hAnsiTheme="minorHAnsi" w:cstheme="minorHAnsi"/>
          <w:bCs/>
          <w:color w:val="0070C0"/>
          <w:sz w:val="18"/>
          <w:szCs w:val="18"/>
          <w:lang w:val="en-GB"/>
        </w:rPr>
        <w:t>,</w:t>
      </w:r>
      <w:r w:rsidR="006C54A5" w:rsidRPr="006C54A5">
        <w:rPr>
          <w:rFonts w:asciiTheme="minorHAnsi" w:eastAsia="Times New Roman" w:hAnsiTheme="minorHAnsi" w:cstheme="minorHAnsi"/>
          <w:bCs/>
          <w:color w:val="0070C0"/>
          <w:sz w:val="18"/>
          <w:szCs w:val="18"/>
          <w:lang w:val="en-GB"/>
        </w:rPr>
        <w:t xml:space="preserve"> which directories and files to show.</w:t>
      </w:r>
      <w:r w:rsidR="006C54A5">
        <w:rPr>
          <w:rFonts w:asciiTheme="minorHAnsi" w:eastAsia="Times New Roman" w:hAnsiTheme="minorHAnsi" w:cstheme="minorHAnsi"/>
          <w:bCs/>
          <w:color w:val="0070C0"/>
          <w:sz w:val="18"/>
          <w:szCs w:val="18"/>
          <w:lang w:val="en-GB"/>
        </w:rPr>
        <w:t xml:space="preserve"> (</w:t>
      </w:r>
      <w:r w:rsidR="00811A4C">
        <w:rPr>
          <w:rFonts w:asciiTheme="minorHAnsi" w:eastAsia="Times New Roman" w:hAnsiTheme="minorHAnsi" w:cstheme="minorHAnsi"/>
          <w:bCs/>
          <w:color w:val="0070C0"/>
          <w:sz w:val="18"/>
          <w:szCs w:val="18"/>
          <w:lang w:val="en-GB"/>
        </w:rPr>
        <w:t>b</w:t>
      </w:r>
      <w:r w:rsidR="006C54A5">
        <w:rPr>
          <w:rFonts w:asciiTheme="minorHAnsi" w:eastAsia="Times New Roman" w:hAnsiTheme="minorHAnsi" w:cstheme="minorHAnsi"/>
          <w:bCs/>
          <w:color w:val="0070C0"/>
          <w:sz w:val="18"/>
          <w:szCs w:val="18"/>
          <w:lang w:val="en-GB"/>
        </w:rPr>
        <w:t xml:space="preserve">) Content of </w:t>
      </w:r>
      <w:r w:rsidR="00957A90">
        <w:rPr>
          <w:rFonts w:asciiTheme="minorHAnsi" w:eastAsia="Times New Roman" w:hAnsiTheme="minorHAnsi" w:cstheme="minorHAnsi"/>
          <w:bCs/>
          <w:color w:val="0070C0"/>
          <w:sz w:val="18"/>
          <w:szCs w:val="18"/>
          <w:lang w:val="en-GB"/>
        </w:rPr>
        <w:t xml:space="preserve">a </w:t>
      </w:r>
      <w:r w:rsidR="006C54A5">
        <w:rPr>
          <w:rFonts w:asciiTheme="minorHAnsi" w:eastAsia="Times New Roman" w:hAnsiTheme="minorHAnsi" w:cstheme="minorHAnsi"/>
          <w:bCs/>
          <w:color w:val="0070C0"/>
          <w:sz w:val="18"/>
          <w:szCs w:val="18"/>
          <w:lang w:val="en-GB"/>
        </w:rPr>
        <w:t>selected file. In this example, the panel show</w:t>
      </w:r>
      <w:r w:rsidR="00923BFE">
        <w:rPr>
          <w:rFonts w:asciiTheme="minorHAnsi" w:eastAsia="Times New Roman" w:hAnsiTheme="minorHAnsi" w:cstheme="minorHAnsi"/>
          <w:bCs/>
          <w:color w:val="0070C0"/>
          <w:sz w:val="18"/>
          <w:szCs w:val="18"/>
          <w:lang w:val="en-GB"/>
        </w:rPr>
        <w:t>s</w:t>
      </w:r>
      <w:r w:rsidR="006C54A5">
        <w:rPr>
          <w:rFonts w:asciiTheme="minorHAnsi" w:eastAsia="Times New Roman" w:hAnsiTheme="minorHAnsi" w:cstheme="minorHAnsi"/>
          <w:bCs/>
          <w:color w:val="0070C0"/>
          <w:sz w:val="18"/>
          <w:szCs w:val="18"/>
          <w:lang w:val="en-GB"/>
        </w:rPr>
        <w:t xml:space="preserve"> the content of the default GitHub </w:t>
      </w:r>
      <w:r w:rsidR="00923BFE">
        <w:rPr>
          <w:rFonts w:asciiTheme="minorHAnsi" w:eastAsia="Times New Roman" w:hAnsiTheme="minorHAnsi" w:cstheme="minorHAnsi"/>
          <w:bCs/>
          <w:color w:val="0070C0"/>
          <w:sz w:val="18"/>
          <w:szCs w:val="18"/>
          <w:lang w:val="en-GB"/>
        </w:rPr>
        <w:t xml:space="preserve">Markdown </w:t>
      </w:r>
      <w:r w:rsidR="006C54A5">
        <w:rPr>
          <w:rFonts w:asciiTheme="minorHAnsi" w:eastAsia="Times New Roman" w:hAnsiTheme="minorHAnsi" w:cstheme="minorHAnsi"/>
          <w:bCs/>
          <w:color w:val="0070C0"/>
          <w:sz w:val="18"/>
          <w:szCs w:val="18"/>
          <w:lang w:val="en-GB"/>
        </w:rPr>
        <w:t>README file. (</w:t>
      </w:r>
      <w:r w:rsidR="00811A4C">
        <w:rPr>
          <w:rFonts w:asciiTheme="minorHAnsi" w:eastAsia="Times New Roman" w:hAnsiTheme="minorHAnsi" w:cstheme="minorHAnsi"/>
          <w:bCs/>
          <w:color w:val="0070C0"/>
          <w:sz w:val="18"/>
          <w:szCs w:val="18"/>
          <w:lang w:val="en-GB"/>
        </w:rPr>
        <w:t>c</w:t>
      </w:r>
      <w:r w:rsidR="006C54A5">
        <w:rPr>
          <w:rFonts w:asciiTheme="minorHAnsi" w:eastAsia="Times New Roman" w:hAnsiTheme="minorHAnsi" w:cstheme="minorHAnsi"/>
          <w:bCs/>
          <w:color w:val="0070C0"/>
          <w:sz w:val="18"/>
          <w:szCs w:val="18"/>
          <w:lang w:val="en-GB"/>
        </w:rPr>
        <w:t>) General project description, contact person, and collaborators</w:t>
      </w:r>
      <w:r w:rsidR="00AE5B93">
        <w:rPr>
          <w:rFonts w:asciiTheme="minorHAnsi" w:eastAsia="Times New Roman" w:hAnsiTheme="minorHAnsi" w:cstheme="minorHAnsi"/>
          <w:bCs/>
          <w:color w:val="0070C0"/>
          <w:sz w:val="18"/>
          <w:szCs w:val="18"/>
          <w:lang w:val="en-GB"/>
        </w:rPr>
        <w:t xml:space="preserve"> (0_PROJECT.md)</w:t>
      </w:r>
      <w:r w:rsidR="006C54A5">
        <w:rPr>
          <w:rFonts w:asciiTheme="minorHAnsi" w:eastAsia="Times New Roman" w:hAnsiTheme="minorHAnsi" w:cstheme="minorHAnsi"/>
          <w:bCs/>
          <w:color w:val="0070C0"/>
          <w:sz w:val="18"/>
          <w:szCs w:val="18"/>
          <w:lang w:val="en-GB"/>
        </w:rPr>
        <w:t>. (</w:t>
      </w:r>
      <w:r w:rsidR="00811A4C">
        <w:rPr>
          <w:rFonts w:asciiTheme="minorHAnsi" w:eastAsia="Times New Roman" w:hAnsiTheme="minorHAnsi" w:cstheme="minorHAnsi"/>
          <w:bCs/>
          <w:color w:val="0070C0"/>
          <w:sz w:val="18"/>
          <w:szCs w:val="18"/>
          <w:lang w:val="en-GB"/>
        </w:rPr>
        <w:t>d</w:t>
      </w:r>
      <w:r w:rsidR="006C54A5">
        <w:rPr>
          <w:rFonts w:asciiTheme="minorHAnsi" w:eastAsia="Times New Roman" w:hAnsiTheme="minorHAnsi" w:cstheme="minorHAnsi"/>
          <w:bCs/>
          <w:color w:val="0070C0"/>
          <w:sz w:val="18"/>
          <w:szCs w:val="18"/>
          <w:lang w:val="en-GB"/>
        </w:rPr>
        <w:t>). Getting started explains the project and includes links to the various files and directories in the sFSS</w:t>
      </w:r>
      <w:r w:rsidR="00AE5B93">
        <w:rPr>
          <w:rFonts w:asciiTheme="minorHAnsi" w:eastAsia="Times New Roman" w:hAnsiTheme="minorHAnsi" w:cstheme="minorHAnsi"/>
          <w:bCs/>
          <w:color w:val="0070C0"/>
          <w:sz w:val="18"/>
          <w:szCs w:val="18"/>
          <w:lang w:val="en-GB"/>
        </w:rPr>
        <w:t xml:space="preserve"> (0_GettingStarted.html)</w:t>
      </w:r>
      <w:r w:rsidR="006C54A5">
        <w:rPr>
          <w:rFonts w:asciiTheme="minorHAnsi" w:eastAsia="Times New Roman" w:hAnsiTheme="minorHAnsi" w:cstheme="minorHAnsi"/>
          <w:bCs/>
          <w:color w:val="0070C0"/>
          <w:sz w:val="18"/>
          <w:szCs w:val="18"/>
          <w:lang w:val="en-GB"/>
        </w:rPr>
        <w:t>.</w:t>
      </w:r>
    </w:p>
    <w:p w14:paraId="1A620786" w14:textId="77777777" w:rsidR="00AF706E" w:rsidRPr="00AF706E" w:rsidRDefault="00AF706E" w:rsidP="00AF706E">
      <w:pPr>
        <w:rPr>
          <w:rFonts w:asciiTheme="minorHAnsi" w:hAnsiTheme="minorHAnsi" w:cstheme="minorHAnsi"/>
          <w:sz w:val="22"/>
          <w:szCs w:val="22"/>
        </w:rPr>
      </w:pPr>
    </w:p>
    <w:p w14:paraId="41724B1B" w14:textId="77777777" w:rsidR="00E1623C" w:rsidRDefault="00E1623C" w:rsidP="000B3695">
      <w:pPr>
        <w:spacing w:line="276" w:lineRule="auto"/>
        <w:rPr>
          <w:rFonts w:asciiTheme="minorHAnsi" w:hAnsiTheme="minorHAnsi" w:cstheme="minorHAnsi"/>
          <w:b/>
          <w:bCs/>
          <w:sz w:val="22"/>
          <w:szCs w:val="22"/>
        </w:rPr>
      </w:pPr>
    </w:p>
    <w:p w14:paraId="658D287F" w14:textId="60254CD6" w:rsidR="00212F66" w:rsidRDefault="00AF706E" w:rsidP="000B3695">
      <w:pPr>
        <w:spacing w:line="276" w:lineRule="auto"/>
        <w:rPr>
          <w:rFonts w:asciiTheme="minorHAnsi" w:hAnsiTheme="minorHAnsi" w:cstheme="minorHAnsi"/>
          <w:b/>
          <w:bCs/>
          <w:sz w:val="22"/>
          <w:szCs w:val="22"/>
        </w:rPr>
      </w:pPr>
      <w:r w:rsidRPr="00AF706E">
        <w:rPr>
          <w:rFonts w:asciiTheme="minorHAnsi" w:hAnsiTheme="minorHAnsi" w:cstheme="minorHAnsi"/>
          <w:b/>
          <w:bCs/>
          <w:sz w:val="22"/>
          <w:szCs w:val="22"/>
        </w:rPr>
        <w:t xml:space="preserve">Component </w:t>
      </w:r>
      <w:r>
        <w:rPr>
          <w:rFonts w:asciiTheme="minorHAnsi" w:hAnsiTheme="minorHAnsi" w:cstheme="minorHAnsi"/>
          <w:b/>
          <w:bCs/>
          <w:sz w:val="22"/>
          <w:szCs w:val="22"/>
        </w:rPr>
        <w:t>5</w:t>
      </w:r>
      <w:r w:rsidRPr="00AF706E">
        <w:rPr>
          <w:rFonts w:asciiTheme="minorHAnsi" w:hAnsiTheme="minorHAnsi" w:cstheme="minorHAnsi"/>
          <w:b/>
          <w:bCs/>
          <w:sz w:val="22"/>
          <w:szCs w:val="22"/>
        </w:rPr>
        <w:t xml:space="preserve">. </w:t>
      </w:r>
      <w:r>
        <w:rPr>
          <w:rFonts w:asciiTheme="minorHAnsi" w:hAnsiTheme="minorHAnsi" w:cstheme="minorHAnsi"/>
          <w:b/>
          <w:bCs/>
          <w:sz w:val="22"/>
          <w:szCs w:val="22"/>
        </w:rPr>
        <w:t xml:space="preserve">User documentation </w:t>
      </w:r>
    </w:p>
    <w:p w14:paraId="2B2C96D4" w14:textId="5BDECDF0" w:rsidR="00397952" w:rsidRDefault="00820A13" w:rsidP="00115EC4">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ENCORE is complemented with extensive documentation to guide the user in setting up a new project and maintaining documentation through</w:t>
      </w:r>
      <w:r w:rsidR="005879AB">
        <w:rPr>
          <w:rFonts w:asciiTheme="minorHAnsi" w:eastAsia="Times New Roman" w:hAnsiTheme="minorHAnsi" w:cstheme="minorHAnsi"/>
          <w:bCs/>
          <w:sz w:val="22"/>
          <w:szCs w:val="22"/>
        </w:rPr>
        <w:t>out</w:t>
      </w:r>
      <w:r>
        <w:rPr>
          <w:rFonts w:asciiTheme="minorHAnsi" w:eastAsia="Times New Roman" w:hAnsiTheme="minorHAnsi" w:cstheme="minorHAnsi"/>
          <w:bCs/>
          <w:sz w:val="22"/>
          <w:szCs w:val="22"/>
        </w:rPr>
        <w:t xml:space="preserve"> the project.</w:t>
      </w:r>
      <w:r w:rsidR="00397952">
        <w:rPr>
          <w:rFonts w:asciiTheme="minorHAnsi" w:eastAsia="Times New Roman" w:hAnsiTheme="minorHAnsi" w:cstheme="minorHAnsi"/>
          <w:bCs/>
          <w:sz w:val="22"/>
          <w:szCs w:val="22"/>
        </w:rPr>
        <w:t xml:space="preserve"> </w:t>
      </w:r>
      <w:r w:rsidR="00397952" w:rsidRPr="00397952">
        <w:rPr>
          <w:rFonts w:asciiTheme="minorHAnsi" w:eastAsia="Times New Roman" w:hAnsiTheme="minorHAnsi" w:cstheme="minorHAnsi"/>
          <w:bCs/>
          <w:sz w:val="22"/>
          <w:szCs w:val="22"/>
        </w:rPr>
        <w:t xml:space="preserve">In addition to the documentation already present </w:t>
      </w:r>
      <w:r w:rsidR="00397952" w:rsidRPr="00BB4CA1">
        <w:rPr>
          <w:rFonts w:asciiTheme="minorHAnsi" w:eastAsia="Times New Roman" w:hAnsiTheme="minorHAnsi" w:cstheme="minorHAnsi"/>
          <w:bCs/>
          <w:sz w:val="22"/>
          <w:szCs w:val="22"/>
        </w:rPr>
        <w:t>in the pre-defined files, we have created a comprehensive 'Step-by-Step ENCORE Guide' (</w:t>
      </w:r>
      <w:r w:rsidR="00397952" w:rsidRPr="00BB4CA1">
        <w:rPr>
          <w:rFonts w:asciiTheme="minorHAnsi" w:eastAsia="Times New Roman" w:hAnsiTheme="minorHAnsi" w:cstheme="minorHAnsi"/>
          <w:b/>
          <w:sz w:val="22"/>
          <w:szCs w:val="22"/>
        </w:rPr>
        <w:t>Supplementary File 1</w:t>
      </w:r>
      <w:r w:rsidR="00397952" w:rsidRPr="00BB4CA1">
        <w:rPr>
          <w:rFonts w:asciiTheme="minorHAnsi" w:eastAsia="Times New Roman" w:hAnsiTheme="minorHAnsi" w:cstheme="minorHAnsi"/>
          <w:bCs/>
          <w:sz w:val="22"/>
          <w:szCs w:val="22"/>
        </w:rPr>
        <w:t>). This</w:t>
      </w:r>
      <w:r w:rsidR="00397952" w:rsidRPr="00397952">
        <w:rPr>
          <w:rFonts w:asciiTheme="minorHAnsi" w:eastAsia="Times New Roman" w:hAnsiTheme="minorHAnsi" w:cstheme="minorHAnsi"/>
          <w:bCs/>
          <w:sz w:val="22"/>
          <w:szCs w:val="22"/>
        </w:rPr>
        <w:t xml:space="preserve"> guide offers a brief introduction to the ENCORE principles and </w:t>
      </w:r>
      <w:r w:rsidR="00DC0A3D" w:rsidRPr="00397952">
        <w:rPr>
          <w:rFonts w:asciiTheme="minorHAnsi" w:eastAsia="Times New Roman" w:hAnsiTheme="minorHAnsi" w:cstheme="minorHAnsi"/>
          <w:bCs/>
          <w:sz w:val="22"/>
          <w:szCs w:val="22"/>
        </w:rPr>
        <w:t>components and</w:t>
      </w:r>
      <w:r w:rsidR="00397952" w:rsidRPr="00397952">
        <w:rPr>
          <w:rFonts w:asciiTheme="minorHAnsi" w:eastAsia="Times New Roman" w:hAnsiTheme="minorHAnsi" w:cstheme="minorHAnsi"/>
          <w:bCs/>
          <w:sz w:val="22"/>
          <w:szCs w:val="22"/>
        </w:rPr>
        <w:t xml:space="preserve"> provides a recipe for </w:t>
      </w:r>
      <w:r w:rsidR="00256B40">
        <w:rPr>
          <w:rFonts w:asciiTheme="minorHAnsi" w:eastAsia="Times New Roman" w:hAnsiTheme="minorHAnsi" w:cstheme="minorHAnsi"/>
          <w:bCs/>
          <w:sz w:val="22"/>
          <w:szCs w:val="22"/>
        </w:rPr>
        <w:t>instantiating an</w:t>
      </w:r>
      <w:r w:rsidR="00397952" w:rsidRPr="00397952">
        <w:rPr>
          <w:rFonts w:asciiTheme="minorHAnsi" w:eastAsia="Times New Roman" w:hAnsiTheme="minorHAnsi" w:cstheme="minorHAnsi"/>
          <w:bCs/>
          <w:sz w:val="22"/>
          <w:szCs w:val="22"/>
        </w:rPr>
        <w:t xml:space="preserve"> sFSS</w:t>
      </w:r>
      <w:r w:rsidR="00256B40">
        <w:rPr>
          <w:rFonts w:asciiTheme="minorHAnsi" w:eastAsia="Times New Roman" w:hAnsiTheme="minorHAnsi" w:cstheme="minorHAnsi"/>
          <w:bCs/>
          <w:sz w:val="22"/>
          <w:szCs w:val="22"/>
        </w:rPr>
        <w:t xml:space="preserve"> for a specific project</w:t>
      </w:r>
      <w:r w:rsidR="00397952" w:rsidRPr="00397952">
        <w:rPr>
          <w:rFonts w:asciiTheme="minorHAnsi" w:eastAsia="Times New Roman" w:hAnsiTheme="minorHAnsi" w:cstheme="minorHAnsi"/>
          <w:bCs/>
          <w:sz w:val="22"/>
          <w:szCs w:val="22"/>
        </w:rPr>
        <w:t xml:space="preserve">, </w:t>
      </w:r>
      <w:r w:rsidR="00256B40">
        <w:rPr>
          <w:rFonts w:asciiTheme="minorHAnsi" w:eastAsia="Times New Roman" w:hAnsiTheme="minorHAnsi" w:cstheme="minorHAnsi"/>
          <w:bCs/>
          <w:sz w:val="22"/>
          <w:szCs w:val="22"/>
        </w:rPr>
        <w:t xml:space="preserve">a corresponding </w:t>
      </w:r>
      <w:r w:rsidR="00397952" w:rsidRPr="00397952">
        <w:rPr>
          <w:rFonts w:asciiTheme="minorHAnsi" w:eastAsia="Times New Roman" w:hAnsiTheme="minorHAnsi" w:cstheme="minorHAnsi"/>
          <w:bCs/>
          <w:sz w:val="22"/>
          <w:szCs w:val="22"/>
        </w:rPr>
        <w:t xml:space="preserve">GitHub repository, and </w:t>
      </w:r>
      <w:r w:rsidR="00811A4C">
        <w:rPr>
          <w:rFonts w:asciiTheme="minorHAnsi" w:eastAsia="Times New Roman" w:hAnsiTheme="minorHAnsi" w:cstheme="minorHAnsi"/>
          <w:bCs/>
          <w:sz w:val="22"/>
          <w:szCs w:val="22"/>
        </w:rPr>
        <w:t>the s</w:t>
      </w:r>
      <w:r w:rsidR="00397952" w:rsidRPr="00397952">
        <w:rPr>
          <w:rFonts w:asciiTheme="minorHAnsi" w:eastAsia="Times New Roman" w:hAnsiTheme="minorHAnsi" w:cstheme="minorHAnsi"/>
          <w:bCs/>
          <w:sz w:val="22"/>
          <w:szCs w:val="22"/>
        </w:rPr>
        <w:t>FSS Navigator. It also includes a basic introduction to Git and GitHub for troubleshooting purposes</w:t>
      </w:r>
      <w:r w:rsidR="00DC0A3D">
        <w:rPr>
          <w:rFonts w:asciiTheme="minorHAnsi" w:eastAsia="Times New Roman" w:hAnsiTheme="minorHAnsi" w:cstheme="minorHAnsi"/>
          <w:bCs/>
          <w:sz w:val="22"/>
          <w:szCs w:val="22"/>
        </w:rPr>
        <w:t>.</w:t>
      </w:r>
    </w:p>
    <w:p w14:paraId="249E1464" w14:textId="77777777" w:rsidR="00BF3FEF" w:rsidRDefault="00BF3FEF" w:rsidP="00115EC4">
      <w:pPr>
        <w:spacing w:line="276" w:lineRule="auto"/>
        <w:rPr>
          <w:rFonts w:asciiTheme="minorHAnsi" w:eastAsia="Times New Roman" w:hAnsiTheme="minorHAnsi" w:cstheme="minorHAnsi"/>
          <w:bCs/>
          <w:sz w:val="22"/>
          <w:szCs w:val="22"/>
        </w:rPr>
      </w:pPr>
    </w:p>
    <w:p w14:paraId="1DF6AFE9" w14:textId="0FAF6A6D" w:rsidR="00CC2C4E" w:rsidRPr="00CC2C4E" w:rsidRDefault="00BB5B74" w:rsidP="00115EC4">
      <w:pPr>
        <w:spacing w:line="276" w:lineRule="auto"/>
        <w:rPr>
          <w:rFonts w:asciiTheme="minorHAnsi" w:eastAsia="Times New Roman" w:hAnsiTheme="minorHAnsi" w:cstheme="minorHAnsi"/>
          <w:bCs/>
          <w:i/>
          <w:iCs/>
          <w:sz w:val="22"/>
          <w:szCs w:val="22"/>
        </w:rPr>
      </w:pPr>
      <w:r>
        <w:rPr>
          <w:rFonts w:asciiTheme="minorHAnsi" w:eastAsia="Times New Roman" w:hAnsiTheme="minorHAnsi" w:cstheme="minorHAnsi"/>
          <w:bCs/>
          <w:i/>
          <w:iCs/>
          <w:sz w:val="22"/>
          <w:szCs w:val="22"/>
        </w:rPr>
        <w:t xml:space="preserve">General </w:t>
      </w:r>
      <w:r w:rsidR="009C0AAD">
        <w:rPr>
          <w:rFonts w:asciiTheme="minorHAnsi" w:eastAsia="Times New Roman" w:hAnsiTheme="minorHAnsi" w:cstheme="minorHAnsi"/>
          <w:bCs/>
          <w:i/>
          <w:iCs/>
          <w:sz w:val="22"/>
          <w:szCs w:val="22"/>
        </w:rPr>
        <w:t>ENCORE</w:t>
      </w:r>
      <w:r>
        <w:rPr>
          <w:rFonts w:asciiTheme="minorHAnsi" w:eastAsia="Times New Roman" w:hAnsiTheme="minorHAnsi" w:cstheme="minorHAnsi"/>
          <w:bCs/>
          <w:i/>
          <w:iCs/>
          <w:sz w:val="22"/>
          <w:szCs w:val="22"/>
        </w:rPr>
        <w:t xml:space="preserve"> guidelines</w:t>
      </w:r>
    </w:p>
    <w:p w14:paraId="5E2DABEE" w14:textId="7D7DF267" w:rsidR="003869C7" w:rsidRDefault="00B537AE" w:rsidP="00115EC4">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The initia</w:t>
      </w:r>
      <w:r w:rsidR="000453B2">
        <w:rPr>
          <w:rFonts w:asciiTheme="minorHAnsi" w:eastAsia="Times New Roman" w:hAnsiTheme="minorHAnsi" w:cstheme="minorHAnsi"/>
          <w:bCs/>
          <w:sz w:val="22"/>
          <w:szCs w:val="22"/>
        </w:rPr>
        <w:t>liz</w:t>
      </w:r>
      <w:r w:rsidR="00DC4C51">
        <w:rPr>
          <w:rFonts w:asciiTheme="minorHAnsi" w:eastAsia="Times New Roman" w:hAnsiTheme="minorHAnsi" w:cstheme="minorHAnsi"/>
          <w:bCs/>
          <w:sz w:val="22"/>
          <w:szCs w:val="22"/>
        </w:rPr>
        <w:t>at</w:t>
      </w:r>
      <w:r>
        <w:rPr>
          <w:rFonts w:asciiTheme="minorHAnsi" w:eastAsia="Times New Roman" w:hAnsiTheme="minorHAnsi" w:cstheme="minorHAnsi"/>
          <w:bCs/>
          <w:sz w:val="22"/>
          <w:szCs w:val="22"/>
        </w:rPr>
        <w:t>ion of a</w:t>
      </w:r>
      <w:r w:rsidR="009174E3">
        <w:rPr>
          <w:rFonts w:asciiTheme="minorHAnsi" w:eastAsia="Times New Roman" w:hAnsiTheme="minorHAnsi" w:cstheme="minorHAnsi"/>
          <w:bCs/>
          <w:sz w:val="22"/>
          <w:szCs w:val="22"/>
        </w:rPr>
        <w:t>n</w:t>
      </w:r>
      <w:r>
        <w:rPr>
          <w:rFonts w:asciiTheme="minorHAnsi" w:eastAsia="Times New Roman" w:hAnsiTheme="minorHAnsi" w:cstheme="minorHAnsi"/>
          <w:bCs/>
          <w:sz w:val="22"/>
          <w:szCs w:val="22"/>
        </w:rPr>
        <w:t xml:space="preserve"> ENCORE-based project is straightforward and do</w:t>
      </w:r>
      <w:r w:rsidR="00856A83">
        <w:rPr>
          <w:rFonts w:asciiTheme="minorHAnsi" w:eastAsia="Times New Roman" w:hAnsiTheme="minorHAnsi" w:cstheme="minorHAnsi"/>
          <w:bCs/>
          <w:sz w:val="22"/>
          <w:szCs w:val="22"/>
        </w:rPr>
        <w:t xml:space="preserve">es </w:t>
      </w:r>
      <w:r>
        <w:rPr>
          <w:rFonts w:asciiTheme="minorHAnsi" w:eastAsia="Times New Roman" w:hAnsiTheme="minorHAnsi" w:cstheme="minorHAnsi"/>
          <w:bCs/>
          <w:sz w:val="22"/>
          <w:szCs w:val="22"/>
        </w:rPr>
        <w:t>n</w:t>
      </w:r>
      <w:r w:rsidR="00856A83">
        <w:rPr>
          <w:rFonts w:asciiTheme="minorHAnsi" w:eastAsia="Times New Roman" w:hAnsiTheme="minorHAnsi" w:cstheme="minorHAnsi"/>
          <w:bCs/>
          <w:sz w:val="22"/>
          <w:szCs w:val="22"/>
        </w:rPr>
        <w:t>o</w:t>
      </w:r>
      <w:r>
        <w:rPr>
          <w:rFonts w:asciiTheme="minorHAnsi" w:eastAsia="Times New Roman" w:hAnsiTheme="minorHAnsi" w:cstheme="minorHAnsi"/>
          <w:bCs/>
          <w:sz w:val="22"/>
          <w:szCs w:val="22"/>
        </w:rPr>
        <w:t xml:space="preserve">t </w:t>
      </w:r>
      <w:r w:rsidR="00811A4C">
        <w:rPr>
          <w:rFonts w:asciiTheme="minorHAnsi" w:eastAsia="Times New Roman" w:hAnsiTheme="minorHAnsi" w:cstheme="minorHAnsi"/>
          <w:bCs/>
          <w:sz w:val="22"/>
          <w:szCs w:val="22"/>
        </w:rPr>
        <w:t>take</w:t>
      </w:r>
      <w:r>
        <w:rPr>
          <w:rFonts w:asciiTheme="minorHAnsi" w:eastAsia="Times New Roman" w:hAnsiTheme="minorHAnsi" w:cstheme="minorHAnsi"/>
          <w:bCs/>
          <w:sz w:val="22"/>
          <w:szCs w:val="22"/>
        </w:rPr>
        <w:t xml:space="preserve"> much time. However, it is important to keep working according to the provided instructions and to keep the documentation </w:t>
      </w:r>
      <w:r w:rsidR="00A76E35">
        <w:rPr>
          <w:rFonts w:asciiTheme="minorHAnsi" w:eastAsia="Times New Roman" w:hAnsiTheme="minorHAnsi" w:cstheme="minorHAnsi"/>
          <w:bCs/>
          <w:sz w:val="22"/>
          <w:szCs w:val="22"/>
        </w:rPr>
        <w:t xml:space="preserve">continuously </w:t>
      </w:r>
      <w:r>
        <w:rPr>
          <w:rFonts w:asciiTheme="minorHAnsi" w:eastAsia="Times New Roman" w:hAnsiTheme="minorHAnsi" w:cstheme="minorHAnsi"/>
          <w:bCs/>
          <w:sz w:val="22"/>
          <w:szCs w:val="22"/>
        </w:rPr>
        <w:t xml:space="preserve">up to date. </w:t>
      </w:r>
      <w:r w:rsidR="00A76E35">
        <w:rPr>
          <w:rFonts w:asciiTheme="minorHAnsi" w:eastAsia="Times New Roman" w:hAnsiTheme="minorHAnsi" w:cstheme="minorHAnsi"/>
          <w:bCs/>
          <w:sz w:val="22"/>
          <w:szCs w:val="22"/>
        </w:rPr>
        <w:t>Recollecting (from memory) all important details</w:t>
      </w:r>
      <w:r>
        <w:rPr>
          <w:rFonts w:asciiTheme="minorHAnsi" w:eastAsia="Times New Roman" w:hAnsiTheme="minorHAnsi" w:cstheme="minorHAnsi"/>
          <w:bCs/>
          <w:sz w:val="22"/>
          <w:szCs w:val="22"/>
        </w:rPr>
        <w:t xml:space="preserve"> at the end </w:t>
      </w:r>
      <w:r>
        <w:rPr>
          <w:rFonts w:asciiTheme="minorHAnsi" w:eastAsia="Times New Roman" w:hAnsiTheme="minorHAnsi" w:cstheme="minorHAnsi"/>
          <w:bCs/>
          <w:sz w:val="22"/>
          <w:szCs w:val="22"/>
        </w:rPr>
        <w:lastRenderedPageBreak/>
        <w:t xml:space="preserve">of a project is virtually impossible. </w:t>
      </w:r>
      <w:r w:rsidR="00856A83">
        <w:rPr>
          <w:rFonts w:asciiTheme="minorHAnsi" w:eastAsia="Times New Roman" w:hAnsiTheme="minorHAnsi" w:cstheme="minorHAnsi"/>
          <w:bCs/>
          <w:sz w:val="22"/>
          <w:szCs w:val="22"/>
        </w:rPr>
        <w:t>Moreover,</w:t>
      </w:r>
      <w:r>
        <w:rPr>
          <w:rFonts w:asciiTheme="minorHAnsi" w:eastAsia="Times New Roman" w:hAnsiTheme="minorHAnsi" w:cstheme="minorHAnsi"/>
          <w:bCs/>
          <w:sz w:val="22"/>
          <w:szCs w:val="22"/>
        </w:rPr>
        <w:t xml:space="preserve"> </w:t>
      </w:r>
      <w:r w:rsidR="009E15DE">
        <w:rPr>
          <w:rFonts w:asciiTheme="minorHAnsi" w:eastAsia="Times New Roman" w:hAnsiTheme="minorHAnsi" w:cstheme="minorHAnsi"/>
          <w:bCs/>
          <w:sz w:val="22"/>
          <w:szCs w:val="22"/>
        </w:rPr>
        <w:t>this will take significantly more time th</w:t>
      </w:r>
      <w:r w:rsidR="00856A83">
        <w:rPr>
          <w:rFonts w:asciiTheme="minorHAnsi" w:eastAsia="Times New Roman" w:hAnsiTheme="minorHAnsi" w:cstheme="minorHAnsi"/>
          <w:bCs/>
          <w:sz w:val="22"/>
          <w:szCs w:val="22"/>
        </w:rPr>
        <w:t>a</w:t>
      </w:r>
      <w:r w:rsidR="009E15DE">
        <w:rPr>
          <w:rFonts w:asciiTheme="minorHAnsi" w:eastAsia="Times New Roman" w:hAnsiTheme="minorHAnsi" w:cstheme="minorHAnsi"/>
          <w:bCs/>
          <w:sz w:val="22"/>
          <w:szCs w:val="22"/>
        </w:rPr>
        <w:t>n gradually adding documentation during the project.</w:t>
      </w:r>
      <w:r>
        <w:rPr>
          <w:rFonts w:asciiTheme="minorHAnsi" w:eastAsia="Times New Roman" w:hAnsiTheme="minorHAnsi" w:cstheme="minorHAnsi"/>
          <w:bCs/>
          <w:sz w:val="22"/>
          <w:szCs w:val="22"/>
        </w:rPr>
        <w:t xml:space="preserve"> </w:t>
      </w:r>
      <w:r w:rsidR="00087D1D">
        <w:rPr>
          <w:rFonts w:asciiTheme="minorHAnsi" w:eastAsia="Times New Roman" w:hAnsiTheme="minorHAnsi" w:cstheme="minorHAnsi"/>
          <w:bCs/>
          <w:sz w:val="22"/>
          <w:szCs w:val="22"/>
        </w:rPr>
        <w:t>W</w:t>
      </w:r>
      <w:r w:rsidR="00A76E35">
        <w:rPr>
          <w:rFonts w:asciiTheme="minorHAnsi" w:eastAsia="Times New Roman" w:hAnsiTheme="minorHAnsi" w:cstheme="minorHAnsi"/>
          <w:bCs/>
          <w:sz w:val="22"/>
          <w:szCs w:val="22"/>
        </w:rPr>
        <w:t>hile organiz</w:t>
      </w:r>
      <w:r w:rsidR="00087D1D">
        <w:rPr>
          <w:rFonts w:asciiTheme="minorHAnsi" w:eastAsia="Times New Roman" w:hAnsiTheme="minorHAnsi" w:cstheme="minorHAnsi"/>
          <w:bCs/>
          <w:sz w:val="22"/>
          <w:szCs w:val="22"/>
        </w:rPr>
        <w:t>ing</w:t>
      </w:r>
      <w:r w:rsidR="00A76E35">
        <w:rPr>
          <w:rFonts w:asciiTheme="minorHAnsi" w:eastAsia="Times New Roman" w:hAnsiTheme="minorHAnsi" w:cstheme="minorHAnsi"/>
          <w:bCs/>
          <w:sz w:val="22"/>
          <w:szCs w:val="22"/>
        </w:rPr>
        <w:t xml:space="preserve"> and documenting a project</w:t>
      </w:r>
      <w:r w:rsidR="00856A83">
        <w:rPr>
          <w:rFonts w:asciiTheme="minorHAnsi" w:eastAsia="Times New Roman" w:hAnsiTheme="minorHAnsi" w:cstheme="minorHAnsi"/>
          <w:bCs/>
          <w:sz w:val="22"/>
          <w:szCs w:val="22"/>
        </w:rPr>
        <w:t>,</w:t>
      </w:r>
      <w:r w:rsidR="00A76E35">
        <w:rPr>
          <w:rFonts w:asciiTheme="minorHAnsi" w:eastAsia="Times New Roman" w:hAnsiTheme="minorHAnsi" w:cstheme="minorHAnsi"/>
          <w:bCs/>
          <w:sz w:val="22"/>
          <w:szCs w:val="22"/>
        </w:rPr>
        <w:t xml:space="preserve"> one should assume that at some stage the project is </w:t>
      </w:r>
      <w:r w:rsidR="00811A4C">
        <w:rPr>
          <w:rFonts w:asciiTheme="minorHAnsi" w:eastAsia="Times New Roman" w:hAnsiTheme="minorHAnsi" w:cstheme="minorHAnsi"/>
          <w:bCs/>
          <w:sz w:val="22"/>
          <w:szCs w:val="22"/>
        </w:rPr>
        <w:t xml:space="preserve">going to be </w:t>
      </w:r>
      <w:r w:rsidR="00A76E35">
        <w:rPr>
          <w:rFonts w:asciiTheme="minorHAnsi" w:eastAsia="Times New Roman" w:hAnsiTheme="minorHAnsi" w:cstheme="minorHAnsi"/>
          <w:bCs/>
          <w:sz w:val="22"/>
          <w:szCs w:val="22"/>
        </w:rPr>
        <w:t>shared with a peer who is initially unfamiliar with the project, the computational concepts, the type of data, and the programming language.</w:t>
      </w:r>
      <w:r w:rsidR="00BB5B74">
        <w:rPr>
          <w:rFonts w:asciiTheme="minorHAnsi" w:eastAsia="Times New Roman" w:hAnsiTheme="minorHAnsi" w:cstheme="minorHAnsi"/>
          <w:bCs/>
          <w:sz w:val="22"/>
          <w:szCs w:val="22"/>
        </w:rPr>
        <w:t xml:space="preserve"> Although it m</w:t>
      </w:r>
      <w:r w:rsidR="00DC4C51">
        <w:rPr>
          <w:rFonts w:asciiTheme="minorHAnsi" w:eastAsia="Times New Roman" w:hAnsiTheme="minorHAnsi" w:cstheme="minorHAnsi"/>
          <w:bCs/>
          <w:sz w:val="22"/>
          <w:szCs w:val="22"/>
        </w:rPr>
        <w:t>ay be</w:t>
      </w:r>
      <w:r w:rsidR="00BB5B74">
        <w:rPr>
          <w:rFonts w:asciiTheme="minorHAnsi" w:eastAsia="Times New Roman" w:hAnsiTheme="minorHAnsi" w:cstheme="minorHAnsi"/>
          <w:bCs/>
          <w:sz w:val="22"/>
          <w:szCs w:val="22"/>
        </w:rPr>
        <w:t xml:space="preserve"> tempt</w:t>
      </w:r>
      <w:r w:rsidR="00DC4C51">
        <w:rPr>
          <w:rFonts w:asciiTheme="minorHAnsi" w:eastAsia="Times New Roman" w:hAnsiTheme="minorHAnsi" w:cstheme="minorHAnsi"/>
          <w:bCs/>
          <w:sz w:val="22"/>
          <w:szCs w:val="22"/>
        </w:rPr>
        <w:t>ing</w:t>
      </w:r>
      <w:r w:rsidR="00BB5B74">
        <w:rPr>
          <w:rFonts w:asciiTheme="minorHAnsi" w:eastAsia="Times New Roman" w:hAnsiTheme="minorHAnsi" w:cstheme="minorHAnsi"/>
          <w:bCs/>
          <w:sz w:val="22"/>
          <w:szCs w:val="22"/>
        </w:rPr>
        <w:t xml:space="preserve"> to document all aspects of the project in a single document </w:t>
      </w:r>
      <w:r w:rsidR="00DC4C51">
        <w:rPr>
          <w:rFonts w:asciiTheme="minorHAnsi" w:eastAsia="Times New Roman" w:hAnsiTheme="minorHAnsi" w:cstheme="minorHAnsi"/>
          <w:bCs/>
          <w:sz w:val="22"/>
          <w:szCs w:val="22"/>
        </w:rPr>
        <w:t>eventually evolving into</w:t>
      </w:r>
      <w:r w:rsidR="00856A83">
        <w:rPr>
          <w:rFonts w:asciiTheme="minorHAnsi" w:eastAsia="Times New Roman" w:hAnsiTheme="minorHAnsi" w:cstheme="minorHAnsi"/>
          <w:bCs/>
          <w:sz w:val="22"/>
          <w:szCs w:val="22"/>
        </w:rPr>
        <w:t xml:space="preserve"> a</w:t>
      </w:r>
      <w:r w:rsidR="00BB5B74">
        <w:rPr>
          <w:rFonts w:asciiTheme="minorHAnsi" w:eastAsia="Times New Roman" w:hAnsiTheme="minorHAnsi" w:cstheme="minorHAnsi"/>
          <w:bCs/>
          <w:sz w:val="22"/>
          <w:szCs w:val="22"/>
        </w:rPr>
        <w:t xml:space="preserve"> manuscript</w:t>
      </w:r>
      <w:r w:rsidR="00DC4C51">
        <w:rPr>
          <w:rFonts w:asciiTheme="minorHAnsi" w:eastAsia="Times New Roman" w:hAnsiTheme="minorHAnsi" w:cstheme="minorHAnsi"/>
          <w:bCs/>
          <w:sz w:val="22"/>
          <w:szCs w:val="22"/>
        </w:rPr>
        <w:t xml:space="preserve"> to</w:t>
      </w:r>
      <w:r w:rsidR="00BB5B74">
        <w:rPr>
          <w:rFonts w:asciiTheme="minorHAnsi" w:eastAsia="Times New Roman" w:hAnsiTheme="minorHAnsi" w:cstheme="minorHAnsi"/>
          <w:bCs/>
          <w:sz w:val="22"/>
          <w:szCs w:val="22"/>
        </w:rPr>
        <w:t xml:space="preserve"> be submitted for peer review, </w:t>
      </w:r>
      <w:r w:rsidR="00DC4C51">
        <w:rPr>
          <w:rFonts w:asciiTheme="minorHAnsi" w:eastAsia="Times New Roman" w:hAnsiTheme="minorHAnsi" w:cstheme="minorHAnsi"/>
          <w:bCs/>
          <w:sz w:val="22"/>
          <w:szCs w:val="22"/>
        </w:rPr>
        <w:t xml:space="preserve">we advise </w:t>
      </w:r>
      <w:r w:rsidR="00BB5B74">
        <w:rPr>
          <w:rFonts w:asciiTheme="minorHAnsi" w:eastAsia="Times New Roman" w:hAnsiTheme="minorHAnsi" w:cstheme="minorHAnsi"/>
          <w:bCs/>
          <w:sz w:val="22"/>
          <w:szCs w:val="22"/>
        </w:rPr>
        <w:t>not to do so</w:t>
      </w:r>
      <w:r w:rsidR="00DC4C51">
        <w:rPr>
          <w:rFonts w:asciiTheme="minorHAnsi" w:eastAsia="Times New Roman" w:hAnsiTheme="minorHAnsi" w:cstheme="minorHAnsi"/>
          <w:bCs/>
          <w:sz w:val="22"/>
          <w:szCs w:val="22"/>
        </w:rPr>
        <w:t xml:space="preserve"> for several reasons</w:t>
      </w:r>
      <w:r w:rsidR="00BB5B74">
        <w:rPr>
          <w:rFonts w:asciiTheme="minorHAnsi" w:eastAsia="Times New Roman" w:hAnsiTheme="minorHAnsi" w:cstheme="minorHAnsi"/>
          <w:bCs/>
          <w:sz w:val="22"/>
          <w:szCs w:val="22"/>
        </w:rPr>
        <w:t xml:space="preserve">. First, it breaks the connection between the documentation and </w:t>
      </w:r>
      <w:r w:rsidR="00740EAD">
        <w:rPr>
          <w:rFonts w:asciiTheme="minorHAnsi" w:eastAsia="Times New Roman" w:hAnsiTheme="minorHAnsi" w:cstheme="minorHAnsi"/>
          <w:bCs/>
          <w:sz w:val="22"/>
          <w:szCs w:val="22"/>
        </w:rPr>
        <w:t xml:space="preserve">the </w:t>
      </w:r>
      <w:r w:rsidR="00365F25">
        <w:rPr>
          <w:rFonts w:asciiTheme="minorHAnsi" w:eastAsia="Times New Roman" w:hAnsiTheme="minorHAnsi" w:cstheme="minorHAnsi"/>
          <w:bCs/>
          <w:sz w:val="22"/>
          <w:szCs w:val="22"/>
        </w:rPr>
        <w:t xml:space="preserve">files </w:t>
      </w:r>
      <w:r w:rsidR="00BB5B74">
        <w:rPr>
          <w:rFonts w:asciiTheme="minorHAnsi" w:eastAsia="Times New Roman" w:hAnsiTheme="minorHAnsi" w:cstheme="minorHAnsi"/>
          <w:bCs/>
          <w:sz w:val="22"/>
          <w:szCs w:val="22"/>
        </w:rPr>
        <w:t xml:space="preserve">(e.g., </w:t>
      </w:r>
      <w:r w:rsidR="00740EAD">
        <w:rPr>
          <w:rFonts w:asciiTheme="minorHAnsi" w:eastAsia="Times New Roman" w:hAnsiTheme="minorHAnsi" w:cstheme="minorHAnsi"/>
          <w:bCs/>
          <w:sz w:val="22"/>
          <w:szCs w:val="22"/>
        </w:rPr>
        <w:t xml:space="preserve">code or </w:t>
      </w:r>
      <w:r w:rsidR="00BB5B74">
        <w:rPr>
          <w:rFonts w:asciiTheme="minorHAnsi" w:eastAsia="Times New Roman" w:hAnsiTheme="minorHAnsi" w:cstheme="minorHAnsi"/>
          <w:bCs/>
          <w:sz w:val="22"/>
          <w:szCs w:val="22"/>
        </w:rPr>
        <w:t xml:space="preserve">data) being documented. Second, the level of documentation </w:t>
      </w:r>
      <w:r w:rsidR="00740EAD">
        <w:rPr>
          <w:rFonts w:asciiTheme="minorHAnsi" w:eastAsia="Times New Roman" w:hAnsiTheme="minorHAnsi" w:cstheme="minorHAnsi"/>
          <w:bCs/>
          <w:sz w:val="22"/>
          <w:szCs w:val="22"/>
        </w:rPr>
        <w:t>in an</w:t>
      </w:r>
      <w:r w:rsidR="00BB5B74">
        <w:rPr>
          <w:rFonts w:asciiTheme="minorHAnsi" w:eastAsia="Times New Roman" w:hAnsiTheme="minorHAnsi" w:cstheme="minorHAnsi"/>
          <w:bCs/>
          <w:sz w:val="22"/>
          <w:szCs w:val="22"/>
        </w:rPr>
        <w:t xml:space="preserve"> sFSS is likely to be much more detailed than </w:t>
      </w:r>
      <w:r w:rsidR="00740EAD">
        <w:rPr>
          <w:rFonts w:asciiTheme="minorHAnsi" w:eastAsia="Times New Roman" w:hAnsiTheme="minorHAnsi" w:cstheme="minorHAnsi"/>
          <w:bCs/>
          <w:sz w:val="22"/>
          <w:szCs w:val="22"/>
        </w:rPr>
        <w:t xml:space="preserve">what is </w:t>
      </w:r>
      <w:r w:rsidR="00BB5B74">
        <w:rPr>
          <w:rFonts w:asciiTheme="minorHAnsi" w:eastAsia="Times New Roman" w:hAnsiTheme="minorHAnsi" w:cstheme="minorHAnsi"/>
          <w:bCs/>
          <w:sz w:val="22"/>
          <w:szCs w:val="22"/>
        </w:rPr>
        <w:t xml:space="preserve">provided in a </w:t>
      </w:r>
      <w:r w:rsidR="00740EAD">
        <w:rPr>
          <w:rFonts w:asciiTheme="minorHAnsi" w:eastAsia="Times New Roman" w:hAnsiTheme="minorHAnsi" w:cstheme="minorHAnsi"/>
          <w:bCs/>
          <w:sz w:val="22"/>
          <w:szCs w:val="22"/>
        </w:rPr>
        <w:t xml:space="preserve">typical </w:t>
      </w:r>
      <w:r w:rsidR="00BB5B74">
        <w:rPr>
          <w:rFonts w:asciiTheme="minorHAnsi" w:eastAsia="Times New Roman" w:hAnsiTheme="minorHAnsi" w:cstheme="minorHAnsi"/>
          <w:bCs/>
          <w:sz w:val="22"/>
          <w:szCs w:val="22"/>
        </w:rPr>
        <w:t xml:space="preserve">research paper. Even the </w:t>
      </w:r>
      <w:r w:rsidR="00740EAD">
        <w:rPr>
          <w:rFonts w:asciiTheme="minorHAnsi" w:eastAsia="Times New Roman" w:hAnsiTheme="minorHAnsi" w:cstheme="minorHAnsi"/>
          <w:bCs/>
          <w:sz w:val="22"/>
          <w:szCs w:val="22"/>
        </w:rPr>
        <w:t xml:space="preserve">manuscript’s </w:t>
      </w:r>
      <w:r w:rsidR="00BB5B74">
        <w:rPr>
          <w:rFonts w:asciiTheme="minorHAnsi" w:eastAsia="Times New Roman" w:hAnsiTheme="minorHAnsi" w:cstheme="minorHAnsi"/>
          <w:bCs/>
          <w:sz w:val="22"/>
          <w:szCs w:val="22"/>
        </w:rPr>
        <w:t>supplementary information may not provide the same level of detail. Third</w:t>
      </w:r>
      <w:r w:rsidR="00856A83">
        <w:rPr>
          <w:rFonts w:asciiTheme="minorHAnsi" w:eastAsia="Times New Roman" w:hAnsiTheme="minorHAnsi" w:cstheme="minorHAnsi"/>
          <w:bCs/>
          <w:sz w:val="22"/>
          <w:szCs w:val="22"/>
        </w:rPr>
        <w:t>,</w:t>
      </w:r>
      <w:r w:rsidR="00BB5B74">
        <w:rPr>
          <w:rFonts w:asciiTheme="minorHAnsi" w:eastAsia="Times New Roman" w:hAnsiTheme="minorHAnsi" w:cstheme="minorHAnsi"/>
          <w:bCs/>
          <w:sz w:val="22"/>
          <w:szCs w:val="22"/>
        </w:rPr>
        <w:t xml:space="preserve"> since ENCORE is used right from the start of a project, it is likely </w:t>
      </w:r>
      <w:r w:rsidR="00740EAD">
        <w:rPr>
          <w:rFonts w:asciiTheme="minorHAnsi" w:eastAsia="Times New Roman" w:hAnsiTheme="minorHAnsi" w:cstheme="minorHAnsi"/>
          <w:bCs/>
          <w:sz w:val="22"/>
          <w:szCs w:val="22"/>
        </w:rPr>
        <w:t>that</w:t>
      </w:r>
      <w:r w:rsidR="00BB5B74">
        <w:rPr>
          <w:rFonts w:asciiTheme="minorHAnsi" w:eastAsia="Times New Roman" w:hAnsiTheme="minorHAnsi" w:cstheme="minorHAnsi"/>
          <w:bCs/>
          <w:sz w:val="22"/>
          <w:szCs w:val="22"/>
        </w:rPr>
        <w:t xml:space="preserve"> not all </w:t>
      </w:r>
      <w:r w:rsidR="008C614C">
        <w:rPr>
          <w:rFonts w:asciiTheme="minorHAnsi" w:eastAsia="Times New Roman" w:hAnsiTheme="minorHAnsi" w:cstheme="minorHAnsi"/>
          <w:bCs/>
          <w:sz w:val="22"/>
          <w:szCs w:val="22"/>
        </w:rPr>
        <w:t xml:space="preserve">parts of the project end up in a publication. For example, not all (intermediate) results </w:t>
      </w:r>
      <w:r w:rsidR="00365F25">
        <w:rPr>
          <w:rFonts w:asciiTheme="minorHAnsi" w:eastAsia="Times New Roman" w:hAnsiTheme="minorHAnsi" w:cstheme="minorHAnsi"/>
          <w:bCs/>
          <w:sz w:val="22"/>
          <w:szCs w:val="22"/>
        </w:rPr>
        <w:t xml:space="preserve">will </w:t>
      </w:r>
      <w:r w:rsidR="008C614C">
        <w:rPr>
          <w:rFonts w:asciiTheme="minorHAnsi" w:eastAsia="Times New Roman" w:hAnsiTheme="minorHAnsi" w:cstheme="minorHAnsi"/>
          <w:bCs/>
          <w:sz w:val="22"/>
          <w:szCs w:val="22"/>
        </w:rPr>
        <w:t xml:space="preserve">become part of a publication. </w:t>
      </w:r>
      <w:r w:rsidR="00E37487">
        <w:rPr>
          <w:rFonts w:asciiTheme="minorHAnsi" w:eastAsia="Times New Roman" w:hAnsiTheme="minorHAnsi" w:cstheme="minorHAnsi"/>
          <w:bCs/>
          <w:sz w:val="22"/>
          <w:szCs w:val="22"/>
        </w:rPr>
        <w:t>In addition</w:t>
      </w:r>
      <w:r w:rsidR="008C614C">
        <w:rPr>
          <w:rFonts w:asciiTheme="minorHAnsi" w:eastAsia="Times New Roman" w:hAnsiTheme="minorHAnsi" w:cstheme="minorHAnsi"/>
          <w:bCs/>
          <w:sz w:val="22"/>
          <w:szCs w:val="22"/>
        </w:rPr>
        <w:t>, document</w:t>
      </w:r>
      <w:r w:rsidR="00FF224A">
        <w:rPr>
          <w:rFonts w:asciiTheme="minorHAnsi" w:eastAsia="Times New Roman" w:hAnsiTheme="minorHAnsi" w:cstheme="minorHAnsi"/>
          <w:bCs/>
          <w:sz w:val="22"/>
          <w:szCs w:val="22"/>
        </w:rPr>
        <w:t>ing</w:t>
      </w:r>
      <w:r w:rsidR="008C614C">
        <w:rPr>
          <w:rFonts w:asciiTheme="minorHAnsi" w:eastAsia="Times New Roman" w:hAnsiTheme="minorHAnsi" w:cstheme="minorHAnsi"/>
          <w:bCs/>
          <w:sz w:val="22"/>
          <w:szCs w:val="22"/>
        </w:rPr>
        <w:t xml:space="preserve"> specific approaches that failed may be equally important. Fourth, keeping the documentation modular and in the directories where it belongs helps </w:t>
      </w:r>
      <w:r w:rsidR="00856A83">
        <w:rPr>
          <w:rFonts w:asciiTheme="minorHAnsi" w:eastAsia="Times New Roman" w:hAnsiTheme="minorHAnsi" w:cstheme="minorHAnsi"/>
          <w:bCs/>
          <w:sz w:val="22"/>
          <w:szCs w:val="22"/>
        </w:rPr>
        <w:t xml:space="preserve">in </w:t>
      </w:r>
      <w:r w:rsidR="008C614C">
        <w:rPr>
          <w:rFonts w:asciiTheme="minorHAnsi" w:eastAsia="Times New Roman" w:hAnsiTheme="minorHAnsi" w:cstheme="minorHAnsi"/>
          <w:bCs/>
          <w:sz w:val="22"/>
          <w:szCs w:val="22"/>
        </w:rPr>
        <w:t xml:space="preserve">its maintenance. </w:t>
      </w:r>
      <w:r w:rsidR="006D4CAB">
        <w:rPr>
          <w:rFonts w:asciiTheme="minorHAnsi" w:eastAsia="Times New Roman" w:hAnsiTheme="minorHAnsi" w:cstheme="minorHAnsi"/>
          <w:bCs/>
          <w:sz w:val="22"/>
          <w:szCs w:val="22"/>
        </w:rPr>
        <w:t>Once the manuscript will be written then the parts of the documentation that are needed can easily be incorporated.</w:t>
      </w:r>
      <w:r w:rsidR="008C614C">
        <w:rPr>
          <w:rFonts w:asciiTheme="minorHAnsi" w:eastAsia="Times New Roman" w:hAnsiTheme="minorHAnsi" w:cstheme="minorHAnsi"/>
          <w:bCs/>
          <w:sz w:val="22"/>
          <w:szCs w:val="22"/>
        </w:rPr>
        <w:t xml:space="preserve"> </w:t>
      </w:r>
      <w:r w:rsidR="00E37487">
        <w:rPr>
          <w:rFonts w:asciiTheme="minorHAnsi" w:eastAsia="Times New Roman" w:hAnsiTheme="minorHAnsi" w:cstheme="minorHAnsi"/>
          <w:bCs/>
          <w:sz w:val="22"/>
          <w:szCs w:val="22"/>
        </w:rPr>
        <w:t>W</w:t>
      </w:r>
      <w:r w:rsidR="008C614C">
        <w:rPr>
          <w:rFonts w:asciiTheme="minorHAnsi" w:eastAsia="Times New Roman" w:hAnsiTheme="minorHAnsi" w:cstheme="minorHAnsi"/>
          <w:bCs/>
          <w:sz w:val="22"/>
          <w:szCs w:val="22"/>
        </w:rPr>
        <w:t xml:space="preserve">e also recommend that the </w:t>
      </w:r>
      <w:r w:rsidR="0041325D">
        <w:rPr>
          <w:rFonts w:asciiTheme="minorHAnsi" w:eastAsia="Times New Roman" w:hAnsiTheme="minorHAnsi" w:cstheme="minorHAnsi"/>
          <w:bCs/>
          <w:sz w:val="22"/>
          <w:szCs w:val="22"/>
        </w:rPr>
        <w:t xml:space="preserve">overall </w:t>
      </w:r>
      <w:r w:rsidR="008C614C">
        <w:rPr>
          <w:rFonts w:asciiTheme="minorHAnsi" w:eastAsia="Times New Roman" w:hAnsiTheme="minorHAnsi" w:cstheme="minorHAnsi"/>
          <w:bCs/>
          <w:sz w:val="22"/>
          <w:szCs w:val="22"/>
        </w:rPr>
        <w:t>s</w:t>
      </w:r>
      <w:r w:rsidR="0041325D">
        <w:rPr>
          <w:rFonts w:asciiTheme="minorHAnsi" w:eastAsia="Times New Roman" w:hAnsiTheme="minorHAnsi" w:cstheme="minorHAnsi"/>
          <w:bCs/>
          <w:sz w:val="22"/>
          <w:szCs w:val="22"/>
        </w:rPr>
        <w:t>FSS structure, names of directories</w:t>
      </w:r>
      <w:r w:rsidR="006D4CAB">
        <w:rPr>
          <w:rFonts w:asciiTheme="minorHAnsi" w:eastAsia="Times New Roman" w:hAnsiTheme="minorHAnsi" w:cstheme="minorHAnsi"/>
          <w:bCs/>
          <w:sz w:val="22"/>
          <w:szCs w:val="22"/>
        </w:rPr>
        <w:t xml:space="preserve"> (with exceptions mentioned earlier)</w:t>
      </w:r>
      <w:r w:rsidR="0041325D">
        <w:rPr>
          <w:rFonts w:asciiTheme="minorHAnsi" w:eastAsia="Times New Roman" w:hAnsiTheme="minorHAnsi" w:cstheme="minorHAnsi"/>
          <w:bCs/>
          <w:sz w:val="22"/>
          <w:szCs w:val="22"/>
        </w:rPr>
        <w:t>, and names of pre-defined</w:t>
      </w:r>
      <w:r w:rsidR="00087D1D">
        <w:rPr>
          <w:rFonts w:asciiTheme="minorHAnsi" w:eastAsia="Times New Roman" w:hAnsiTheme="minorHAnsi" w:cstheme="minorHAnsi"/>
          <w:bCs/>
          <w:sz w:val="22"/>
          <w:szCs w:val="22"/>
        </w:rPr>
        <w:t xml:space="preserve"> files</w:t>
      </w:r>
      <w:r w:rsidR="0041325D">
        <w:rPr>
          <w:rFonts w:asciiTheme="minorHAnsi" w:eastAsia="Times New Roman" w:hAnsiTheme="minorHAnsi" w:cstheme="minorHAnsi"/>
          <w:bCs/>
          <w:sz w:val="22"/>
          <w:szCs w:val="22"/>
        </w:rPr>
        <w:t xml:space="preserve"> </w:t>
      </w:r>
      <w:r w:rsidR="008C614C">
        <w:rPr>
          <w:rFonts w:asciiTheme="minorHAnsi" w:eastAsia="Times New Roman" w:hAnsiTheme="minorHAnsi" w:cstheme="minorHAnsi"/>
          <w:bCs/>
          <w:sz w:val="22"/>
          <w:szCs w:val="22"/>
        </w:rPr>
        <w:t xml:space="preserve">are </w:t>
      </w:r>
      <w:r w:rsidR="0041325D">
        <w:rPr>
          <w:rFonts w:asciiTheme="minorHAnsi" w:eastAsia="Times New Roman" w:hAnsiTheme="minorHAnsi" w:cstheme="minorHAnsi"/>
          <w:bCs/>
          <w:sz w:val="22"/>
          <w:szCs w:val="22"/>
        </w:rPr>
        <w:t>not</w:t>
      </w:r>
      <w:r w:rsidR="00E37487">
        <w:rPr>
          <w:rFonts w:asciiTheme="minorHAnsi" w:eastAsia="Times New Roman" w:hAnsiTheme="minorHAnsi" w:cstheme="minorHAnsi"/>
          <w:bCs/>
          <w:sz w:val="22"/>
          <w:szCs w:val="22"/>
        </w:rPr>
        <w:t xml:space="preserve"> </w:t>
      </w:r>
      <w:r w:rsidR="0041325D">
        <w:rPr>
          <w:rFonts w:asciiTheme="minorHAnsi" w:eastAsia="Times New Roman" w:hAnsiTheme="minorHAnsi" w:cstheme="minorHAnsi"/>
          <w:bCs/>
          <w:sz w:val="22"/>
          <w:szCs w:val="22"/>
        </w:rPr>
        <w:t>changed</w:t>
      </w:r>
      <w:r w:rsidR="00811A4C">
        <w:rPr>
          <w:rFonts w:asciiTheme="minorHAnsi" w:eastAsia="Times New Roman" w:hAnsiTheme="minorHAnsi" w:cstheme="minorHAnsi"/>
          <w:bCs/>
          <w:sz w:val="22"/>
          <w:szCs w:val="22"/>
        </w:rPr>
        <w:t>. This holds</w:t>
      </w:r>
      <w:r w:rsidR="008C614C">
        <w:rPr>
          <w:rFonts w:asciiTheme="minorHAnsi" w:eastAsia="Times New Roman" w:hAnsiTheme="minorHAnsi" w:cstheme="minorHAnsi"/>
          <w:bCs/>
          <w:sz w:val="22"/>
          <w:szCs w:val="22"/>
        </w:rPr>
        <w:t xml:space="preserve"> </w:t>
      </w:r>
      <w:proofErr w:type="gramStart"/>
      <w:r w:rsidR="008C614C">
        <w:rPr>
          <w:rFonts w:asciiTheme="minorHAnsi" w:eastAsia="Times New Roman" w:hAnsiTheme="minorHAnsi" w:cstheme="minorHAnsi"/>
          <w:bCs/>
          <w:sz w:val="22"/>
          <w:szCs w:val="22"/>
        </w:rPr>
        <w:t>in particular for</w:t>
      </w:r>
      <w:proofErr w:type="gramEnd"/>
      <w:r w:rsidR="008C614C">
        <w:rPr>
          <w:rFonts w:asciiTheme="minorHAnsi" w:eastAsia="Times New Roman" w:hAnsiTheme="minorHAnsi" w:cstheme="minorHAnsi"/>
          <w:bCs/>
          <w:sz w:val="22"/>
          <w:szCs w:val="22"/>
        </w:rPr>
        <w:t xml:space="preserve"> research groups that </w:t>
      </w:r>
      <w:r w:rsidR="00E37487">
        <w:rPr>
          <w:rFonts w:asciiTheme="minorHAnsi" w:eastAsia="Times New Roman" w:hAnsiTheme="minorHAnsi" w:cstheme="minorHAnsi"/>
          <w:bCs/>
          <w:sz w:val="22"/>
          <w:szCs w:val="22"/>
        </w:rPr>
        <w:t xml:space="preserve">embrace this approach to achieve </w:t>
      </w:r>
      <w:r w:rsidR="008C614C">
        <w:rPr>
          <w:rFonts w:asciiTheme="minorHAnsi" w:eastAsia="Times New Roman" w:hAnsiTheme="minorHAnsi" w:cstheme="minorHAnsi"/>
          <w:bCs/>
          <w:sz w:val="22"/>
          <w:szCs w:val="22"/>
        </w:rPr>
        <w:t>harmonization</w:t>
      </w:r>
      <w:r w:rsidR="00E37487">
        <w:rPr>
          <w:rFonts w:asciiTheme="minorHAnsi" w:eastAsia="Times New Roman" w:hAnsiTheme="minorHAnsi" w:cstheme="minorHAnsi"/>
          <w:bCs/>
          <w:sz w:val="22"/>
          <w:szCs w:val="22"/>
        </w:rPr>
        <w:t xml:space="preserve">. </w:t>
      </w:r>
      <w:r w:rsidR="0041325D">
        <w:rPr>
          <w:rFonts w:asciiTheme="minorHAnsi" w:eastAsia="Times New Roman" w:hAnsiTheme="minorHAnsi" w:cstheme="minorHAnsi"/>
          <w:bCs/>
          <w:sz w:val="22"/>
          <w:szCs w:val="22"/>
        </w:rPr>
        <w:t>Additional directories may be added</w:t>
      </w:r>
      <w:r w:rsidR="00E37487">
        <w:rPr>
          <w:rFonts w:asciiTheme="minorHAnsi" w:eastAsia="Times New Roman" w:hAnsiTheme="minorHAnsi" w:cstheme="minorHAnsi"/>
          <w:bCs/>
          <w:sz w:val="22"/>
          <w:szCs w:val="22"/>
        </w:rPr>
        <w:t xml:space="preserve"> </w:t>
      </w:r>
      <w:r w:rsidR="0041325D">
        <w:rPr>
          <w:rFonts w:asciiTheme="minorHAnsi" w:eastAsia="Times New Roman" w:hAnsiTheme="minorHAnsi" w:cstheme="minorHAnsi"/>
          <w:bCs/>
          <w:sz w:val="22"/>
          <w:szCs w:val="22"/>
        </w:rPr>
        <w:t xml:space="preserve">if this does not effectively change the overall </w:t>
      </w:r>
      <w:r w:rsidR="00087D1D">
        <w:rPr>
          <w:rFonts w:asciiTheme="minorHAnsi" w:eastAsia="Times New Roman" w:hAnsiTheme="minorHAnsi" w:cstheme="minorHAnsi"/>
          <w:bCs/>
          <w:sz w:val="22"/>
          <w:szCs w:val="22"/>
        </w:rPr>
        <w:t>s</w:t>
      </w:r>
      <w:r w:rsidR="0041325D">
        <w:rPr>
          <w:rFonts w:asciiTheme="minorHAnsi" w:eastAsia="Times New Roman" w:hAnsiTheme="minorHAnsi" w:cstheme="minorHAnsi"/>
          <w:bCs/>
          <w:sz w:val="22"/>
          <w:szCs w:val="22"/>
        </w:rPr>
        <w:t xml:space="preserve">FSS structure. For example, within the </w:t>
      </w:r>
      <w:r w:rsidR="0041325D" w:rsidRPr="00BF3FEF">
        <w:rPr>
          <w:rFonts w:asciiTheme="minorHAnsi" w:eastAsia="Times New Roman" w:hAnsiTheme="minorHAnsi" w:cstheme="minorHAnsi"/>
          <w:bCs/>
          <w:i/>
          <w:iCs/>
          <w:sz w:val="22"/>
          <w:szCs w:val="22"/>
        </w:rPr>
        <w:t>Results</w:t>
      </w:r>
      <w:r w:rsidR="0041325D">
        <w:rPr>
          <w:rFonts w:asciiTheme="minorHAnsi" w:eastAsia="Times New Roman" w:hAnsiTheme="minorHAnsi" w:cstheme="minorHAnsi"/>
          <w:bCs/>
          <w:sz w:val="22"/>
          <w:szCs w:val="22"/>
        </w:rPr>
        <w:t xml:space="preserve"> directory</w:t>
      </w:r>
      <w:r w:rsidR="00856A83">
        <w:rPr>
          <w:rFonts w:asciiTheme="minorHAnsi" w:eastAsia="Times New Roman" w:hAnsiTheme="minorHAnsi" w:cstheme="minorHAnsi"/>
          <w:bCs/>
          <w:sz w:val="22"/>
          <w:szCs w:val="22"/>
        </w:rPr>
        <w:t>,</w:t>
      </w:r>
      <w:r w:rsidR="0041325D">
        <w:rPr>
          <w:rFonts w:asciiTheme="minorHAnsi" w:eastAsia="Times New Roman" w:hAnsiTheme="minorHAnsi" w:cstheme="minorHAnsi"/>
          <w:bCs/>
          <w:sz w:val="22"/>
          <w:szCs w:val="22"/>
        </w:rPr>
        <w:t xml:space="preserve"> one may </w:t>
      </w:r>
      <w:r w:rsidR="00E37487">
        <w:rPr>
          <w:rFonts w:asciiTheme="minorHAnsi" w:eastAsia="Times New Roman" w:hAnsiTheme="minorHAnsi" w:cstheme="minorHAnsi"/>
          <w:bCs/>
          <w:sz w:val="22"/>
          <w:szCs w:val="22"/>
        </w:rPr>
        <w:t>create</w:t>
      </w:r>
      <w:r w:rsidR="0041325D">
        <w:rPr>
          <w:rFonts w:asciiTheme="minorHAnsi" w:eastAsia="Times New Roman" w:hAnsiTheme="minorHAnsi" w:cstheme="minorHAnsi"/>
          <w:bCs/>
          <w:sz w:val="22"/>
          <w:szCs w:val="22"/>
        </w:rPr>
        <w:t xml:space="preserve"> separate sub-directories for figures and </w:t>
      </w:r>
      <w:r w:rsidR="00E37487">
        <w:rPr>
          <w:rFonts w:asciiTheme="minorHAnsi" w:eastAsia="Times New Roman" w:hAnsiTheme="minorHAnsi" w:cstheme="minorHAnsi"/>
          <w:bCs/>
          <w:sz w:val="22"/>
          <w:szCs w:val="22"/>
        </w:rPr>
        <w:t>tables,</w:t>
      </w:r>
      <w:r w:rsidR="00203EE8">
        <w:rPr>
          <w:rFonts w:asciiTheme="minorHAnsi" w:eastAsia="Times New Roman" w:hAnsiTheme="minorHAnsi" w:cstheme="minorHAnsi"/>
          <w:bCs/>
          <w:sz w:val="22"/>
          <w:szCs w:val="22"/>
        </w:rPr>
        <w:t xml:space="preserve"> but one </w:t>
      </w:r>
      <w:r w:rsidR="00E37487">
        <w:rPr>
          <w:rFonts w:asciiTheme="minorHAnsi" w:eastAsia="Times New Roman" w:hAnsiTheme="minorHAnsi" w:cstheme="minorHAnsi"/>
          <w:bCs/>
          <w:sz w:val="22"/>
          <w:szCs w:val="22"/>
        </w:rPr>
        <w:t xml:space="preserve">should </w:t>
      </w:r>
      <w:r w:rsidR="00203EE8">
        <w:rPr>
          <w:rFonts w:asciiTheme="minorHAnsi" w:eastAsia="Times New Roman" w:hAnsiTheme="minorHAnsi" w:cstheme="minorHAnsi"/>
          <w:bCs/>
          <w:sz w:val="22"/>
          <w:szCs w:val="22"/>
        </w:rPr>
        <w:t xml:space="preserve">not move </w:t>
      </w:r>
      <w:r w:rsidR="00203EE8" w:rsidRPr="00203EE8">
        <w:rPr>
          <w:rFonts w:asciiTheme="minorHAnsi" w:eastAsia="Times New Roman" w:hAnsiTheme="minorHAnsi" w:cstheme="minorHAnsi"/>
          <w:bCs/>
          <w:i/>
          <w:iCs/>
          <w:sz w:val="22"/>
          <w:szCs w:val="22"/>
        </w:rPr>
        <w:t>Results</w:t>
      </w:r>
      <w:r w:rsidR="00203EE8">
        <w:rPr>
          <w:rFonts w:asciiTheme="minorHAnsi" w:eastAsia="Times New Roman" w:hAnsiTheme="minorHAnsi" w:cstheme="minorHAnsi"/>
          <w:bCs/>
          <w:sz w:val="22"/>
          <w:szCs w:val="22"/>
        </w:rPr>
        <w:t xml:space="preserve"> to the root of the </w:t>
      </w:r>
      <w:r w:rsidR="00432922">
        <w:rPr>
          <w:rFonts w:asciiTheme="minorHAnsi" w:eastAsia="Times New Roman" w:hAnsiTheme="minorHAnsi" w:cstheme="minorHAnsi"/>
          <w:bCs/>
          <w:sz w:val="22"/>
          <w:szCs w:val="22"/>
        </w:rPr>
        <w:t>s</w:t>
      </w:r>
      <w:r w:rsidR="00203EE8">
        <w:rPr>
          <w:rFonts w:asciiTheme="minorHAnsi" w:eastAsia="Times New Roman" w:hAnsiTheme="minorHAnsi" w:cstheme="minorHAnsi"/>
          <w:bCs/>
          <w:sz w:val="22"/>
          <w:szCs w:val="22"/>
        </w:rPr>
        <w:t>FSS</w:t>
      </w:r>
      <w:r w:rsidR="00E37487">
        <w:rPr>
          <w:rFonts w:asciiTheme="minorHAnsi" w:eastAsia="Times New Roman" w:hAnsiTheme="minorHAnsi" w:cstheme="minorHAnsi"/>
          <w:bCs/>
          <w:sz w:val="22"/>
          <w:szCs w:val="22"/>
        </w:rPr>
        <w:t xml:space="preserve">. </w:t>
      </w:r>
      <w:r w:rsidR="00856A83">
        <w:rPr>
          <w:rFonts w:asciiTheme="minorHAnsi" w:eastAsia="Times New Roman" w:hAnsiTheme="minorHAnsi" w:cstheme="minorHAnsi"/>
          <w:bCs/>
          <w:sz w:val="22"/>
          <w:szCs w:val="22"/>
        </w:rPr>
        <w:t>As</w:t>
      </w:r>
      <w:r w:rsidR="00087D1D">
        <w:rPr>
          <w:rFonts w:asciiTheme="minorHAnsi" w:eastAsia="Times New Roman" w:hAnsiTheme="minorHAnsi" w:cstheme="minorHAnsi"/>
          <w:bCs/>
          <w:sz w:val="22"/>
          <w:szCs w:val="22"/>
        </w:rPr>
        <w:t xml:space="preserve"> mentioned earlier, u</w:t>
      </w:r>
      <w:r w:rsidR="00E37487">
        <w:rPr>
          <w:rFonts w:asciiTheme="minorHAnsi" w:eastAsia="Times New Roman" w:hAnsiTheme="minorHAnsi" w:cstheme="minorHAnsi"/>
          <w:bCs/>
          <w:sz w:val="22"/>
          <w:szCs w:val="22"/>
        </w:rPr>
        <w:t xml:space="preserve">nused directories and files </w:t>
      </w:r>
      <w:r w:rsidR="005F6276">
        <w:rPr>
          <w:rFonts w:asciiTheme="minorHAnsi" w:eastAsia="Times New Roman" w:hAnsiTheme="minorHAnsi" w:cstheme="minorHAnsi"/>
          <w:bCs/>
          <w:sz w:val="22"/>
          <w:szCs w:val="22"/>
        </w:rPr>
        <w:t>should</w:t>
      </w:r>
      <w:r w:rsidR="00E37487">
        <w:rPr>
          <w:rFonts w:asciiTheme="minorHAnsi" w:eastAsia="Times New Roman" w:hAnsiTheme="minorHAnsi" w:cstheme="minorHAnsi"/>
          <w:bCs/>
          <w:sz w:val="22"/>
          <w:szCs w:val="22"/>
        </w:rPr>
        <w:t xml:space="preserve"> be removed. </w:t>
      </w:r>
      <w:r w:rsidR="00723B51">
        <w:rPr>
          <w:rFonts w:asciiTheme="minorHAnsi" w:eastAsia="Times New Roman" w:hAnsiTheme="minorHAnsi" w:cstheme="minorHAnsi"/>
          <w:bCs/>
          <w:sz w:val="22"/>
          <w:szCs w:val="22"/>
        </w:rPr>
        <w:t xml:space="preserve">Since </w:t>
      </w:r>
      <w:r w:rsidR="00F431E5">
        <w:rPr>
          <w:rFonts w:asciiTheme="minorHAnsi" w:eastAsia="Times New Roman" w:hAnsiTheme="minorHAnsi" w:cstheme="minorHAnsi"/>
          <w:bCs/>
          <w:sz w:val="22"/>
          <w:szCs w:val="22"/>
        </w:rPr>
        <w:t>an</w:t>
      </w:r>
      <w:r w:rsidR="00723B51">
        <w:rPr>
          <w:rFonts w:asciiTheme="minorHAnsi" w:eastAsia="Times New Roman" w:hAnsiTheme="minorHAnsi" w:cstheme="minorHAnsi"/>
          <w:bCs/>
          <w:sz w:val="22"/>
          <w:szCs w:val="22"/>
        </w:rPr>
        <w:t xml:space="preserve"> </w:t>
      </w:r>
      <w:r w:rsidR="00087D1D">
        <w:rPr>
          <w:rFonts w:asciiTheme="minorHAnsi" w:eastAsia="Times New Roman" w:hAnsiTheme="minorHAnsi" w:cstheme="minorHAnsi"/>
          <w:bCs/>
          <w:sz w:val="22"/>
          <w:szCs w:val="22"/>
        </w:rPr>
        <w:t>s</w:t>
      </w:r>
      <w:r w:rsidR="00723B51">
        <w:rPr>
          <w:rFonts w:asciiTheme="minorHAnsi" w:eastAsia="Times New Roman" w:hAnsiTheme="minorHAnsi" w:cstheme="minorHAnsi"/>
          <w:bCs/>
          <w:sz w:val="22"/>
          <w:szCs w:val="22"/>
        </w:rPr>
        <w:t>FSS should be self-contained, any directory path</w:t>
      </w:r>
      <w:r w:rsidR="00203EE8">
        <w:rPr>
          <w:rFonts w:asciiTheme="minorHAnsi" w:eastAsia="Times New Roman" w:hAnsiTheme="minorHAnsi" w:cstheme="minorHAnsi"/>
          <w:bCs/>
          <w:sz w:val="22"/>
          <w:szCs w:val="22"/>
        </w:rPr>
        <w:t xml:space="preserve"> used within the code or </w:t>
      </w:r>
      <w:r w:rsidR="00811A4C">
        <w:rPr>
          <w:rFonts w:asciiTheme="minorHAnsi" w:eastAsia="Times New Roman" w:hAnsiTheme="minorHAnsi" w:cstheme="minorHAnsi"/>
          <w:bCs/>
          <w:sz w:val="22"/>
          <w:szCs w:val="22"/>
        </w:rPr>
        <w:t xml:space="preserve">in </w:t>
      </w:r>
      <w:r w:rsidR="00203EE8">
        <w:rPr>
          <w:rFonts w:asciiTheme="minorHAnsi" w:eastAsia="Times New Roman" w:hAnsiTheme="minorHAnsi" w:cstheme="minorHAnsi"/>
          <w:bCs/>
          <w:sz w:val="22"/>
          <w:szCs w:val="22"/>
        </w:rPr>
        <w:t>any of the pre-defined files</w:t>
      </w:r>
      <w:r w:rsidR="00723B51">
        <w:rPr>
          <w:rFonts w:asciiTheme="minorHAnsi" w:eastAsia="Times New Roman" w:hAnsiTheme="minorHAnsi" w:cstheme="minorHAnsi"/>
          <w:bCs/>
          <w:sz w:val="22"/>
          <w:szCs w:val="22"/>
        </w:rPr>
        <w:t xml:space="preserve"> should be relative to the top-level directory</w:t>
      </w:r>
      <w:r w:rsidR="00E37487">
        <w:rPr>
          <w:rFonts w:asciiTheme="minorHAnsi" w:eastAsia="Times New Roman" w:hAnsiTheme="minorHAnsi" w:cstheme="minorHAnsi"/>
          <w:bCs/>
          <w:sz w:val="22"/>
          <w:szCs w:val="22"/>
        </w:rPr>
        <w:t xml:space="preserve">. </w:t>
      </w:r>
    </w:p>
    <w:p w14:paraId="50B89B6B" w14:textId="77777777" w:rsidR="00E37487" w:rsidRDefault="00E37487" w:rsidP="00115EC4">
      <w:pPr>
        <w:spacing w:line="276" w:lineRule="auto"/>
        <w:rPr>
          <w:rFonts w:asciiTheme="minorHAnsi" w:eastAsia="Times New Roman" w:hAnsiTheme="minorHAnsi" w:cstheme="minorHAnsi"/>
          <w:b/>
          <w:sz w:val="24"/>
          <w:szCs w:val="24"/>
        </w:rPr>
      </w:pPr>
    </w:p>
    <w:p w14:paraId="257473DC" w14:textId="2B263243" w:rsidR="001224A3" w:rsidRPr="00A23796" w:rsidRDefault="001224A3" w:rsidP="00115EC4">
      <w:pPr>
        <w:spacing w:line="276" w:lineRule="auto"/>
        <w:rPr>
          <w:rFonts w:asciiTheme="minorHAnsi" w:eastAsia="Times New Roman" w:hAnsiTheme="minorHAnsi" w:cstheme="minorHAnsi"/>
          <w:b/>
          <w:sz w:val="28"/>
          <w:szCs w:val="28"/>
        </w:rPr>
      </w:pPr>
      <w:r w:rsidRPr="00A23796">
        <w:rPr>
          <w:rFonts w:asciiTheme="minorHAnsi" w:eastAsia="Times New Roman" w:hAnsiTheme="minorHAnsi" w:cstheme="minorHAnsi"/>
          <w:b/>
          <w:sz w:val="28"/>
          <w:szCs w:val="28"/>
        </w:rPr>
        <w:t>Results</w:t>
      </w:r>
    </w:p>
    <w:p w14:paraId="41A34495" w14:textId="016508E2" w:rsidR="00790772" w:rsidRDefault="00497EF9" w:rsidP="00DF2513">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I</w:t>
      </w:r>
      <w:r w:rsidR="00790772">
        <w:rPr>
          <w:rFonts w:asciiTheme="minorHAnsi" w:eastAsia="Times New Roman" w:hAnsiTheme="minorHAnsi" w:cstheme="minorHAnsi"/>
          <w:bCs/>
          <w:sz w:val="22"/>
          <w:szCs w:val="22"/>
        </w:rPr>
        <w:t>nitial discussions</w:t>
      </w:r>
      <w:r w:rsidR="00A10C26">
        <w:rPr>
          <w:rFonts w:asciiTheme="minorHAnsi" w:eastAsia="Times New Roman" w:hAnsiTheme="minorHAnsi" w:cstheme="minorHAnsi"/>
          <w:bCs/>
          <w:sz w:val="22"/>
          <w:szCs w:val="22"/>
        </w:rPr>
        <w:t xml:space="preserve"> and review of publications to </w:t>
      </w:r>
      <w:r w:rsidR="00790772">
        <w:rPr>
          <w:rFonts w:asciiTheme="minorHAnsi" w:eastAsia="Times New Roman" w:hAnsiTheme="minorHAnsi" w:cstheme="minorHAnsi"/>
          <w:bCs/>
          <w:sz w:val="22"/>
          <w:szCs w:val="22"/>
        </w:rPr>
        <w:t>improv</w:t>
      </w:r>
      <w:r w:rsidR="00A10C26">
        <w:rPr>
          <w:rFonts w:asciiTheme="minorHAnsi" w:eastAsia="Times New Roman" w:hAnsiTheme="minorHAnsi" w:cstheme="minorHAnsi"/>
          <w:bCs/>
          <w:sz w:val="22"/>
          <w:szCs w:val="22"/>
        </w:rPr>
        <w:t>e</w:t>
      </w:r>
      <w:r>
        <w:rPr>
          <w:rFonts w:asciiTheme="minorHAnsi" w:eastAsia="Times New Roman" w:hAnsiTheme="minorHAnsi" w:cstheme="minorHAnsi"/>
          <w:bCs/>
          <w:sz w:val="22"/>
          <w:szCs w:val="22"/>
        </w:rPr>
        <w:t xml:space="preserve"> </w:t>
      </w:r>
      <w:r w:rsidR="00790772">
        <w:rPr>
          <w:rFonts w:asciiTheme="minorHAnsi" w:eastAsia="Times New Roman" w:hAnsiTheme="minorHAnsi" w:cstheme="minorHAnsi"/>
          <w:bCs/>
          <w:sz w:val="22"/>
          <w:szCs w:val="22"/>
        </w:rPr>
        <w:t xml:space="preserve">reproducibility </w:t>
      </w:r>
      <w:r w:rsidR="00EA5054">
        <w:rPr>
          <w:rFonts w:asciiTheme="minorHAnsi" w:eastAsia="Times New Roman" w:hAnsiTheme="minorHAnsi" w:cstheme="minorHAnsi"/>
          <w:bCs/>
          <w:sz w:val="22"/>
          <w:szCs w:val="22"/>
        </w:rPr>
        <w:t>of</w:t>
      </w:r>
      <w:r w:rsidR="00A10C26">
        <w:rPr>
          <w:rFonts w:asciiTheme="minorHAnsi" w:eastAsia="Times New Roman" w:hAnsiTheme="minorHAnsi" w:cstheme="minorHAnsi"/>
          <w:bCs/>
          <w:sz w:val="22"/>
          <w:szCs w:val="22"/>
        </w:rPr>
        <w:t xml:space="preserve"> research projects</w:t>
      </w:r>
      <w:r w:rsidR="00EA5054">
        <w:rPr>
          <w:rFonts w:asciiTheme="minorHAnsi" w:eastAsia="Times New Roman" w:hAnsiTheme="minorHAnsi" w:cstheme="minorHAnsi"/>
          <w:bCs/>
          <w:sz w:val="22"/>
          <w:szCs w:val="22"/>
        </w:rPr>
        <w:t xml:space="preserve"> in our group</w:t>
      </w:r>
      <w:r w:rsidR="00A10C26">
        <w:rPr>
          <w:rFonts w:asciiTheme="minorHAnsi" w:eastAsia="Times New Roman" w:hAnsiTheme="minorHAnsi" w:cstheme="minorHAnsi"/>
          <w:bCs/>
          <w:sz w:val="22"/>
          <w:szCs w:val="22"/>
        </w:rPr>
        <w:t xml:space="preserve"> started in</w:t>
      </w:r>
      <w:r w:rsidR="00790772">
        <w:rPr>
          <w:rFonts w:asciiTheme="minorHAnsi" w:eastAsia="Times New Roman" w:hAnsiTheme="minorHAnsi" w:cstheme="minorHAnsi"/>
          <w:bCs/>
          <w:sz w:val="22"/>
          <w:szCs w:val="22"/>
        </w:rPr>
        <w:t xml:space="preserve"> </w:t>
      </w:r>
      <w:r w:rsidR="00790772" w:rsidRPr="00811A4C">
        <w:rPr>
          <w:rFonts w:asciiTheme="minorHAnsi" w:eastAsia="Times New Roman" w:hAnsiTheme="minorHAnsi" w:cstheme="minorHAnsi"/>
          <w:bCs/>
          <w:sz w:val="22"/>
          <w:szCs w:val="22"/>
        </w:rPr>
        <w:t xml:space="preserve">2018 </w:t>
      </w:r>
      <w:r w:rsidRPr="00811A4C">
        <w:rPr>
          <w:rFonts w:asciiTheme="minorHAnsi" w:eastAsia="Times New Roman" w:hAnsiTheme="minorHAnsi" w:cstheme="minorHAnsi"/>
          <w:bCs/>
          <w:sz w:val="22"/>
          <w:szCs w:val="22"/>
        </w:rPr>
        <w:t>(</w:t>
      </w:r>
      <w:r w:rsidRPr="00811A4C">
        <w:rPr>
          <w:rFonts w:asciiTheme="minorHAnsi" w:eastAsia="Times New Roman" w:hAnsiTheme="minorHAnsi" w:cstheme="minorHAnsi"/>
          <w:b/>
          <w:sz w:val="22"/>
          <w:szCs w:val="22"/>
        </w:rPr>
        <w:t xml:space="preserve">Figure </w:t>
      </w:r>
      <w:r w:rsidR="00A10C26" w:rsidRPr="00811A4C">
        <w:rPr>
          <w:rFonts w:asciiTheme="minorHAnsi" w:eastAsia="Times New Roman" w:hAnsiTheme="minorHAnsi" w:cstheme="minorHAnsi"/>
          <w:b/>
          <w:sz w:val="22"/>
          <w:szCs w:val="22"/>
        </w:rPr>
        <w:t>6</w:t>
      </w:r>
      <w:r w:rsidRPr="00811A4C">
        <w:rPr>
          <w:rFonts w:asciiTheme="minorHAnsi" w:eastAsia="Times New Roman" w:hAnsiTheme="minorHAnsi" w:cstheme="minorHAnsi"/>
          <w:bCs/>
          <w:sz w:val="22"/>
          <w:szCs w:val="22"/>
        </w:rPr>
        <w:t>)</w:t>
      </w:r>
      <w:r w:rsidR="00A10C26" w:rsidRPr="00811A4C">
        <w:rPr>
          <w:rFonts w:asciiTheme="minorHAnsi" w:eastAsia="Times New Roman" w:hAnsiTheme="minorHAnsi" w:cstheme="minorHAnsi"/>
          <w:bCs/>
          <w:sz w:val="22"/>
          <w:szCs w:val="22"/>
        </w:rPr>
        <w:t>,</w:t>
      </w:r>
      <w:r w:rsidRPr="00811A4C">
        <w:rPr>
          <w:rFonts w:asciiTheme="minorHAnsi" w:eastAsia="Times New Roman" w:hAnsiTheme="minorHAnsi" w:cstheme="minorHAnsi"/>
          <w:bCs/>
          <w:sz w:val="22"/>
          <w:szCs w:val="22"/>
        </w:rPr>
        <w:t xml:space="preserve"> </w:t>
      </w:r>
      <w:r w:rsidR="00790772" w:rsidRPr="00811A4C">
        <w:rPr>
          <w:rFonts w:asciiTheme="minorHAnsi" w:eastAsia="Times New Roman" w:hAnsiTheme="minorHAnsi" w:cstheme="minorHAnsi"/>
          <w:bCs/>
          <w:sz w:val="22"/>
          <w:szCs w:val="22"/>
        </w:rPr>
        <w:t xml:space="preserve">and </w:t>
      </w:r>
      <w:r w:rsidR="00B20449" w:rsidRPr="00811A4C">
        <w:rPr>
          <w:rFonts w:asciiTheme="minorHAnsi" w:eastAsia="Times New Roman" w:hAnsiTheme="minorHAnsi" w:cstheme="minorHAnsi"/>
          <w:bCs/>
          <w:sz w:val="22"/>
          <w:szCs w:val="22"/>
        </w:rPr>
        <w:t>consistently</w:t>
      </w:r>
      <w:r w:rsidR="00B20449">
        <w:rPr>
          <w:rFonts w:asciiTheme="minorHAnsi" w:eastAsia="Times New Roman" w:hAnsiTheme="minorHAnsi" w:cstheme="minorHAnsi"/>
          <w:bCs/>
          <w:sz w:val="22"/>
          <w:szCs w:val="22"/>
        </w:rPr>
        <w:t xml:space="preserve"> </w:t>
      </w:r>
      <w:r w:rsidR="00790772">
        <w:rPr>
          <w:rFonts w:asciiTheme="minorHAnsi" w:eastAsia="Times New Roman" w:hAnsiTheme="minorHAnsi" w:cstheme="minorHAnsi"/>
          <w:bCs/>
          <w:sz w:val="22"/>
          <w:szCs w:val="22"/>
        </w:rPr>
        <w:t xml:space="preserve">involved </w:t>
      </w:r>
      <w:r w:rsidR="00A10C26">
        <w:rPr>
          <w:rFonts w:asciiTheme="minorHAnsi" w:eastAsia="Times New Roman" w:hAnsiTheme="minorHAnsi" w:cstheme="minorHAnsi"/>
          <w:bCs/>
          <w:sz w:val="22"/>
          <w:szCs w:val="22"/>
        </w:rPr>
        <w:t>all group members</w:t>
      </w:r>
      <w:r w:rsidR="00F71639" w:rsidRPr="00F71639">
        <w:rPr>
          <w:rFonts w:asciiTheme="minorHAnsi" w:eastAsia="Times New Roman" w:hAnsiTheme="minorHAnsi" w:cstheme="minorHAnsi"/>
          <w:bCs/>
          <w:sz w:val="22"/>
          <w:szCs w:val="22"/>
        </w:rPr>
        <w:t xml:space="preserve"> </w:t>
      </w:r>
      <w:r w:rsidR="00F71639">
        <w:rPr>
          <w:rFonts w:asciiTheme="minorHAnsi" w:eastAsia="Times New Roman" w:hAnsiTheme="minorHAnsi" w:cstheme="minorHAnsi"/>
          <w:bCs/>
          <w:sz w:val="22"/>
          <w:szCs w:val="22"/>
        </w:rPr>
        <w:t xml:space="preserve">(i.e., staff, </w:t>
      </w:r>
      <w:r w:rsidR="00811A4C">
        <w:rPr>
          <w:rFonts w:asciiTheme="minorHAnsi" w:eastAsia="Times New Roman" w:hAnsiTheme="minorHAnsi" w:cstheme="minorHAnsi"/>
          <w:bCs/>
          <w:sz w:val="22"/>
          <w:szCs w:val="22"/>
        </w:rPr>
        <w:t xml:space="preserve">postdocs, </w:t>
      </w:r>
      <w:r w:rsidR="00F71639">
        <w:rPr>
          <w:rFonts w:asciiTheme="minorHAnsi" w:eastAsia="Times New Roman" w:hAnsiTheme="minorHAnsi" w:cstheme="minorHAnsi"/>
          <w:bCs/>
          <w:sz w:val="22"/>
          <w:szCs w:val="22"/>
        </w:rPr>
        <w:t>PhD students, and internship students)</w:t>
      </w:r>
      <w:r w:rsidR="00A10C26">
        <w:rPr>
          <w:rFonts w:asciiTheme="minorHAnsi" w:eastAsia="Times New Roman" w:hAnsiTheme="minorHAnsi" w:cstheme="minorHAnsi"/>
          <w:bCs/>
          <w:sz w:val="22"/>
          <w:szCs w:val="22"/>
        </w:rPr>
        <w:t>. This led to the aims specified in the introduction (transparency, reproducibility, harmonization) and</w:t>
      </w:r>
      <w:r>
        <w:rPr>
          <w:rFonts w:asciiTheme="minorHAnsi" w:eastAsia="Times New Roman" w:hAnsiTheme="minorHAnsi" w:cstheme="minorHAnsi"/>
          <w:bCs/>
          <w:sz w:val="22"/>
          <w:szCs w:val="22"/>
        </w:rPr>
        <w:t xml:space="preserve"> to </w:t>
      </w:r>
      <w:r w:rsidR="00790772">
        <w:rPr>
          <w:rFonts w:asciiTheme="minorHAnsi" w:eastAsia="Times New Roman" w:hAnsiTheme="minorHAnsi" w:cstheme="minorHAnsi"/>
          <w:bCs/>
          <w:sz w:val="22"/>
          <w:szCs w:val="22"/>
        </w:rPr>
        <w:t xml:space="preserve">a first version of </w:t>
      </w:r>
      <w:r w:rsidR="00A03183">
        <w:rPr>
          <w:rFonts w:asciiTheme="minorHAnsi" w:eastAsia="Times New Roman" w:hAnsiTheme="minorHAnsi" w:cstheme="minorHAnsi"/>
          <w:bCs/>
          <w:sz w:val="22"/>
          <w:szCs w:val="22"/>
        </w:rPr>
        <w:t>EN</w:t>
      </w:r>
      <w:r w:rsidR="00C96801">
        <w:rPr>
          <w:rFonts w:asciiTheme="minorHAnsi" w:eastAsia="Times New Roman" w:hAnsiTheme="minorHAnsi" w:cstheme="minorHAnsi"/>
          <w:bCs/>
          <w:sz w:val="22"/>
          <w:szCs w:val="22"/>
        </w:rPr>
        <w:t>CORE</w:t>
      </w:r>
      <w:r w:rsidR="00790772">
        <w:rPr>
          <w:rFonts w:asciiTheme="minorHAnsi" w:eastAsia="Times New Roman" w:hAnsiTheme="minorHAnsi" w:cstheme="minorHAnsi"/>
          <w:bCs/>
          <w:sz w:val="22"/>
          <w:szCs w:val="22"/>
        </w:rPr>
        <w:t xml:space="preserve"> in October 2020</w:t>
      </w:r>
      <w:r w:rsidR="00A10C26">
        <w:rPr>
          <w:rFonts w:asciiTheme="minorHAnsi" w:eastAsia="Times New Roman" w:hAnsiTheme="minorHAnsi" w:cstheme="minorHAnsi"/>
          <w:bCs/>
          <w:sz w:val="22"/>
          <w:szCs w:val="22"/>
        </w:rPr>
        <w:t>. At the same time</w:t>
      </w:r>
      <w:r w:rsidR="008D0E78">
        <w:rPr>
          <w:rFonts w:asciiTheme="minorHAnsi" w:eastAsia="Times New Roman" w:hAnsiTheme="minorHAnsi" w:cstheme="minorHAnsi"/>
          <w:bCs/>
          <w:sz w:val="22"/>
          <w:szCs w:val="22"/>
        </w:rPr>
        <w:t>,</w:t>
      </w:r>
      <w:r w:rsidR="00A10C26">
        <w:rPr>
          <w:rFonts w:asciiTheme="minorHAnsi" w:eastAsia="Times New Roman" w:hAnsiTheme="minorHAnsi" w:cstheme="minorHAnsi"/>
          <w:bCs/>
          <w:sz w:val="22"/>
          <w:szCs w:val="22"/>
        </w:rPr>
        <w:t xml:space="preserve"> we initiated a </w:t>
      </w:r>
      <w:r w:rsidR="00790772">
        <w:rPr>
          <w:rFonts w:asciiTheme="minorHAnsi" w:eastAsia="Times New Roman" w:hAnsiTheme="minorHAnsi" w:cstheme="minorHAnsi"/>
          <w:bCs/>
          <w:sz w:val="22"/>
          <w:szCs w:val="22"/>
        </w:rPr>
        <w:t>GitHub</w:t>
      </w:r>
      <w:r w:rsidR="00A10C26">
        <w:rPr>
          <w:rFonts w:asciiTheme="minorHAnsi" w:eastAsia="Times New Roman" w:hAnsiTheme="minorHAnsi" w:cstheme="minorHAnsi"/>
          <w:bCs/>
          <w:sz w:val="22"/>
          <w:szCs w:val="22"/>
        </w:rPr>
        <w:t xml:space="preserve"> organization</w:t>
      </w:r>
      <w:r w:rsidR="00790772">
        <w:rPr>
          <w:rFonts w:asciiTheme="minorHAnsi" w:eastAsia="Times New Roman" w:hAnsiTheme="minorHAnsi" w:cstheme="minorHAnsi"/>
          <w:bCs/>
          <w:sz w:val="22"/>
          <w:szCs w:val="22"/>
        </w:rPr>
        <w:t xml:space="preserve"> account</w:t>
      </w:r>
      <w:r w:rsidR="00B20449">
        <w:rPr>
          <w:rFonts w:asciiTheme="minorHAnsi" w:eastAsia="Times New Roman" w:hAnsiTheme="minorHAnsi" w:cstheme="minorHAnsi"/>
          <w:bCs/>
          <w:sz w:val="22"/>
          <w:szCs w:val="22"/>
        </w:rPr>
        <w:t xml:space="preserve"> </w:t>
      </w:r>
      <w:r w:rsidR="00B20449">
        <w:rPr>
          <w:rFonts w:asciiTheme="minorHAnsi" w:eastAsia="Times New Roman" w:hAnsiTheme="minorHAnsi" w:cstheme="minorHAnsi"/>
          <w:bCs/>
          <w:sz w:val="22"/>
          <w:szCs w:val="22"/>
        </w:rPr>
        <w:fldChar w:fldCharType="begin"/>
      </w:r>
      <w:r w:rsidR="00B20449">
        <w:rPr>
          <w:rFonts w:asciiTheme="minorHAnsi" w:eastAsia="Times New Roman" w:hAnsiTheme="minorHAnsi" w:cstheme="minorHAnsi"/>
          <w:bCs/>
          <w:sz w:val="22"/>
          <w:szCs w:val="22"/>
        </w:rPr>
        <w:instrText xml:space="preserve"> ADDIN EN.CITE &lt;EndNote&gt;&lt;Cite&gt;&lt;Author&gt;GitHub accounts&lt;/Author&gt;&lt;Year&gt;2023&lt;/Year&gt;&lt;RecNum&gt;7307&lt;/RecNum&gt;&lt;DisplayText&gt;(GitHub accounts, 2023)&lt;/DisplayText&gt;&lt;record&gt;&lt;rec-number&gt;7307&lt;/rec-number&gt;&lt;foreign-keys&gt;&lt;key app="EN" db-id="sfxpwwt9asr05de5przpt5fuvpdvta5wwtv2" timestamp="1682342029"&gt;7307&lt;/key&gt;&lt;/foreign-keys&gt;&lt;ref-type name="Web Page"&gt;12&lt;/ref-type&gt;&lt;contributors&gt;&lt;authors&gt;&lt;author&gt;GitHub accounts,&lt;/author&gt;&lt;/authors&gt;&lt;/contributors&gt;&lt;titles&gt;&lt;title&gt;Overview of different types of GitHub accounts&lt;/title&gt;&lt;/titles&gt;&lt;number&gt;April 2023&lt;/number&gt;&lt;dates&gt;&lt;year&gt;2023&lt;/year&gt;&lt;/dates&gt;&lt;label&gt;Reproducibility&amp;#xD;&lt;/label&gt;&lt;urls&gt;&lt;related-urls&gt;&lt;url&gt;https://docs.github.com/en/get-started/learning-about-github/types-of-github-accounts&lt;/url&gt;&lt;/related-urls&gt;&lt;/urls&gt;&lt;/record&gt;&lt;/Cite&gt;&lt;/EndNote&gt;</w:instrText>
      </w:r>
      <w:r w:rsidR="00B20449">
        <w:rPr>
          <w:rFonts w:asciiTheme="minorHAnsi" w:eastAsia="Times New Roman" w:hAnsiTheme="minorHAnsi" w:cstheme="minorHAnsi"/>
          <w:bCs/>
          <w:sz w:val="22"/>
          <w:szCs w:val="22"/>
        </w:rPr>
        <w:fldChar w:fldCharType="separate"/>
      </w:r>
      <w:r w:rsidR="00B20449">
        <w:rPr>
          <w:rFonts w:asciiTheme="minorHAnsi" w:eastAsia="Times New Roman" w:hAnsiTheme="minorHAnsi" w:cstheme="minorHAnsi"/>
          <w:bCs/>
          <w:noProof/>
          <w:sz w:val="22"/>
          <w:szCs w:val="22"/>
        </w:rPr>
        <w:t>(GitHub accounts, 2023)</w:t>
      </w:r>
      <w:r w:rsidR="00B20449">
        <w:rPr>
          <w:rFonts w:asciiTheme="minorHAnsi" w:eastAsia="Times New Roman" w:hAnsiTheme="minorHAnsi" w:cstheme="minorHAnsi"/>
          <w:bCs/>
          <w:sz w:val="22"/>
          <w:szCs w:val="22"/>
        </w:rPr>
        <w:fldChar w:fldCharType="end"/>
      </w:r>
      <w:r w:rsidR="00790772">
        <w:rPr>
          <w:rFonts w:asciiTheme="minorHAnsi" w:eastAsia="Times New Roman" w:hAnsiTheme="minorHAnsi" w:cstheme="minorHAnsi"/>
          <w:bCs/>
          <w:sz w:val="22"/>
          <w:szCs w:val="22"/>
        </w:rPr>
        <w:t xml:space="preserve"> to host </w:t>
      </w:r>
      <w:r w:rsidR="00A10C26">
        <w:rPr>
          <w:rFonts w:asciiTheme="minorHAnsi" w:eastAsia="Times New Roman" w:hAnsiTheme="minorHAnsi" w:cstheme="minorHAnsi"/>
          <w:bCs/>
          <w:sz w:val="22"/>
          <w:szCs w:val="22"/>
        </w:rPr>
        <w:t>all EN</w:t>
      </w:r>
      <w:r w:rsidR="00C96801">
        <w:rPr>
          <w:rFonts w:asciiTheme="minorHAnsi" w:eastAsia="Times New Roman" w:hAnsiTheme="minorHAnsi" w:cstheme="minorHAnsi"/>
          <w:bCs/>
          <w:sz w:val="22"/>
          <w:szCs w:val="22"/>
        </w:rPr>
        <w:t>CORE</w:t>
      </w:r>
      <w:r w:rsidR="00790772">
        <w:rPr>
          <w:rFonts w:asciiTheme="minorHAnsi" w:eastAsia="Times New Roman" w:hAnsiTheme="minorHAnsi" w:cstheme="minorHAnsi"/>
          <w:bCs/>
          <w:sz w:val="22"/>
          <w:szCs w:val="22"/>
        </w:rPr>
        <w:t xml:space="preserve"> repositories</w:t>
      </w:r>
      <w:r w:rsidR="00B20449">
        <w:rPr>
          <w:rFonts w:asciiTheme="minorHAnsi" w:eastAsia="Times New Roman" w:hAnsiTheme="minorHAnsi" w:cstheme="minorHAnsi"/>
          <w:bCs/>
          <w:sz w:val="22"/>
          <w:szCs w:val="22"/>
        </w:rPr>
        <w:t xml:space="preserve"> from our group</w:t>
      </w:r>
      <w:r w:rsidR="00790772">
        <w:rPr>
          <w:rFonts w:asciiTheme="minorHAnsi" w:eastAsia="Times New Roman" w:hAnsiTheme="minorHAnsi" w:cstheme="minorHAnsi"/>
          <w:bCs/>
          <w:sz w:val="22"/>
          <w:szCs w:val="22"/>
        </w:rPr>
        <w:t xml:space="preserve">. The use of </w:t>
      </w:r>
      <w:r w:rsidR="00A10C26">
        <w:rPr>
          <w:rFonts w:asciiTheme="minorHAnsi" w:eastAsia="Times New Roman" w:hAnsiTheme="minorHAnsi" w:cstheme="minorHAnsi"/>
          <w:bCs/>
          <w:sz w:val="22"/>
          <w:szCs w:val="22"/>
        </w:rPr>
        <w:t>EN</w:t>
      </w:r>
      <w:r w:rsidR="00C96801">
        <w:rPr>
          <w:rFonts w:asciiTheme="minorHAnsi" w:eastAsia="Times New Roman" w:hAnsiTheme="minorHAnsi" w:cstheme="minorHAnsi"/>
          <w:bCs/>
          <w:sz w:val="22"/>
          <w:szCs w:val="22"/>
        </w:rPr>
        <w:t>CORE</w:t>
      </w:r>
      <w:r w:rsidR="00930AEB">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t xml:space="preserve">was </w:t>
      </w:r>
      <w:r w:rsidR="00790772">
        <w:rPr>
          <w:rFonts w:asciiTheme="minorHAnsi" w:eastAsia="Times New Roman" w:hAnsiTheme="minorHAnsi" w:cstheme="minorHAnsi"/>
          <w:bCs/>
          <w:sz w:val="22"/>
          <w:szCs w:val="22"/>
        </w:rPr>
        <w:t xml:space="preserve">made </w:t>
      </w:r>
      <w:r w:rsidR="00930AEB">
        <w:rPr>
          <w:rFonts w:asciiTheme="minorHAnsi" w:eastAsia="Times New Roman" w:hAnsiTheme="minorHAnsi" w:cstheme="minorHAnsi"/>
          <w:bCs/>
          <w:sz w:val="22"/>
          <w:szCs w:val="22"/>
        </w:rPr>
        <w:t xml:space="preserve">mandatory for all </w:t>
      </w:r>
      <w:r w:rsidR="00790772">
        <w:rPr>
          <w:rFonts w:asciiTheme="minorHAnsi" w:eastAsia="Times New Roman" w:hAnsiTheme="minorHAnsi" w:cstheme="minorHAnsi"/>
          <w:bCs/>
          <w:sz w:val="22"/>
          <w:szCs w:val="22"/>
        </w:rPr>
        <w:t xml:space="preserve">new research projects and for everyone </w:t>
      </w:r>
      <w:r w:rsidR="00930AEB">
        <w:rPr>
          <w:rFonts w:asciiTheme="minorHAnsi" w:eastAsia="Times New Roman" w:hAnsiTheme="minorHAnsi" w:cstheme="minorHAnsi"/>
          <w:bCs/>
          <w:sz w:val="22"/>
          <w:szCs w:val="22"/>
        </w:rPr>
        <w:t>in our group</w:t>
      </w:r>
      <w:r w:rsidR="00790772">
        <w:rPr>
          <w:rFonts w:asciiTheme="minorHAnsi" w:eastAsia="Times New Roman" w:hAnsiTheme="minorHAnsi" w:cstheme="minorHAnsi"/>
          <w:bCs/>
          <w:sz w:val="22"/>
          <w:szCs w:val="22"/>
        </w:rPr>
        <w:t>.</w:t>
      </w:r>
      <w:r w:rsidR="00657D85">
        <w:rPr>
          <w:rFonts w:asciiTheme="minorHAnsi" w:eastAsia="Times New Roman" w:hAnsiTheme="minorHAnsi" w:cstheme="minorHAnsi"/>
          <w:bCs/>
          <w:sz w:val="22"/>
          <w:szCs w:val="22"/>
        </w:rPr>
        <w:t xml:space="preserve"> </w:t>
      </w:r>
      <w:r w:rsidR="00790772">
        <w:rPr>
          <w:rFonts w:asciiTheme="minorHAnsi" w:eastAsia="Times New Roman" w:hAnsiTheme="minorHAnsi" w:cstheme="minorHAnsi"/>
          <w:bCs/>
          <w:sz w:val="22"/>
          <w:szCs w:val="22"/>
        </w:rPr>
        <w:t xml:space="preserve">This initial step led </w:t>
      </w:r>
      <w:r w:rsidR="00930AEB">
        <w:rPr>
          <w:rFonts w:asciiTheme="minorHAnsi" w:eastAsia="Times New Roman" w:hAnsiTheme="minorHAnsi" w:cstheme="minorHAnsi"/>
          <w:bCs/>
          <w:sz w:val="22"/>
          <w:szCs w:val="22"/>
        </w:rPr>
        <w:t xml:space="preserve">to </w:t>
      </w:r>
      <w:r w:rsidR="00EF476A">
        <w:rPr>
          <w:rFonts w:asciiTheme="minorHAnsi" w:eastAsia="Times New Roman" w:hAnsiTheme="minorHAnsi" w:cstheme="minorHAnsi"/>
          <w:bCs/>
          <w:sz w:val="22"/>
          <w:szCs w:val="22"/>
        </w:rPr>
        <w:t>the</w:t>
      </w:r>
      <w:r w:rsidR="00930AEB">
        <w:rPr>
          <w:rFonts w:asciiTheme="minorHAnsi" w:eastAsia="Times New Roman" w:hAnsiTheme="minorHAnsi" w:cstheme="minorHAnsi"/>
          <w:bCs/>
          <w:sz w:val="22"/>
          <w:szCs w:val="22"/>
        </w:rPr>
        <w:t xml:space="preserve"> harmonization of project organization </w:t>
      </w:r>
      <w:r w:rsidR="00EF476A">
        <w:rPr>
          <w:rFonts w:asciiTheme="minorHAnsi" w:eastAsia="Times New Roman" w:hAnsiTheme="minorHAnsi" w:cstheme="minorHAnsi"/>
          <w:bCs/>
          <w:sz w:val="22"/>
          <w:szCs w:val="22"/>
        </w:rPr>
        <w:t>within</w:t>
      </w:r>
      <w:r w:rsidR="00790772">
        <w:rPr>
          <w:rFonts w:asciiTheme="minorHAnsi" w:eastAsia="Times New Roman" w:hAnsiTheme="minorHAnsi" w:cstheme="minorHAnsi"/>
          <w:bCs/>
          <w:sz w:val="22"/>
          <w:szCs w:val="22"/>
        </w:rPr>
        <w:t xml:space="preserve"> our group</w:t>
      </w:r>
      <w:r>
        <w:rPr>
          <w:rFonts w:asciiTheme="minorHAnsi" w:eastAsia="Times New Roman" w:hAnsiTheme="minorHAnsi" w:cstheme="minorHAnsi"/>
          <w:bCs/>
          <w:sz w:val="22"/>
          <w:szCs w:val="22"/>
        </w:rPr>
        <w:t xml:space="preserve">. </w:t>
      </w:r>
      <w:r w:rsidR="00790772">
        <w:rPr>
          <w:rFonts w:asciiTheme="minorHAnsi" w:eastAsia="Times New Roman" w:hAnsiTheme="minorHAnsi" w:cstheme="minorHAnsi"/>
          <w:bCs/>
          <w:sz w:val="22"/>
          <w:szCs w:val="22"/>
        </w:rPr>
        <w:t xml:space="preserve">Currently, we have </w:t>
      </w:r>
      <w:r w:rsidR="00657D85">
        <w:rPr>
          <w:rFonts w:asciiTheme="minorHAnsi" w:eastAsia="Times New Roman" w:hAnsiTheme="minorHAnsi" w:cstheme="minorHAnsi"/>
          <w:bCs/>
          <w:sz w:val="22"/>
          <w:szCs w:val="22"/>
        </w:rPr>
        <w:t xml:space="preserve">over 20 </w:t>
      </w:r>
      <w:r w:rsidR="00DF2513">
        <w:rPr>
          <w:rFonts w:asciiTheme="minorHAnsi" w:eastAsia="Times New Roman" w:hAnsiTheme="minorHAnsi" w:cstheme="minorHAnsi"/>
          <w:bCs/>
          <w:sz w:val="22"/>
          <w:szCs w:val="22"/>
        </w:rPr>
        <w:t>EN</w:t>
      </w:r>
      <w:r w:rsidR="00790772">
        <w:rPr>
          <w:rFonts w:asciiTheme="minorHAnsi" w:eastAsia="Times New Roman" w:hAnsiTheme="minorHAnsi" w:cstheme="minorHAnsi"/>
          <w:bCs/>
          <w:sz w:val="22"/>
          <w:szCs w:val="22"/>
        </w:rPr>
        <w:t xml:space="preserve">CORE research projects. In addition, we have </w:t>
      </w:r>
      <w:r w:rsidR="00657D85">
        <w:rPr>
          <w:rFonts w:asciiTheme="minorHAnsi" w:eastAsia="Times New Roman" w:hAnsiTheme="minorHAnsi" w:cstheme="minorHAnsi"/>
          <w:bCs/>
          <w:sz w:val="22"/>
          <w:szCs w:val="22"/>
        </w:rPr>
        <w:t xml:space="preserve">over </w:t>
      </w:r>
      <w:r w:rsidR="00790772">
        <w:rPr>
          <w:rFonts w:asciiTheme="minorHAnsi" w:eastAsia="Times New Roman" w:hAnsiTheme="minorHAnsi" w:cstheme="minorHAnsi"/>
          <w:bCs/>
          <w:sz w:val="22"/>
          <w:szCs w:val="22"/>
        </w:rPr>
        <w:t xml:space="preserve">50 </w:t>
      </w:r>
      <w:r w:rsidR="00DF2513">
        <w:rPr>
          <w:rFonts w:asciiTheme="minorHAnsi" w:eastAsia="Times New Roman" w:hAnsiTheme="minorHAnsi" w:cstheme="minorHAnsi"/>
          <w:bCs/>
          <w:sz w:val="22"/>
          <w:szCs w:val="22"/>
        </w:rPr>
        <w:t>EN</w:t>
      </w:r>
      <w:r w:rsidR="00790772">
        <w:rPr>
          <w:rFonts w:asciiTheme="minorHAnsi" w:eastAsia="Times New Roman" w:hAnsiTheme="minorHAnsi" w:cstheme="minorHAnsi"/>
          <w:bCs/>
          <w:sz w:val="22"/>
          <w:szCs w:val="22"/>
        </w:rPr>
        <w:t>CORE</w:t>
      </w:r>
      <w:r w:rsidR="00657D85">
        <w:rPr>
          <w:rFonts w:asciiTheme="minorHAnsi" w:eastAsia="Times New Roman" w:hAnsiTheme="minorHAnsi" w:cstheme="minorHAnsi"/>
          <w:bCs/>
          <w:sz w:val="22"/>
          <w:szCs w:val="22"/>
        </w:rPr>
        <w:t xml:space="preserve"> projects for data analys</w:t>
      </w:r>
      <w:r w:rsidR="00811A4C">
        <w:rPr>
          <w:rFonts w:asciiTheme="minorHAnsi" w:eastAsia="Times New Roman" w:hAnsiTheme="minorHAnsi" w:cstheme="minorHAnsi"/>
          <w:bCs/>
          <w:sz w:val="22"/>
          <w:szCs w:val="22"/>
        </w:rPr>
        <w:t>i</w:t>
      </w:r>
      <w:r w:rsidR="00657D85">
        <w:rPr>
          <w:rFonts w:asciiTheme="minorHAnsi" w:eastAsia="Times New Roman" w:hAnsiTheme="minorHAnsi" w:cstheme="minorHAnsi"/>
          <w:bCs/>
          <w:sz w:val="22"/>
          <w:szCs w:val="22"/>
        </w:rPr>
        <w:t>s services provided to other groups.</w:t>
      </w:r>
      <w:r w:rsidR="00790772">
        <w:rPr>
          <w:rFonts w:asciiTheme="minorHAnsi" w:eastAsia="Times New Roman" w:hAnsiTheme="minorHAnsi" w:cstheme="minorHAnsi"/>
          <w:bCs/>
          <w:sz w:val="22"/>
          <w:szCs w:val="22"/>
        </w:rPr>
        <w:t xml:space="preserve"> </w:t>
      </w:r>
    </w:p>
    <w:p w14:paraId="0B205BA6" w14:textId="77777777" w:rsidR="00790772" w:rsidRDefault="00790772" w:rsidP="004444D6">
      <w:pPr>
        <w:spacing w:line="276" w:lineRule="auto"/>
        <w:rPr>
          <w:rFonts w:asciiTheme="minorHAnsi" w:eastAsia="Times New Roman" w:hAnsiTheme="minorHAnsi" w:cstheme="minorHAnsi"/>
          <w:bCs/>
          <w:sz w:val="22"/>
          <w:szCs w:val="22"/>
        </w:rPr>
      </w:pPr>
    </w:p>
    <w:p w14:paraId="4C587875" w14:textId="60FC4765" w:rsidR="006411EB" w:rsidRDefault="006411EB" w:rsidP="0081169A">
      <w:pPr>
        <w:spacing w:line="276" w:lineRule="auto"/>
        <w:jc w:val="center"/>
        <w:rPr>
          <w:rFonts w:asciiTheme="minorHAnsi" w:eastAsia="Times New Roman" w:hAnsiTheme="minorHAnsi" w:cstheme="minorHAnsi"/>
          <w:b/>
          <w:sz w:val="22"/>
          <w:szCs w:val="22"/>
        </w:rPr>
      </w:pPr>
      <w:r w:rsidRPr="006411EB">
        <w:rPr>
          <w:rFonts w:asciiTheme="minorHAnsi" w:eastAsia="Times New Roman" w:hAnsiTheme="minorHAnsi" w:cstheme="minorHAnsi"/>
          <w:b/>
          <w:sz w:val="22"/>
          <w:szCs w:val="22"/>
        </w:rPr>
        <w:t xml:space="preserve">[FIGURE </w:t>
      </w:r>
      <w:r w:rsidR="00A10C26">
        <w:rPr>
          <w:rFonts w:asciiTheme="minorHAnsi" w:eastAsia="Times New Roman" w:hAnsiTheme="minorHAnsi" w:cstheme="minorHAnsi"/>
          <w:b/>
          <w:sz w:val="22"/>
          <w:szCs w:val="22"/>
        </w:rPr>
        <w:t>6</w:t>
      </w:r>
      <w:r w:rsidRPr="006411EB">
        <w:rPr>
          <w:rFonts w:asciiTheme="minorHAnsi" w:eastAsia="Times New Roman" w:hAnsiTheme="minorHAnsi" w:cstheme="minorHAnsi"/>
          <w:b/>
          <w:sz w:val="22"/>
          <w:szCs w:val="22"/>
        </w:rPr>
        <w:t>]</w:t>
      </w:r>
    </w:p>
    <w:p w14:paraId="0F4145A9" w14:textId="522A24C8" w:rsidR="00784319" w:rsidRDefault="000D609E" w:rsidP="0081169A">
      <w:pPr>
        <w:spacing w:line="276" w:lineRule="auto"/>
        <w:jc w:val="center"/>
        <w:rPr>
          <w:rFonts w:asciiTheme="minorHAnsi" w:eastAsia="Times New Roman" w:hAnsiTheme="minorHAnsi" w:cstheme="minorHAnsi"/>
          <w:b/>
          <w:sz w:val="22"/>
          <w:szCs w:val="22"/>
        </w:rPr>
      </w:pPr>
      <w:r>
        <w:rPr>
          <w:noProof/>
        </w:rPr>
        <w:lastRenderedPageBreak/>
        <w:drawing>
          <wp:inline distT="0" distB="0" distL="0" distR="0" wp14:anchorId="56F7B1D8" wp14:editId="7E9640E0">
            <wp:extent cx="5731510" cy="3107690"/>
            <wp:effectExtent l="0" t="0" r="2540" b="0"/>
            <wp:docPr id="1390751785" name="Picture 4" descr="A chart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51785" name="Picture 4" descr="A chart with text and arrow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07690"/>
                    </a:xfrm>
                    <a:prstGeom prst="rect">
                      <a:avLst/>
                    </a:prstGeom>
                    <a:noFill/>
                    <a:ln>
                      <a:noFill/>
                    </a:ln>
                  </pic:spPr>
                </pic:pic>
              </a:graphicData>
            </a:graphic>
          </wp:inline>
        </w:drawing>
      </w:r>
    </w:p>
    <w:p w14:paraId="594D9B28" w14:textId="42DB0CC0" w:rsidR="006411EB" w:rsidRDefault="006411EB" w:rsidP="004444D6">
      <w:pPr>
        <w:spacing w:line="276" w:lineRule="auto"/>
        <w:rPr>
          <w:rFonts w:asciiTheme="minorHAnsi" w:eastAsia="Times New Roman" w:hAnsiTheme="minorHAnsi" w:cstheme="minorHAnsi"/>
          <w:bCs/>
          <w:color w:val="0070C0"/>
          <w:sz w:val="18"/>
          <w:szCs w:val="18"/>
        </w:rPr>
      </w:pPr>
      <w:r w:rsidRPr="00313CA2">
        <w:rPr>
          <w:rFonts w:asciiTheme="minorHAnsi" w:eastAsia="Times New Roman" w:hAnsiTheme="minorHAnsi" w:cstheme="minorHAnsi"/>
          <w:b/>
          <w:color w:val="0070C0"/>
          <w:sz w:val="18"/>
          <w:szCs w:val="18"/>
        </w:rPr>
        <w:t xml:space="preserve">Figure </w:t>
      </w:r>
      <w:r w:rsidR="00A10C26">
        <w:rPr>
          <w:rFonts w:asciiTheme="minorHAnsi" w:eastAsia="Times New Roman" w:hAnsiTheme="minorHAnsi" w:cstheme="minorHAnsi"/>
          <w:b/>
          <w:color w:val="0070C0"/>
          <w:sz w:val="18"/>
          <w:szCs w:val="18"/>
        </w:rPr>
        <w:t>6</w:t>
      </w:r>
      <w:r w:rsidRPr="00313CA2">
        <w:rPr>
          <w:rFonts w:asciiTheme="minorHAnsi" w:eastAsia="Times New Roman" w:hAnsiTheme="minorHAnsi" w:cstheme="minorHAnsi"/>
          <w:b/>
          <w:color w:val="0070C0"/>
          <w:sz w:val="18"/>
          <w:szCs w:val="18"/>
        </w:rPr>
        <w:t xml:space="preserve">. </w:t>
      </w:r>
      <w:r w:rsidR="00A03183">
        <w:rPr>
          <w:rFonts w:asciiTheme="minorHAnsi" w:eastAsia="Times New Roman" w:hAnsiTheme="minorHAnsi" w:cstheme="minorHAnsi"/>
          <w:b/>
          <w:color w:val="0070C0"/>
          <w:sz w:val="18"/>
          <w:szCs w:val="18"/>
        </w:rPr>
        <w:t>EN</w:t>
      </w:r>
      <w:r>
        <w:rPr>
          <w:rFonts w:asciiTheme="minorHAnsi" w:eastAsia="Times New Roman" w:hAnsiTheme="minorHAnsi" w:cstheme="minorHAnsi"/>
          <w:b/>
          <w:color w:val="0070C0"/>
          <w:sz w:val="18"/>
          <w:szCs w:val="18"/>
        </w:rPr>
        <w:t>CORE evolution and evaluation</w:t>
      </w:r>
      <w:r w:rsidRPr="00313CA2">
        <w:rPr>
          <w:rFonts w:asciiTheme="minorHAnsi" w:eastAsia="Times New Roman" w:hAnsiTheme="minorHAnsi" w:cstheme="minorHAnsi"/>
          <w:bCs/>
          <w:color w:val="0070C0"/>
          <w:sz w:val="18"/>
          <w:szCs w:val="18"/>
        </w:rPr>
        <w:t xml:space="preserve">. </w:t>
      </w:r>
      <w:r w:rsidR="0081169A">
        <w:rPr>
          <w:rFonts w:asciiTheme="minorHAnsi" w:eastAsia="Times New Roman" w:hAnsiTheme="minorHAnsi" w:cstheme="minorHAnsi"/>
          <w:bCs/>
          <w:color w:val="0070C0"/>
          <w:sz w:val="18"/>
          <w:szCs w:val="18"/>
        </w:rPr>
        <w:t>EN</w:t>
      </w:r>
      <w:r>
        <w:rPr>
          <w:rFonts w:asciiTheme="minorHAnsi" w:eastAsia="Times New Roman" w:hAnsiTheme="minorHAnsi" w:cstheme="minorHAnsi"/>
          <w:bCs/>
          <w:color w:val="0070C0"/>
          <w:sz w:val="18"/>
          <w:szCs w:val="18"/>
        </w:rPr>
        <w:t xml:space="preserve">CORE evolved through different versions </w:t>
      </w:r>
      <w:r w:rsidR="00386563">
        <w:rPr>
          <w:rFonts w:asciiTheme="minorHAnsi" w:eastAsia="Times New Roman" w:hAnsiTheme="minorHAnsi" w:cstheme="minorHAnsi"/>
          <w:bCs/>
          <w:color w:val="0070C0"/>
          <w:sz w:val="18"/>
          <w:szCs w:val="18"/>
        </w:rPr>
        <w:t>incorporating changes</w:t>
      </w:r>
      <w:r>
        <w:rPr>
          <w:rFonts w:asciiTheme="minorHAnsi" w:eastAsia="Times New Roman" w:hAnsiTheme="minorHAnsi" w:cstheme="minorHAnsi"/>
          <w:bCs/>
          <w:color w:val="0070C0"/>
          <w:sz w:val="18"/>
          <w:szCs w:val="18"/>
        </w:rPr>
        <w:t xml:space="preserve"> based on </w:t>
      </w:r>
      <w:r w:rsidR="0081169A">
        <w:rPr>
          <w:rFonts w:asciiTheme="minorHAnsi" w:eastAsia="Times New Roman" w:hAnsiTheme="minorHAnsi" w:cstheme="minorHAnsi"/>
          <w:bCs/>
          <w:color w:val="0070C0"/>
          <w:sz w:val="18"/>
          <w:szCs w:val="18"/>
        </w:rPr>
        <w:t>practical experience</w:t>
      </w:r>
      <w:r w:rsidR="002B5F6B">
        <w:rPr>
          <w:rFonts w:asciiTheme="minorHAnsi" w:eastAsia="Times New Roman" w:hAnsiTheme="minorHAnsi" w:cstheme="minorHAnsi"/>
          <w:bCs/>
          <w:color w:val="0070C0"/>
          <w:sz w:val="18"/>
          <w:szCs w:val="18"/>
        </w:rPr>
        <w:t>s</w:t>
      </w:r>
      <w:r w:rsidR="0081169A">
        <w:rPr>
          <w:rFonts w:asciiTheme="minorHAnsi" w:eastAsia="Times New Roman" w:hAnsiTheme="minorHAnsi" w:cstheme="minorHAnsi"/>
          <w:bCs/>
          <w:color w:val="0070C0"/>
          <w:sz w:val="18"/>
          <w:szCs w:val="18"/>
        </w:rPr>
        <w:t xml:space="preserve">, </w:t>
      </w:r>
      <w:r w:rsidR="000C333F">
        <w:rPr>
          <w:rFonts w:asciiTheme="minorHAnsi" w:eastAsia="Times New Roman" w:hAnsiTheme="minorHAnsi" w:cstheme="minorHAnsi"/>
          <w:bCs/>
          <w:color w:val="0070C0"/>
          <w:sz w:val="18"/>
          <w:szCs w:val="18"/>
        </w:rPr>
        <w:t>evaluations,</w:t>
      </w:r>
      <w:r>
        <w:rPr>
          <w:rFonts w:asciiTheme="minorHAnsi" w:eastAsia="Times New Roman" w:hAnsiTheme="minorHAnsi" w:cstheme="minorHAnsi"/>
          <w:bCs/>
          <w:color w:val="0070C0"/>
          <w:sz w:val="18"/>
          <w:szCs w:val="18"/>
        </w:rPr>
        <w:t xml:space="preserve"> and </w:t>
      </w:r>
      <w:r w:rsidR="0081169A">
        <w:rPr>
          <w:rFonts w:asciiTheme="minorHAnsi" w:eastAsia="Times New Roman" w:hAnsiTheme="minorHAnsi" w:cstheme="minorHAnsi"/>
          <w:bCs/>
          <w:color w:val="0070C0"/>
          <w:sz w:val="18"/>
          <w:szCs w:val="18"/>
        </w:rPr>
        <w:t>group discussion</w:t>
      </w:r>
      <w:r w:rsidR="002E0D01">
        <w:rPr>
          <w:rFonts w:asciiTheme="minorHAnsi" w:eastAsia="Times New Roman" w:hAnsiTheme="minorHAnsi" w:cstheme="minorHAnsi"/>
          <w:bCs/>
          <w:color w:val="0070C0"/>
          <w:sz w:val="18"/>
          <w:szCs w:val="18"/>
        </w:rPr>
        <w:t>s</w:t>
      </w:r>
      <w:r>
        <w:rPr>
          <w:rFonts w:asciiTheme="minorHAnsi" w:eastAsia="Times New Roman" w:hAnsiTheme="minorHAnsi" w:cstheme="minorHAnsi"/>
          <w:bCs/>
          <w:color w:val="0070C0"/>
          <w:sz w:val="18"/>
          <w:szCs w:val="18"/>
        </w:rPr>
        <w:t>. This led to</w:t>
      </w:r>
      <w:r w:rsidR="0081169A">
        <w:rPr>
          <w:rFonts w:asciiTheme="minorHAnsi" w:eastAsia="Times New Roman" w:hAnsiTheme="minorHAnsi" w:cstheme="minorHAnsi"/>
          <w:bCs/>
          <w:color w:val="0070C0"/>
          <w:sz w:val="18"/>
          <w:szCs w:val="18"/>
        </w:rPr>
        <w:t xml:space="preserve"> gradual</w:t>
      </w:r>
      <w:r>
        <w:rPr>
          <w:rFonts w:asciiTheme="minorHAnsi" w:eastAsia="Times New Roman" w:hAnsiTheme="minorHAnsi" w:cstheme="minorHAnsi"/>
          <w:bCs/>
          <w:color w:val="0070C0"/>
          <w:sz w:val="18"/>
          <w:szCs w:val="18"/>
        </w:rPr>
        <w:t xml:space="preserve"> improvements in the </w:t>
      </w:r>
      <w:r w:rsidR="0081169A">
        <w:rPr>
          <w:rFonts w:asciiTheme="minorHAnsi" w:eastAsia="Times New Roman" w:hAnsiTheme="minorHAnsi" w:cstheme="minorHAnsi"/>
          <w:bCs/>
          <w:color w:val="0070C0"/>
          <w:sz w:val="18"/>
          <w:szCs w:val="18"/>
        </w:rPr>
        <w:t>EN</w:t>
      </w:r>
      <w:r>
        <w:rPr>
          <w:rFonts w:asciiTheme="minorHAnsi" w:eastAsia="Times New Roman" w:hAnsiTheme="minorHAnsi" w:cstheme="minorHAnsi"/>
          <w:bCs/>
          <w:color w:val="0070C0"/>
          <w:sz w:val="18"/>
          <w:szCs w:val="18"/>
        </w:rPr>
        <w:t xml:space="preserve">CORE </w:t>
      </w:r>
      <w:r w:rsidR="0081169A">
        <w:rPr>
          <w:rFonts w:asciiTheme="minorHAnsi" w:eastAsia="Times New Roman" w:hAnsiTheme="minorHAnsi" w:cstheme="minorHAnsi"/>
          <w:bCs/>
          <w:color w:val="0070C0"/>
          <w:sz w:val="18"/>
          <w:szCs w:val="18"/>
        </w:rPr>
        <w:t>approach</w:t>
      </w:r>
      <w:r w:rsidR="000C333F">
        <w:rPr>
          <w:rFonts w:asciiTheme="minorHAnsi" w:eastAsia="Times New Roman" w:hAnsiTheme="minorHAnsi" w:cstheme="minorHAnsi"/>
          <w:bCs/>
          <w:color w:val="0070C0"/>
          <w:sz w:val="18"/>
          <w:szCs w:val="18"/>
        </w:rPr>
        <w:t xml:space="preserve"> and documentation</w:t>
      </w:r>
      <w:r>
        <w:rPr>
          <w:rFonts w:asciiTheme="minorHAnsi" w:eastAsia="Times New Roman" w:hAnsiTheme="minorHAnsi" w:cstheme="minorHAnsi"/>
          <w:bCs/>
          <w:color w:val="0070C0"/>
          <w:sz w:val="18"/>
          <w:szCs w:val="18"/>
        </w:rPr>
        <w:t xml:space="preserve">, </w:t>
      </w:r>
      <w:r w:rsidR="002B5F6B">
        <w:rPr>
          <w:rFonts w:asciiTheme="minorHAnsi" w:eastAsia="Times New Roman" w:hAnsiTheme="minorHAnsi" w:cstheme="minorHAnsi"/>
          <w:bCs/>
          <w:color w:val="0070C0"/>
          <w:sz w:val="18"/>
          <w:szCs w:val="18"/>
        </w:rPr>
        <w:t xml:space="preserve">broader </w:t>
      </w:r>
      <w:r w:rsidR="00991917">
        <w:rPr>
          <w:rFonts w:asciiTheme="minorHAnsi" w:eastAsia="Times New Roman" w:hAnsiTheme="minorHAnsi" w:cstheme="minorHAnsi"/>
          <w:bCs/>
          <w:color w:val="0070C0"/>
          <w:sz w:val="18"/>
          <w:szCs w:val="18"/>
        </w:rPr>
        <w:t>use for research projects, and Git</w:t>
      </w:r>
      <w:r w:rsidR="0081169A">
        <w:rPr>
          <w:rFonts w:asciiTheme="minorHAnsi" w:eastAsia="Times New Roman" w:hAnsiTheme="minorHAnsi" w:cstheme="minorHAnsi"/>
          <w:bCs/>
          <w:color w:val="0070C0"/>
          <w:sz w:val="18"/>
          <w:szCs w:val="18"/>
        </w:rPr>
        <w:t>/GitHub</w:t>
      </w:r>
      <w:r w:rsidR="00991917">
        <w:rPr>
          <w:rFonts w:asciiTheme="minorHAnsi" w:eastAsia="Times New Roman" w:hAnsiTheme="minorHAnsi" w:cstheme="minorHAnsi"/>
          <w:bCs/>
          <w:color w:val="0070C0"/>
          <w:sz w:val="18"/>
          <w:szCs w:val="18"/>
        </w:rPr>
        <w:t xml:space="preserve"> proficiency </w:t>
      </w:r>
      <w:r w:rsidR="0081169A">
        <w:rPr>
          <w:rFonts w:asciiTheme="minorHAnsi" w:eastAsia="Times New Roman" w:hAnsiTheme="minorHAnsi" w:cstheme="minorHAnsi"/>
          <w:bCs/>
          <w:color w:val="0070C0"/>
          <w:sz w:val="18"/>
          <w:szCs w:val="18"/>
        </w:rPr>
        <w:t>within our research</w:t>
      </w:r>
      <w:r w:rsidR="00991917">
        <w:rPr>
          <w:rFonts w:asciiTheme="minorHAnsi" w:eastAsia="Times New Roman" w:hAnsiTheme="minorHAnsi" w:cstheme="minorHAnsi"/>
          <w:bCs/>
          <w:color w:val="0070C0"/>
          <w:sz w:val="18"/>
          <w:szCs w:val="18"/>
        </w:rPr>
        <w:t xml:space="preserve"> group. In turn, this led to better and more transparent organization of projects and increased reproducibility. Further changes are expected in the future. </w:t>
      </w:r>
      <w:r w:rsidR="0096445A">
        <w:rPr>
          <w:rFonts w:asciiTheme="minorHAnsi" w:eastAsia="Times New Roman" w:hAnsiTheme="minorHAnsi" w:cstheme="minorHAnsi"/>
          <w:bCs/>
          <w:color w:val="0070C0"/>
          <w:sz w:val="18"/>
          <w:szCs w:val="18"/>
        </w:rPr>
        <w:t>l</w:t>
      </w:r>
    </w:p>
    <w:p w14:paraId="4F401C76" w14:textId="77777777" w:rsidR="006411EB" w:rsidRDefault="006411EB" w:rsidP="004444D6">
      <w:pPr>
        <w:spacing w:line="276" w:lineRule="auto"/>
        <w:rPr>
          <w:rFonts w:asciiTheme="minorHAnsi" w:eastAsia="Times New Roman" w:hAnsiTheme="minorHAnsi" w:cstheme="minorHAnsi"/>
          <w:bCs/>
          <w:sz w:val="22"/>
          <w:szCs w:val="22"/>
        </w:rPr>
      </w:pPr>
    </w:p>
    <w:p w14:paraId="6E598A3D" w14:textId="2B1A98BB" w:rsidR="00790772" w:rsidRDefault="00790772" w:rsidP="004444D6">
      <w:pPr>
        <w:spacing w:line="276" w:lineRule="auto"/>
        <w:rPr>
          <w:rFonts w:asciiTheme="minorHAnsi" w:eastAsia="Times New Roman" w:hAnsiTheme="minorHAnsi" w:cstheme="minorHAnsi"/>
          <w:bCs/>
          <w:i/>
          <w:iCs/>
          <w:sz w:val="22"/>
          <w:szCs w:val="22"/>
        </w:rPr>
      </w:pPr>
      <w:r w:rsidRPr="00790772">
        <w:rPr>
          <w:rFonts w:asciiTheme="minorHAnsi" w:eastAsia="Times New Roman" w:hAnsiTheme="minorHAnsi" w:cstheme="minorHAnsi"/>
          <w:bCs/>
          <w:i/>
          <w:iCs/>
          <w:sz w:val="22"/>
          <w:szCs w:val="22"/>
        </w:rPr>
        <w:t>Evolution</w:t>
      </w:r>
      <w:r w:rsidR="0096035D">
        <w:rPr>
          <w:rFonts w:asciiTheme="minorHAnsi" w:eastAsia="Times New Roman" w:hAnsiTheme="minorHAnsi" w:cstheme="minorHAnsi"/>
          <w:bCs/>
          <w:i/>
          <w:iCs/>
          <w:sz w:val="22"/>
          <w:szCs w:val="22"/>
        </w:rPr>
        <w:t xml:space="preserve"> and evaluation</w:t>
      </w:r>
    </w:p>
    <w:p w14:paraId="080C22E6" w14:textId="57D2B38D" w:rsidR="003A6513" w:rsidRDefault="003A6513" w:rsidP="004444D6">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 xml:space="preserve">Based on experience with an increasing number of projects, </w:t>
      </w:r>
      <w:r w:rsidR="00EF476A">
        <w:rPr>
          <w:rFonts w:asciiTheme="minorHAnsi" w:eastAsia="Times New Roman" w:hAnsiTheme="minorHAnsi" w:cstheme="minorHAnsi"/>
          <w:bCs/>
          <w:sz w:val="22"/>
          <w:szCs w:val="22"/>
        </w:rPr>
        <w:t xml:space="preserve">internal </w:t>
      </w:r>
      <w:r>
        <w:rPr>
          <w:rFonts w:asciiTheme="minorHAnsi" w:eastAsia="Times New Roman" w:hAnsiTheme="minorHAnsi" w:cstheme="minorHAnsi"/>
          <w:bCs/>
          <w:sz w:val="22"/>
          <w:szCs w:val="22"/>
        </w:rPr>
        <w:t xml:space="preserve">evaluations, and frequent discussions about the structure, pre-defined files, and usage guidelines, we gradually improved the initial setup. </w:t>
      </w:r>
      <w:r w:rsidR="00293B50">
        <w:rPr>
          <w:rFonts w:asciiTheme="minorHAnsi" w:eastAsia="Times New Roman" w:hAnsiTheme="minorHAnsi" w:cstheme="minorHAnsi"/>
          <w:bCs/>
          <w:sz w:val="22"/>
          <w:szCs w:val="22"/>
        </w:rPr>
        <w:t>Overall</w:t>
      </w:r>
      <w:r>
        <w:rPr>
          <w:rFonts w:asciiTheme="minorHAnsi" w:eastAsia="Times New Roman" w:hAnsiTheme="minorHAnsi" w:cstheme="minorHAnsi"/>
          <w:bCs/>
          <w:sz w:val="22"/>
          <w:szCs w:val="22"/>
        </w:rPr>
        <w:t>, over the</w:t>
      </w:r>
      <w:r w:rsidR="00811A4C">
        <w:rPr>
          <w:rFonts w:asciiTheme="minorHAnsi" w:eastAsia="Times New Roman" w:hAnsiTheme="minorHAnsi" w:cstheme="minorHAnsi"/>
          <w:bCs/>
          <w:sz w:val="22"/>
          <w:szCs w:val="22"/>
        </w:rPr>
        <w:t xml:space="preserve"> past</w:t>
      </w:r>
      <w:r>
        <w:rPr>
          <w:rFonts w:asciiTheme="minorHAnsi" w:eastAsia="Times New Roman" w:hAnsiTheme="minorHAnsi" w:cstheme="minorHAnsi"/>
          <w:bCs/>
          <w:sz w:val="22"/>
          <w:szCs w:val="22"/>
        </w:rPr>
        <w:t xml:space="preserve"> three years</w:t>
      </w:r>
      <w:r w:rsidR="007048AA">
        <w:rPr>
          <w:rFonts w:asciiTheme="minorHAnsi" w:eastAsia="Times New Roman" w:hAnsiTheme="minorHAnsi" w:cstheme="minorHAnsi"/>
          <w:bCs/>
          <w:sz w:val="22"/>
          <w:szCs w:val="22"/>
        </w:rPr>
        <w:t>,</w:t>
      </w:r>
      <w:r>
        <w:rPr>
          <w:rFonts w:asciiTheme="minorHAnsi" w:eastAsia="Times New Roman" w:hAnsiTheme="minorHAnsi" w:cstheme="minorHAnsi"/>
          <w:bCs/>
          <w:sz w:val="22"/>
          <w:szCs w:val="22"/>
        </w:rPr>
        <w:t xml:space="preserve"> this led to a simplification of the sFSS structure, a reduced number of pre-defined files, and</w:t>
      </w:r>
      <w:r w:rsidR="000F66D9">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t>better ENCORE instructions and documentation.</w:t>
      </w:r>
      <w:r w:rsidR="00905B5A">
        <w:rPr>
          <w:rFonts w:asciiTheme="minorHAnsi" w:eastAsia="Times New Roman" w:hAnsiTheme="minorHAnsi" w:cstheme="minorHAnsi"/>
          <w:bCs/>
          <w:sz w:val="22"/>
          <w:szCs w:val="22"/>
        </w:rPr>
        <w:t xml:space="preserve"> </w:t>
      </w:r>
    </w:p>
    <w:p w14:paraId="1DA84B4A" w14:textId="380F20FA" w:rsidR="00CB595E" w:rsidRDefault="008973D4" w:rsidP="003F26AA">
      <w:pPr>
        <w:spacing w:line="276" w:lineRule="auto"/>
        <w:rPr>
          <w:rFonts w:asciiTheme="minorHAnsi" w:hAnsiTheme="minorHAnsi" w:cstheme="minorHAnsi"/>
          <w:sz w:val="22"/>
          <w:szCs w:val="22"/>
        </w:rPr>
      </w:pPr>
      <w:r>
        <w:rPr>
          <w:rFonts w:asciiTheme="minorHAnsi" w:eastAsia="Times New Roman" w:hAnsiTheme="minorHAnsi" w:cstheme="minorHAnsi"/>
          <w:bCs/>
          <w:sz w:val="22"/>
          <w:szCs w:val="22"/>
        </w:rPr>
        <w:t xml:space="preserve">A </w:t>
      </w:r>
      <w:r w:rsidR="00D349FC">
        <w:rPr>
          <w:rFonts w:asciiTheme="minorHAnsi" w:eastAsia="Times New Roman" w:hAnsiTheme="minorHAnsi" w:cstheme="minorHAnsi"/>
          <w:bCs/>
          <w:sz w:val="22"/>
          <w:szCs w:val="22"/>
        </w:rPr>
        <w:t xml:space="preserve">first evaluation was performed one month after </w:t>
      </w:r>
      <w:r w:rsidR="00646504">
        <w:rPr>
          <w:rFonts w:asciiTheme="minorHAnsi" w:eastAsia="Times New Roman" w:hAnsiTheme="minorHAnsi" w:cstheme="minorHAnsi"/>
          <w:bCs/>
          <w:sz w:val="22"/>
          <w:szCs w:val="22"/>
        </w:rPr>
        <w:t>introducing</w:t>
      </w:r>
      <w:r w:rsidR="002B5F6B">
        <w:rPr>
          <w:rFonts w:asciiTheme="minorHAnsi" w:eastAsia="Times New Roman" w:hAnsiTheme="minorHAnsi" w:cstheme="minorHAnsi"/>
          <w:bCs/>
          <w:sz w:val="22"/>
          <w:szCs w:val="22"/>
        </w:rPr>
        <w:t xml:space="preserve"> </w:t>
      </w:r>
      <w:r w:rsidR="00905B5A">
        <w:rPr>
          <w:rFonts w:asciiTheme="minorHAnsi" w:eastAsia="Times New Roman" w:hAnsiTheme="minorHAnsi" w:cstheme="minorHAnsi"/>
          <w:bCs/>
          <w:sz w:val="22"/>
          <w:szCs w:val="22"/>
        </w:rPr>
        <w:t>EN</w:t>
      </w:r>
      <w:r>
        <w:rPr>
          <w:rFonts w:asciiTheme="minorHAnsi" w:eastAsia="Times New Roman" w:hAnsiTheme="minorHAnsi" w:cstheme="minorHAnsi"/>
          <w:bCs/>
          <w:sz w:val="22"/>
          <w:szCs w:val="22"/>
        </w:rPr>
        <w:t>CORE 1.0</w:t>
      </w:r>
      <w:r w:rsidR="00D349FC">
        <w:rPr>
          <w:rFonts w:asciiTheme="minorHAnsi" w:eastAsia="Times New Roman" w:hAnsiTheme="minorHAnsi" w:cstheme="minorHAnsi"/>
          <w:bCs/>
          <w:sz w:val="22"/>
          <w:szCs w:val="22"/>
        </w:rPr>
        <w:t xml:space="preserve"> to exchange </w:t>
      </w:r>
      <w:r w:rsidR="004B4CFE">
        <w:rPr>
          <w:rFonts w:asciiTheme="minorHAnsi" w:eastAsia="Times New Roman" w:hAnsiTheme="minorHAnsi" w:cstheme="minorHAnsi"/>
          <w:bCs/>
          <w:sz w:val="22"/>
          <w:szCs w:val="22"/>
        </w:rPr>
        <w:t xml:space="preserve">user </w:t>
      </w:r>
      <w:r w:rsidR="00D349FC">
        <w:rPr>
          <w:rFonts w:asciiTheme="minorHAnsi" w:eastAsia="Times New Roman" w:hAnsiTheme="minorHAnsi" w:cstheme="minorHAnsi"/>
          <w:bCs/>
          <w:sz w:val="22"/>
          <w:szCs w:val="22"/>
        </w:rPr>
        <w:t>experience</w:t>
      </w:r>
      <w:r w:rsidR="002B5F6B">
        <w:rPr>
          <w:rFonts w:asciiTheme="minorHAnsi" w:eastAsia="Times New Roman" w:hAnsiTheme="minorHAnsi" w:cstheme="minorHAnsi"/>
          <w:bCs/>
          <w:sz w:val="22"/>
          <w:szCs w:val="22"/>
        </w:rPr>
        <w:t>s</w:t>
      </w:r>
      <w:r w:rsidR="004B4CFE">
        <w:rPr>
          <w:rFonts w:asciiTheme="minorHAnsi" w:eastAsia="Times New Roman" w:hAnsiTheme="minorHAnsi" w:cstheme="minorHAnsi"/>
          <w:bCs/>
          <w:sz w:val="22"/>
          <w:szCs w:val="22"/>
        </w:rPr>
        <w:t>, which</w:t>
      </w:r>
      <w:r w:rsidR="00B20449">
        <w:rPr>
          <w:rFonts w:asciiTheme="minorHAnsi" w:eastAsia="Times New Roman" w:hAnsiTheme="minorHAnsi" w:cstheme="minorHAnsi"/>
          <w:bCs/>
          <w:sz w:val="22"/>
          <w:szCs w:val="22"/>
        </w:rPr>
        <w:t xml:space="preserve"> </w:t>
      </w:r>
      <w:r w:rsidR="00905B5A">
        <w:rPr>
          <w:rFonts w:asciiTheme="minorHAnsi" w:eastAsia="Times New Roman" w:hAnsiTheme="minorHAnsi" w:cstheme="minorHAnsi"/>
          <w:bCs/>
          <w:sz w:val="22"/>
          <w:szCs w:val="22"/>
        </w:rPr>
        <w:t>led to ENCORE 2.0</w:t>
      </w:r>
      <w:r w:rsidR="00D349FC">
        <w:rPr>
          <w:rFonts w:asciiTheme="minorHAnsi" w:eastAsia="Times New Roman" w:hAnsiTheme="minorHAnsi" w:cstheme="minorHAnsi"/>
          <w:bCs/>
          <w:sz w:val="22"/>
          <w:szCs w:val="22"/>
        </w:rPr>
        <w:t>.</w:t>
      </w:r>
      <w:r w:rsidR="00B20449" w:rsidRPr="00B20449">
        <w:t xml:space="preserve"> </w:t>
      </w:r>
      <w:r w:rsidR="00905B5A">
        <w:rPr>
          <w:rFonts w:asciiTheme="minorHAnsi" w:eastAsia="Times New Roman" w:hAnsiTheme="minorHAnsi" w:cstheme="minorHAnsi"/>
          <w:bCs/>
          <w:sz w:val="22"/>
          <w:szCs w:val="22"/>
        </w:rPr>
        <w:t xml:space="preserve">About </w:t>
      </w:r>
      <w:r w:rsidR="00A92341">
        <w:rPr>
          <w:rFonts w:asciiTheme="minorHAnsi" w:eastAsia="Times New Roman" w:hAnsiTheme="minorHAnsi" w:cstheme="minorHAnsi"/>
          <w:bCs/>
          <w:sz w:val="22"/>
          <w:szCs w:val="22"/>
        </w:rPr>
        <w:t>three months later</w:t>
      </w:r>
      <w:r w:rsidR="00905B5A">
        <w:rPr>
          <w:rFonts w:asciiTheme="minorHAnsi" w:eastAsia="Times New Roman" w:hAnsiTheme="minorHAnsi" w:cstheme="minorHAnsi"/>
          <w:bCs/>
          <w:sz w:val="22"/>
          <w:szCs w:val="22"/>
        </w:rPr>
        <w:t>,</w:t>
      </w:r>
      <w:r w:rsidR="00A92341">
        <w:rPr>
          <w:rFonts w:asciiTheme="minorHAnsi" w:eastAsia="Times New Roman" w:hAnsiTheme="minorHAnsi" w:cstheme="minorHAnsi"/>
          <w:bCs/>
          <w:sz w:val="22"/>
          <w:szCs w:val="22"/>
        </w:rPr>
        <w:t xml:space="preserve"> </w:t>
      </w:r>
      <w:r w:rsidR="00D349FC">
        <w:rPr>
          <w:rFonts w:asciiTheme="minorHAnsi" w:eastAsia="Times New Roman" w:hAnsiTheme="minorHAnsi" w:cstheme="minorHAnsi"/>
          <w:bCs/>
          <w:sz w:val="22"/>
          <w:szCs w:val="22"/>
        </w:rPr>
        <w:t>in January 2021</w:t>
      </w:r>
      <w:r w:rsidR="00905B5A">
        <w:rPr>
          <w:rFonts w:asciiTheme="minorHAnsi" w:eastAsia="Times New Roman" w:hAnsiTheme="minorHAnsi" w:cstheme="minorHAnsi"/>
          <w:bCs/>
          <w:sz w:val="22"/>
          <w:szCs w:val="22"/>
        </w:rPr>
        <w:t>, we organized a second evaluation</w:t>
      </w:r>
      <w:r w:rsidR="00842CD2">
        <w:rPr>
          <w:rFonts w:asciiTheme="minorHAnsi" w:eastAsia="Times New Roman" w:hAnsiTheme="minorHAnsi" w:cstheme="minorHAnsi"/>
          <w:bCs/>
          <w:sz w:val="22"/>
          <w:szCs w:val="22"/>
        </w:rPr>
        <w:t>,</w:t>
      </w:r>
      <w:r w:rsidR="00905B5A">
        <w:rPr>
          <w:rFonts w:asciiTheme="minorHAnsi" w:eastAsia="Times New Roman" w:hAnsiTheme="minorHAnsi" w:cstheme="minorHAnsi"/>
          <w:bCs/>
          <w:sz w:val="22"/>
          <w:szCs w:val="22"/>
        </w:rPr>
        <w:t xml:space="preserve"> </w:t>
      </w:r>
      <w:r w:rsidR="00F2783D">
        <w:rPr>
          <w:rFonts w:asciiTheme="minorHAnsi" w:eastAsia="Times New Roman" w:hAnsiTheme="minorHAnsi" w:cstheme="minorHAnsi"/>
          <w:bCs/>
          <w:sz w:val="22"/>
          <w:szCs w:val="22"/>
        </w:rPr>
        <w:t>during</w:t>
      </w:r>
      <w:r w:rsidR="00AA507D">
        <w:rPr>
          <w:rFonts w:asciiTheme="minorHAnsi" w:eastAsia="Times New Roman" w:hAnsiTheme="minorHAnsi" w:cstheme="minorHAnsi"/>
          <w:bCs/>
          <w:sz w:val="22"/>
          <w:szCs w:val="22"/>
        </w:rPr>
        <w:t xml:space="preserve"> </w:t>
      </w:r>
      <w:r w:rsidR="00F2783D">
        <w:rPr>
          <w:rFonts w:asciiTheme="minorHAnsi" w:eastAsia="Times New Roman" w:hAnsiTheme="minorHAnsi" w:cstheme="minorHAnsi"/>
          <w:bCs/>
          <w:sz w:val="22"/>
          <w:szCs w:val="22"/>
        </w:rPr>
        <w:t xml:space="preserve">which each group member </w:t>
      </w:r>
      <w:r w:rsidR="00B20449">
        <w:rPr>
          <w:rFonts w:asciiTheme="minorHAnsi" w:eastAsia="Times New Roman" w:hAnsiTheme="minorHAnsi" w:cstheme="minorHAnsi"/>
          <w:bCs/>
          <w:sz w:val="22"/>
          <w:szCs w:val="22"/>
        </w:rPr>
        <w:t xml:space="preserve">presented </w:t>
      </w:r>
      <w:r w:rsidR="004B4CFE">
        <w:rPr>
          <w:rFonts w:asciiTheme="minorHAnsi" w:eastAsia="Times New Roman" w:hAnsiTheme="minorHAnsi" w:cstheme="minorHAnsi"/>
          <w:bCs/>
          <w:sz w:val="22"/>
          <w:szCs w:val="22"/>
        </w:rPr>
        <w:t>an</w:t>
      </w:r>
      <w:r w:rsidR="00B20449">
        <w:rPr>
          <w:rFonts w:asciiTheme="minorHAnsi" w:eastAsia="Times New Roman" w:hAnsiTheme="minorHAnsi" w:cstheme="minorHAnsi"/>
          <w:bCs/>
          <w:sz w:val="22"/>
          <w:szCs w:val="22"/>
        </w:rPr>
        <w:t xml:space="preserve"> ENCORE</w:t>
      </w:r>
      <w:r w:rsidR="00F2783D">
        <w:rPr>
          <w:rFonts w:asciiTheme="minorHAnsi" w:eastAsia="Times New Roman" w:hAnsiTheme="minorHAnsi" w:cstheme="minorHAnsi"/>
          <w:bCs/>
          <w:sz w:val="22"/>
          <w:szCs w:val="22"/>
        </w:rPr>
        <w:t xml:space="preserve"> project</w:t>
      </w:r>
      <w:r w:rsidR="00B20449">
        <w:rPr>
          <w:rFonts w:asciiTheme="minorHAnsi" w:eastAsia="Times New Roman" w:hAnsiTheme="minorHAnsi" w:cstheme="minorHAnsi"/>
          <w:bCs/>
          <w:sz w:val="22"/>
          <w:szCs w:val="22"/>
        </w:rPr>
        <w:t>.</w:t>
      </w:r>
      <w:r w:rsidR="00F2783D">
        <w:rPr>
          <w:rFonts w:asciiTheme="minorHAnsi" w:eastAsia="Times New Roman" w:hAnsiTheme="minorHAnsi" w:cstheme="minorHAnsi"/>
          <w:bCs/>
          <w:sz w:val="22"/>
          <w:szCs w:val="22"/>
        </w:rPr>
        <w:t xml:space="preserve"> This evaluation made </w:t>
      </w:r>
      <w:r w:rsidR="00A92341">
        <w:rPr>
          <w:rFonts w:asciiTheme="minorHAnsi" w:eastAsia="Times New Roman" w:hAnsiTheme="minorHAnsi" w:cstheme="minorHAnsi"/>
          <w:bCs/>
          <w:sz w:val="22"/>
          <w:szCs w:val="22"/>
        </w:rPr>
        <w:t xml:space="preserve">clear </w:t>
      </w:r>
      <w:r w:rsidR="00F2783D">
        <w:rPr>
          <w:rFonts w:asciiTheme="minorHAnsi" w:eastAsia="Times New Roman" w:hAnsiTheme="minorHAnsi" w:cstheme="minorHAnsi"/>
          <w:bCs/>
          <w:sz w:val="22"/>
          <w:szCs w:val="22"/>
        </w:rPr>
        <w:t>that</w:t>
      </w:r>
      <w:r w:rsidR="00462220">
        <w:rPr>
          <w:rFonts w:asciiTheme="minorHAnsi" w:eastAsia="Times New Roman" w:hAnsiTheme="minorHAnsi" w:cstheme="minorHAnsi"/>
          <w:bCs/>
          <w:sz w:val="22"/>
          <w:szCs w:val="22"/>
        </w:rPr>
        <w:t xml:space="preserve"> </w:t>
      </w:r>
      <w:r w:rsidR="00C34BC8">
        <w:rPr>
          <w:rFonts w:asciiTheme="minorHAnsi" w:eastAsia="Times New Roman" w:hAnsiTheme="minorHAnsi" w:cstheme="minorHAnsi"/>
          <w:bCs/>
          <w:sz w:val="22"/>
          <w:szCs w:val="22"/>
        </w:rPr>
        <w:t xml:space="preserve">most </w:t>
      </w:r>
      <w:r w:rsidR="00A92341" w:rsidRPr="004B4CFE">
        <w:rPr>
          <w:rFonts w:asciiTheme="minorHAnsi" w:eastAsia="Times New Roman" w:hAnsiTheme="minorHAnsi" w:cstheme="minorHAnsi"/>
          <w:bCs/>
          <w:sz w:val="22"/>
          <w:szCs w:val="22"/>
        </w:rPr>
        <w:t>research projects</w:t>
      </w:r>
      <w:r w:rsidR="00A92341">
        <w:rPr>
          <w:rFonts w:asciiTheme="minorHAnsi" w:eastAsia="Times New Roman" w:hAnsiTheme="minorHAnsi" w:cstheme="minorHAnsi"/>
          <w:bCs/>
          <w:sz w:val="22"/>
          <w:szCs w:val="22"/>
        </w:rPr>
        <w:t xml:space="preserve"> </w:t>
      </w:r>
      <w:r w:rsidR="00AA507D">
        <w:rPr>
          <w:rFonts w:asciiTheme="minorHAnsi" w:eastAsia="Times New Roman" w:hAnsiTheme="minorHAnsi" w:cstheme="minorHAnsi"/>
          <w:bCs/>
          <w:sz w:val="22"/>
          <w:szCs w:val="22"/>
        </w:rPr>
        <w:t xml:space="preserve">adopted </w:t>
      </w:r>
      <w:r w:rsidR="00462220">
        <w:rPr>
          <w:rFonts w:asciiTheme="minorHAnsi" w:eastAsia="Times New Roman" w:hAnsiTheme="minorHAnsi" w:cstheme="minorHAnsi"/>
          <w:bCs/>
          <w:sz w:val="22"/>
          <w:szCs w:val="22"/>
        </w:rPr>
        <w:t>the sFSS structure</w:t>
      </w:r>
      <w:r w:rsidR="00EF476A">
        <w:rPr>
          <w:rFonts w:asciiTheme="minorHAnsi" w:eastAsia="Times New Roman" w:hAnsiTheme="minorHAnsi" w:cstheme="minorHAnsi"/>
          <w:bCs/>
          <w:sz w:val="22"/>
          <w:szCs w:val="22"/>
        </w:rPr>
        <w:t>,</w:t>
      </w:r>
      <w:r w:rsidR="00AA507D">
        <w:rPr>
          <w:rFonts w:asciiTheme="minorHAnsi" w:eastAsia="Times New Roman" w:hAnsiTheme="minorHAnsi" w:cstheme="minorHAnsi"/>
          <w:bCs/>
          <w:sz w:val="22"/>
          <w:szCs w:val="22"/>
        </w:rPr>
        <w:t xml:space="preserve"> but</w:t>
      </w:r>
      <w:r w:rsidR="00A92341">
        <w:rPr>
          <w:rFonts w:asciiTheme="minorHAnsi" w:eastAsia="Times New Roman" w:hAnsiTheme="minorHAnsi" w:cstheme="minorHAnsi"/>
          <w:bCs/>
          <w:sz w:val="22"/>
          <w:szCs w:val="22"/>
        </w:rPr>
        <w:t xml:space="preserve"> </w:t>
      </w:r>
      <w:r w:rsidR="00842CD2">
        <w:rPr>
          <w:rFonts w:asciiTheme="minorHAnsi" w:eastAsia="Times New Roman" w:hAnsiTheme="minorHAnsi" w:cstheme="minorHAnsi"/>
          <w:bCs/>
          <w:sz w:val="22"/>
          <w:szCs w:val="22"/>
        </w:rPr>
        <w:t xml:space="preserve">that </w:t>
      </w:r>
      <w:r w:rsidR="00F2783D">
        <w:rPr>
          <w:rFonts w:asciiTheme="minorHAnsi" w:eastAsia="Times New Roman" w:hAnsiTheme="minorHAnsi" w:cstheme="minorHAnsi"/>
          <w:bCs/>
          <w:sz w:val="22"/>
          <w:szCs w:val="22"/>
        </w:rPr>
        <w:t>documentation (e.g., README</w:t>
      </w:r>
      <w:r w:rsidR="00462220">
        <w:rPr>
          <w:rFonts w:asciiTheme="minorHAnsi" w:eastAsia="Times New Roman" w:hAnsiTheme="minorHAnsi" w:cstheme="minorHAnsi"/>
          <w:bCs/>
          <w:sz w:val="22"/>
          <w:szCs w:val="22"/>
        </w:rPr>
        <w:t xml:space="preserve"> files</w:t>
      </w:r>
      <w:r w:rsidR="00F2783D">
        <w:rPr>
          <w:rFonts w:asciiTheme="minorHAnsi" w:eastAsia="Times New Roman" w:hAnsiTheme="minorHAnsi" w:cstheme="minorHAnsi"/>
          <w:bCs/>
          <w:sz w:val="22"/>
          <w:szCs w:val="22"/>
        </w:rPr>
        <w:t xml:space="preserve">, lab journal) was </w:t>
      </w:r>
      <w:r w:rsidR="00AA507D">
        <w:rPr>
          <w:rFonts w:asciiTheme="minorHAnsi" w:eastAsia="Times New Roman" w:hAnsiTheme="minorHAnsi" w:cstheme="minorHAnsi"/>
          <w:bCs/>
          <w:sz w:val="22"/>
          <w:szCs w:val="22"/>
        </w:rPr>
        <w:t>occasionally</w:t>
      </w:r>
      <w:r w:rsidR="00F2783D">
        <w:rPr>
          <w:rFonts w:asciiTheme="minorHAnsi" w:eastAsia="Times New Roman" w:hAnsiTheme="minorHAnsi" w:cstheme="minorHAnsi"/>
          <w:bCs/>
          <w:sz w:val="22"/>
          <w:szCs w:val="22"/>
        </w:rPr>
        <w:t xml:space="preserve"> incomplete</w:t>
      </w:r>
      <w:r w:rsidR="00842CD2">
        <w:rPr>
          <w:rFonts w:asciiTheme="minorHAnsi" w:eastAsia="Times New Roman" w:hAnsiTheme="minorHAnsi" w:cstheme="minorHAnsi"/>
          <w:bCs/>
          <w:sz w:val="22"/>
          <w:szCs w:val="22"/>
        </w:rPr>
        <w:t xml:space="preserve"> or missing</w:t>
      </w:r>
      <w:r w:rsidR="00A92341">
        <w:rPr>
          <w:rFonts w:asciiTheme="minorHAnsi" w:eastAsia="Times New Roman" w:hAnsiTheme="minorHAnsi" w:cstheme="minorHAnsi"/>
          <w:bCs/>
          <w:sz w:val="22"/>
          <w:szCs w:val="22"/>
        </w:rPr>
        <w:t xml:space="preserve"> since</w:t>
      </w:r>
      <w:r w:rsidR="00842CD2">
        <w:rPr>
          <w:rFonts w:asciiTheme="minorHAnsi" w:eastAsia="Times New Roman" w:hAnsiTheme="minorHAnsi" w:cstheme="minorHAnsi"/>
          <w:bCs/>
          <w:sz w:val="22"/>
          <w:szCs w:val="22"/>
        </w:rPr>
        <w:t xml:space="preserve"> keeping documentation up to dat</w:t>
      </w:r>
      <w:r w:rsidR="00B6726B">
        <w:rPr>
          <w:rFonts w:asciiTheme="minorHAnsi" w:eastAsia="Times New Roman" w:hAnsiTheme="minorHAnsi" w:cstheme="minorHAnsi"/>
          <w:bCs/>
          <w:sz w:val="22"/>
          <w:szCs w:val="22"/>
        </w:rPr>
        <w:t>e</w:t>
      </w:r>
      <w:r w:rsidR="00A92341">
        <w:rPr>
          <w:rFonts w:asciiTheme="minorHAnsi" w:eastAsia="Times New Roman" w:hAnsiTheme="minorHAnsi" w:cstheme="minorHAnsi"/>
          <w:bCs/>
          <w:sz w:val="22"/>
          <w:szCs w:val="22"/>
        </w:rPr>
        <w:t xml:space="preserve"> was </w:t>
      </w:r>
      <w:r w:rsidR="00842CD2">
        <w:rPr>
          <w:rFonts w:asciiTheme="minorHAnsi" w:eastAsia="Times New Roman" w:hAnsiTheme="minorHAnsi" w:cstheme="minorHAnsi"/>
          <w:bCs/>
          <w:sz w:val="22"/>
          <w:szCs w:val="22"/>
        </w:rPr>
        <w:t>perceived</w:t>
      </w:r>
      <w:r w:rsidR="00A92341">
        <w:rPr>
          <w:rFonts w:asciiTheme="minorHAnsi" w:eastAsia="Times New Roman" w:hAnsiTheme="minorHAnsi" w:cstheme="minorHAnsi"/>
          <w:bCs/>
          <w:sz w:val="22"/>
          <w:szCs w:val="22"/>
        </w:rPr>
        <w:t xml:space="preserve"> as overhead</w:t>
      </w:r>
      <w:r w:rsidR="00462220">
        <w:rPr>
          <w:rFonts w:asciiTheme="minorHAnsi" w:eastAsia="Times New Roman" w:hAnsiTheme="minorHAnsi" w:cstheme="minorHAnsi"/>
          <w:bCs/>
          <w:sz w:val="22"/>
          <w:szCs w:val="22"/>
        </w:rPr>
        <w:t xml:space="preserve"> and time</w:t>
      </w:r>
      <w:r w:rsidR="00646504">
        <w:rPr>
          <w:rFonts w:asciiTheme="minorHAnsi" w:eastAsia="Times New Roman" w:hAnsiTheme="minorHAnsi" w:cstheme="minorHAnsi"/>
          <w:bCs/>
          <w:sz w:val="22"/>
          <w:szCs w:val="22"/>
        </w:rPr>
        <w:t>-</w:t>
      </w:r>
      <w:r w:rsidR="00462220">
        <w:rPr>
          <w:rFonts w:asciiTheme="minorHAnsi" w:eastAsia="Times New Roman" w:hAnsiTheme="minorHAnsi" w:cstheme="minorHAnsi"/>
          <w:bCs/>
          <w:sz w:val="22"/>
          <w:szCs w:val="22"/>
        </w:rPr>
        <w:t>consuming</w:t>
      </w:r>
      <w:r w:rsidR="004820E0">
        <w:rPr>
          <w:rFonts w:asciiTheme="minorHAnsi" w:eastAsia="Times New Roman" w:hAnsiTheme="minorHAnsi" w:cstheme="minorHAnsi"/>
          <w:bCs/>
          <w:sz w:val="22"/>
          <w:szCs w:val="22"/>
        </w:rPr>
        <w:t xml:space="preserve"> but also because it was </w:t>
      </w:r>
      <w:r w:rsidR="00C34BC8">
        <w:rPr>
          <w:rFonts w:asciiTheme="minorHAnsi" w:eastAsia="Times New Roman" w:hAnsiTheme="minorHAnsi" w:cstheme="minorHAnsi"/>
          <w:bCs/>
          <w:sz w:val="22"/>
          <w:szCs w:val="22"/>
        </w:rPr>
        <w:t>often unclear what level of detail needed to be provided since no clear objectives were set. S</w:t>
      </w:r>
      <w:r w:rsidR="00F2783D">
        <w:rPr>
          <w:rFonts w:asciiTheme="minorHAnsi" w:eastAsia="Times New Roman" w:hAnsiTheme="minorHAnsi" w:cstheme="minorHAnsi"/>
          <w:bCs/>
          <w:sz w:val="22"/>
          <w:szCs w:val="22"/>
        </w:rPr>
        <w:t xml:space="preserve">ome projects did not fully adhere to the </w:t>
      </w:r>
      <w:r w:rsidR="00C34BC8">
        <w:rPr>
          <w:rFonts w:asciiTheme="minorHAnsi" w:eastAsia="Times New Roman" w:hAnsiTheme="minorHAnsi" w:cstheme="minorHAnsi"/>
          <w:bCs/>
          <w:sz w:val="22"/>
          <w:szCs w:val="22"/>
        </w:rPr>
        <w:t xml:space="preserve">sFSS naming and structure conventions, which was </w:t>
      </w:r>
      <w:r w:rsidR="00F2783D">
        <w:rPr>
          <w:rFonts w:asciiTheme="minorHAnsi" w:eastAsia="Times New Roman" w:hAnsiTheme="minorHAnsi" w:cstheme="minorHAnsi"/>
          <w:bCs/>
          <w:sz w:val="22"/>
          <w:szCs w:val="22"/>
        </w:rPr>
        <w:t xml:space="preserve">partially due to unclear or implicit </w:t>
      </w:r>
      <w:r w:rsidR="004820E0">
        <w:rPr>
          <w:rFonts w:asciiTheme="minorHAnsi" w:eastAsia="Times New Roman" w:hAnsiTheme="minorHAnsi" w:cstheme="minorHAnsi"/>
          <w:bCs/>
          <w:sz w:val="22"/>
          <w:szCs w:val="22"/>
        </w:rPr>
        <w:t>ENCORE</w:t>
      </w:r>
      <w:r w:rsidR="00F2783D">
        <w:rPr>
          <w:rFonts w:asciiTheme="minorHAnsi" w:eastAsia="Times New Roman" w:hAnsiTheme="minorHAnsi" w:cstheme="minorHAnsi"/>
          <w:bCs/>
          <w:sz w:val="22"/>
          <w:szCs w:val="22"/>
        </w:rPr>
        <w:t xml:space="preserve"> guidelines</w:t>
      </w:r>
      <w:r w:rsidR="00C34BC8">
        <w:rPr>
          <w:rFonts w:asciiTheme="minorHAnsi" w:eastAsia="Times New Roman" w:hAnsiTheme="minorHAnsi" w:cstheme="minorHAnsi"/>
          <w:bCs/>
          <w:sz w:val="22"/>
          <w:szCs w:val="22"/>
        </w:rPr>
        <w:t xml:space="preserve"> but also because </w:t>
      </w:r>
      <w:r w:rsidR="00811A4C">
        <w:rPr>
          <w:rFonts w:asciiTheme="minorHAnsi" w:eastAsia="Times New Roman" w:hAnsiTheme="minorHAnsi" w:cstheme="minorHAnsi"/>
          <w:bCs/>
          <w:sz w:val="22"/>
          <w:szCs w:val="22"/>
        </w:rPr>
        <w:t xml:space="preserve">some were still </w:t>
      </w:r>
      <w:r w:rsidR="00C34BC8">
        <w:rPr>
          <w:rFonts w:asciiTheme="minorHAnsi" w:eastAsia="Times New Roman" w:hAnsiTheme="minorHAnsi" w:cstheme="minorHAnsi"/>
          <w:bCs/>
          <w:sz w:val="22"/>
          <w:szCs w:val="22"/>
        </w:rPr>
        <w:t xml:space="preserve">inclined to </w:t>
      </w:r>
      <w:r w:rsidR="00811A4C">
        <w:rPr>
          <w:rFonts w:asciiTheme="minorHAnsi" w:eastAsia="Times New Roman" w:hAnsiTheme="minorHAnsi" w:cstheme="minorHAnsi"/>
          <w:bCs/>
          <w:sz w:val="22"/>
          <w:szCs w:val="22"/>
        </w:rPr>
        <w:t xml:space="preserve">stick </w:t>
      </w:r>
      <w:r w:rsidR="00C34BC8">
        <w:rPr>
          <w:rFonts w:asciiTheme="minorHAnsi" w:eastAsia="Times New Roman" w:hAnsiTheme="minorHAnsi" w:cstheme="minorHAnsi"/>
          <w:bCs/>
          <w:sz w:val="22"/>
          <w:szCs w:val="22"/>
        </w:rPr>
        <w:t>to old habits</w:t>
      </w:r>
      <w:r w:rsidR="00F2783D">
        <w:rPr>
          <w:rFonts w:asciiTheme="minorHAnsi" w:eastAsia="Times New Roman" w:hAnsiTheme="minorHAnsi" w:cstheme="minorHAnsi"/>
          <w:bCs/>
          <w:sz w:val="22"/>
          <w:szCs w:val="22"/>
        </w:rPr>
        <w:t xml:space="preserve">. </w:t>
      </w:r>
      <w:r w:rsidR="00C34BC8">
        <w:rPr>
          <w:rFonts w:asciiTheme="minorHAnsi" w:eastAsia="Times New Roman" w:hAnsiTheme="minorHAnsi" w:cstheme="minorHAnsi"/>
          <w:bCs/>
          <w:sz w:val="22"/>
          <w:szCs w:val="22"/>
        </w:rPr>
        <w:t xml:space="preserve">Based on this evaluation we developed </w:t>
      </w:r>
      <w:r w:rsidR="004820E0">
        <w:rPr>
          <w:rFonts w:asciiTheme="minorHAnsi" w:eastAsia="Times New Roman" w:hAnsiTheme="minorHAnsi" w:cstheme="minorHAnsi"/>
          <w:bCs/>
          <w:sz w:val="22"/>
          <w:szCs w:val="22"/>
        </w:rPr>
        <w:t>EN</w:t>
      </w:r>
      <w:r w:rsidR="00A92341">
        <w:rPr>
          <w:rFonts w:asciiTheme="minorHAnsi" w:eastAsia="Times New Roman" w:hAnsiTheme="minorHAnsi" w:cstheme="minorHAnsi"/>
          <w:bCs/>
          <w:sz w:val="22"/>
          <w:szCs w:val="22"/>
        </w:rPr>
        <w:t>CORE</w:t>
      </w:r>
      <w:r w:rsidR="00EB3C1D">
        <w:rPr>
          <w:rFonts w:asciiTheme="minorHAnsi" w:eastAsia="Times New Roman" w:hAnsiTheme="minorHAnsi" w:cstheme="minorHAnsi"/>
          <w:bCs/>
          <w:sz w:val="22"/>
          <w:szCs w:val="22"/>
        </w:rPr>
        <w:t xml:space="preserve"> 3.0</w:t>
      </w:r>
      <w:r w:rsidR="00262325">
        <w:rPr>
          <w:rFonts w:asciiTheme="minorHAnsi" w:eastAsia="Times New Roman" w:hAnsiTheme="minorHAnsi" w:cstheme="minorHAnsi"/>
          <w:bCs/>
          <w:sz w:val="22"/>
          <w:szCs w:val="22"/>
        </w:rPr>
        <w:t>,</w:t>
      </w:r>
      <w:r w:rsidR="00EB3C1D">
        <w:rPr>
          <w:rFonts w:asciiTheme="minorHAnsi" w:eastAsia="Times New Roman" w:hAnsiTheme="minorHAnsi" w:cstheme="minorHAnsi"/>
          <w:bCs/>
          <w:sz w:val="22"/>
          <w:szCs w:val="22"/>
        </w:rPr>
        <w:t xml:space="preserve"> which comprised</w:t>
      </w:r>
      <w:r w:rsidR="00F2783D">
        <w:rPr>
          <w:rFonts w:asciiTheme="minorHAnsi" w:eastAsia="Times New Roman" w:hAnsiTheme="minorHAnsi" w:cstheme="minorHAnsi"/>
          <w:bCs/>
          <w:sz w:val="22"/>
          <w:szCs w:val="22"/>
        </w:rPr>
        <w:t xml:space="preserve"> </w:t>
      </w:r>
      <w:r w:rsidR="004820E0">
        <w:rPr>
          <w:rFonts w:asciiTheme="minorHAnsi" w:eastAsia="Times New Roman" w:hAnsiTheme="minorHAnsi" w:cstheme="minorHAnsi"/>
          <w:bCs/>
          <w:sz w:val="22"/>
          <w:szCs w:val="22"/>
        </w:rPr>
        <w:t xml:space="preserve">further </w:t>
      </w:r>
      <w:r w:rsidR="00F2783D">
        <w:rPr>
          <w:rFonts w:asciiTheme="minorHAnsi" w:eastAsia="Times New Roman" w:hAnsiTheme="minorHAnsi" w:cstheme="minorHAnsi"/>
          <w:bCs/>
          <w:sz w:val="22"/>
          <w:szCs w:val="22"/>
        </w:rPr>
        <w:t>simplification</w:t>
      </w:r>
      <w:r w:rsidR="00C34BC8">
        <w:rPr>
          <w:rFonts w:asciiTheme="minorHAnsi" w:eastAsia="Times New Roman" w:hAnsiTheme="minorHAnsi" w:cstheme="minorHAnsi"/>
          <w:bCs/>
          <w:sz w:val="22"/>
          <w:szCs w:val="22"/>
        </w:rPr>
        <w:t>s</w:t>
      </w:r>
      <w:r w:rsidR="00F2783D">
        <w:rPr>
          <w:rFonts w:asciiTheme="minorHAnsi" w:eastAsia="Times New Roman" w:hAnsiTheme="minorHAnsi" w:cstheme="minorHAnsi"/>
          <w:bCs/>
          <w:sz w:val="22"/>
          <w:szCs w:val="22"/>
        </w:rPr>
        <w:t xml:space="preserve"> of the </w:t>
      </w:r>
      <w:r w:rsidR="00EB3C1D">
        <w:rPr>
          <w:rFonts w:asciiTheme="minorHAnsi" w:eastAsia="Times New Roman" w:hAnsiTheme="minorHAnsi" w:cstheme="minorHAnsi"/>
          <w:bCs/>
          <w:sz w:val="22"/>
          <w:szCs w:val="22"/>
        </w:rPr>
        <w:t xml:space="preserve">directory </w:t>
      </w:r>
      <w:r w:rsidR="00F2783D">
        <w:rPr>
          <w:rFonts w:asciiTheme="minorHAnsi" w:eastAsia="Times New Roman" w:hAnsiTheme="minorHAnsi" w:cstheme="minorHAnsi"/>
          <w:bCs/>
          <w:sz w:val="22"/>
          <w:szCs w:val="22"/>
        </w:rPr>
        <w:t>structure</w:t>
      </w:r>
      <w:r w:rsidR="00EB3C1D">
        <w:rPr>
          <w:rFonts w:asciiTheme="minorHAnsi" w:eastAsia="Times New Roman" w:hAnsiTheme="minorHAnsi" w:cstheme="minorHAnsi"/>
          <w:bCs/>
          <w:sz w:val="22"/>
          <w:szCs w:val="22"/>
        </w:rPr>
        <w:t xml:space="preserve"> (</w:t>
      </w:r>
      <w:r w:rsidR="00AA507D">
        <w:rPr>
          <w:rFonts w:asciiTheme="minorHAnsi" w:eastAsia="Times New Roman" w:hAnsiTheme="minorHAnsi" w:cstheme="minorHAnsi"/>
          <w:bCs/>
          <w:sz w:val="22"/>
          <w:szCs w:val="22"/>
        </w:rPr>
        <w:t>fewer directory</w:t>
      </w:r>
      <w:r w:rsidR="00EB3C1D">
        <w:rPr>
          <w:rFonts w:asciiTheme="minorHAnsi" w:eastAsia="Times New Roman" w:hAnsiTheme="minorHAnsi" w:cstheme="minorHAnsi"/>
          <w:bCs/>
          <w:sz w:val="22"/>
          <w:szCs w:val="22"/>
        </w:rPr>
        <w:t xml:space="preserve"> levels)</w:t>
      </w:r>
      <w:r w:rsidR="00A92341">
        <w:rPr>
          <w:rFonts w:asciiTheme="minorHAnsi" w:eastAsia="Times New Roman" w:hAnsiTheme="minorHAnsi" w:cstheme="minorHAnsi"/>
          <w:bCs/>
          <w:sz w:val="22"/>
          <w:szCs w:val="22"/>
        </w:rPr>
        <w:t>,</w:t>
      </w:r>
      <w:r w:rsidR="00F2783D">
        <w:rPr>
          <w:rFonts w:asciiTheme="minorHAnsi" w:eastAsia="Times New Roman" w:hAnsiTheme="minorHAnsi" w:cstheme="minorHAnsi"/>
          <w:bCs/>
          <w:sz w:val="22"/>
          <w:szCs w:val="22"/>
        </w:rPr>
        <w:t xml:space="preserve"> renaming of pre-defined files to </w:t>
      </w:r>
      <w:r w:rsidR="00EB3C1D">
        <w:rPr>
          <w:rFonts w:asciiTheme="minorHAnsi" w:eastAsia="Times New Roman" w:hAnsiTheme="minorHAnsi" w:cstheme="minorHAnsi"/>
          <w:bCs/>
          <w:sz w:val="22"/>
          <w:szCs w:val="22"/>
        </w:rPr>
        <w:t>improve</w:t>
      </w:r>
      <w:r w:rsidR="00F2783D">
        <w:rPr>
          <w:rFonts w:asciiTheme="minorHAnsi" w:eastAsia="Times New Roman" w:hAnsiTheme="minorHAnsi" w:cstheme="minorHAnsi"/>
          <w:bCs/>
          <w:sz w:val="22"/>
          <w:szCs w:val="22"/>
        </w:rPr>
        <w:t xml:space="preserve"> consistency</w:t>
      </w:r>
      <w:r w:rsidR="00A92341">
        <w:rPr>
          <w:rFonts w:asciiTheme="minorHAnsi" w:eastAsia="Times New Roman" w:hAnsiTheme="minorHAnsi" w:cstheme="minorHAnsi"/>
          <w:bCs/>
          <w:sz w:val="22"/>
          <w:szCs w:val="22"/>
        </w:rPr>
        <w:t xml:space="preserve">, and improved </w:t>
      </w:r>
      <w:r w:rsidR="00AA507D">
        <w:rPr>
          <w:rFonts w:asciiTheme="minorHAnsi" w:eastAsia="Times New Roman" w:hAnsiTheme="minorHAnsi" w:cstheme="minorHAnsi"/>
          <w:bCs/>
          <w:sz w:val="22"/>
          <w:szCs w:val="22"/>
        </w:rPr>
        <w:t xml:space="preserve">documentation (i.e., </w:t>
      </w:r>
      <w:r w:rsidR="00A92341">
        <w:rPr>
          <w:rFonts w:asciiTheme="minorHAnsi" w:eastAsia="Times New Roman" w:hAnsiTheme="minorHAnsi" w:cstheme="minorHAnsi"/>
          <w:bCs/>
          <w:sz w:val="22"/>
          <w:szCs w:val="22"/>
        </w:rPr>
        <w:t>usage rules</w:t>
      </w:r>
      <w:r w:rsidR="00AA507D">
        <w:rPr>
          <w:rFonts w:asciiTheme="minorHAnsi" w:eastAsia="Times New Roman" w:hAnsiTheme="minorHAnsi" w:cstheme="minorHAnsi"/>
          <w:bCs/>
          <w:sz w:val="22"/>
          <w:szCs w:val="22"/>
        </w:rPr>
        <w:t>)</w:t>
      </w:r>
      <w:r w:rsidR="00F2783D">
        <w:rPr>
          <w:rFonts w:asciiTheme="minorHAnsi" w:eastAsia="Times New Roman" w:hAnsiTheme="minorHAnsi" w:cstheme="minorHAnsi"/>
          <w:bCs/>
          <w:sz w:val="22"/>
          <w:szCs w:val="22"/>
        </w:rPr>
        <w:t xml:space="preserve">. </w:t>
      </w:r>
      <w:r w:rsidR="00386563">
        <w:rPr>
          <w:rFonts w:asciiTheme="minorHAnsi" w:eastAsia="Times New Roman" w:hAnsiTheme="minorHAnsi" w:cstheme="minorHAnsi"/>
          <w:bCs/>
          <w:sz w:val="22"/>
          <w:szCs w:val="22"/>
        </w:rPr>
        <w:t>I</w:t>
      </w:r>
      <w:r w:rsidR="00A92341">
        <w:rPr>
          <w:rFonts w:asciiTheme="minorHAnsi" w:eastAsia="Times New Roman" w:hAnsiTheme="minorHAnsi" w:cstheme="minorHAnsi"/>
          <w:bCs/>
          <w:sz w:val="22"/>
          <w:szCs w:val="22"/>
        </w:rPr>
        <w:t>n</w:t>
      </w:r>
      <w:r w:rsidR="00EB3C1D">
        <w:rPr>
          <w:rFonts w:asciiTheme="minorHAnsi" w:eastAsia="Times New Roman" w:hAnsiTheme="minorHAnsi" w:cstheme="minorHAnsi"/>
          <w:bCs/>
          <w:sz w:val="22"/>
          <w:szCs w:val="22"/>
        </w:rPr>
        <w:t xml:space="preserve"> September 2022</w:t>
      </w:r>
      <w:r w:rsidR="00A92341">
        <w:rPr>
          <w:rFonts w:asciiTheme="minorHAnsi" w:eastAsia="Times New Roman" w:hAnsiTheme="minorHAnsi" w:cstheme="minorHAnsi"/>
          <w:bCs/>
          <w:sz w:val="22"/>
          <w:szCs w:val="22"/>
        </w:rPr>
        <w:t>,</w:t>
      </w:r>
      <w:r w:rsidR="00EB3C1D">
        <w:rPr>
          <w:rFonts w:asciiTheme="minorHAnsi" w:eastAsia="Times New Roman" w:hAnsiTheme="minorHAnsi" w:cstheme="minorHAnsi"/>
          <w:bCs/>
          <w:sz w:val="22"/>
          <w:szCs w:val="22"/>
        </w:rPr>
        <w:t xml:space="preserve"> we evaluated </w:t>
      </w:r>
      <w:r w:rsidR="004820E0">
        <w:rPr>
          <w:rFonts w:asciiTheme="minorHAnsi" w:eastAsia="Times New Roman" w:hAnsiTheme="minorHAnsi" w:cstheme="minorHAnsi"/>
          <w:bCs/>
          <w:sz w:val="22"/>
          <w:szCs w:val="22"/>
        </w:rPr>
        <w:t>EN</w:t>
      </w:r>
      <w:r w:rsidR="00AA507D">
        <w:rPr>
          <w:rFonts w:asciiTheme="minorHAnsi" w:eastAsia="Times New Roman" w:hAnsiTheme="minorHAnsi" w:cstheme="minorHAnsi"/>
          <w:bCs/>
          <w:sz w:val="22"/>
          <w:szCs w:val="22"/>
        </w:rPr>
        <w:t xml:space="preserve">CORE </w:t>
      </w:r>
      <w:r w:rsidR="00EB3C1D">
        <w:rPr>
          <w:rFonts w:asciiTheme="minorHAnsi" w:eastAsia="Times New Roman" w:hAnsiTheme="minorHAnsi" w:cstheme="minorHAnsi"/>
          <w:bCs/>
          <w:sz w:val="22"/>
          <w:szCs w:val="22"/>
        </w:rPr>
        <w:t xml:space="preserve">3.0 to test if </w:t>
      </w:r>
      <w:r w:rsidR="004820E0">
        <w:rPr>
          <w:rFonts w:asciiTheme="minorHAnsi" w:eastAsia="Times New Roman" w:hAnsiTheme="minorHAnsi" w:cstheme="minorHAnsi"/>
          <w:bCs/>
          <w:sz w:val="22"/>
          <w:szCs w:val="22"/>
        </w:rPr>
        <w:t>EN</w:t>
      </w:r>
      <w:r w:rsidR="00A92341">
        <w:rPr>
          <w:rFonts w:asciiTheme="minorHAnsi" w:eastAsia="Times New Roman" w:hAnsiTheme="minorHAnsi" w:cstheme="minorHAnsi"/>
          <w:bCs/>
          <w:sz w:val="22"/>
          <w:szCs w:val="22"/>
        </w:rPr>
        <w:t>CORE</w:t>
      </w:r>
      <w:r w:rsidR="00EB3C1D">
        <w:rPr>
          <w:rFonts w:asciiTheme="minorHAnsi" w:eastAsia="Times New Roman" w:hAnsiTheme="minorHAnsi" w:cstheme="minorHAnsi"/>
          <w:bCs/>
          <w:sz w:val="22"/>
          <w:szCs w:val="22"/>
        </w:rPr>
        <w:t xml:space="preserve"> </w:t>
      </w:r>
      <w:r w:rsidR="002C6602">
        <w:rPr>
          <w:rFonts w:asciiTheme="minorHAnsi" w:eastAsia="Times New Roman" w:hAnsiTheme="minorHAnsi" w:cstheme="minorHAnsi"/>
          <w:bCs/>
          <w:sz w:val="22"/>
          <w:szCs w:val="22"/>
        </w:rPr>
        <w:t>ha</w:t>
      </w:r>
      <w:r w:rsidR="00386563">
        <w:rPr>
          <w:rFonts w:asciiTheme="minorHAnsi" w:eastAsia="Times New Roman" w:hAnsiTheme="minorHAnsi" w:cstheme="minorHAnsi"/>
          <w:bCs/>
          <w:sz w:val="22"/>
          <w:szCs w:val="22"/>
        </w:rPr>
        <w:t>d</w:t>
      </w:r>
      <w:r w:rsidR="00C34BC8">
        <w:rPr>
          <w:rFonts w:asciiTheme="minorHAnsi" w:eastAsia="Times New Roman" w:hAnsiTheme="minorHAnsi" w:cstheme="minorHAnsi"/>
          <w:bCs/>
          <w:sz w:val="22"/>
          <w:szCs w:val="22"/>
        </w:rPr>
        <w:t xml:space="preserve"> indeed</w:t>
      </w:r>
      <w:r w:rsidR="002C6602">
        <w:rPr>
          <w:rFonts w:asciiTheme="minorHAnsi" w:eastAsia="Times New Roman" w:hAnsiTheme="minorHAnsi" w:cstheme="minorHAnsi"/>
          <w:bCs/>
          <w:sz w:val="22"/>
          <w:szCs w:val="22"/>
        </w:rPr>
        <w:t xml:space="preserve"> </w:t>
      </w:r>
      <w:r w:rsidR="00716FB1">
        <w:rPr>
          <w:rFonts w:asciiTheme="minorHAnsi" w:eastAsia="Times New Roman" w:hAnsiTheme="minorHAnsi" w:cstheme="minorHAnsi"/>
          <w:bCs/>
          <w:sz w:val="22"/>
          <w:szCs w:val="22"/>
        </w:rPr>
        <w:t>improved</w:t>
      </w:r>
      <w:r w:rsidR="00EB3C1D">
        <w:rPr>
          <w:rFonts w:asciiTheme="minorHAnsi" w:eastAsia="Times New Roman" w:hAnsiTheme="minorHAnsi" w:cstheme="minorHAnsi"/>
          <w:bCs/>
          <w:sz w:val="22"/>
          <w:szCs w:val="22"/>
        </w:rPr>
        <w:t xml:space="preserve"> the reproducibility of our projects</w:t>
      </w:r>
      <w:r w:rsidR="00C34BC8">
        <w:rPr>
          <w:rFonts w:asciiTheme="minorHAnsi" w:eastAsia="Times New Roman" w:hAnsiTheme="minorHAnsi" w:cstheme="minorHAnsi"/>
          <w:bCs/>
          <w:sz w:val="22"/>
          <w:szCs w:val="22"/>
        </w:rPr>
        <w:t>.</w:t>
      </w:r>
      <w:r w:rsidR="00EB3C1D">
        <w:rPr>
          <w:rFonts w:asciiTheme="minorHAnsi" w:eastAsia="Times New Roman" w:hAnsiTheme="minorHAnsi" w:cstheme="minorHAnsi"/>
          <w:bCs/>
          <w:sz w:val="22"/>
          <w:szCs w:val="22"/>
        </w:rPr>
        <w:t xml:space="preserve"> </w:t>
      </w:r>
      <w:r w:rsidR="00A92341">
        <w:rPr>
          <w:rFonts w:asciiTheme="minorHAnsi" w:eastAsia="Times New Roman" w:hAnsiTheme="minorHAnsi" w:cstheme="minorHAnsi"/>
          <w:bCs/>
          <w:sz w:val="22"/>
          <w:szCs w:val="22"/>
        </w:rPr>
        <w:t xml:space="preserve">We selected </w:t>
      </w:r>
      <w:r w:rsidR="00C34BC8">
        <w:rPr>
          <w:rFonts w:asciiTheme="minorHAnsi" w:eastAsia="Times New Roman" w:hAnsiTheme="minorHAnsi" w:cstheme="minorHAnsi"/>
          <w:bCs/>
          <w:sz w:val="22"/>
          <w:szCs w:val="22"/>
        </w:rPr>
        <w:t>nine</w:t>
      </w:r>
      <w:r w:rsidR="00A92341">
        <w:rPr>
          <w:rFonts w:asciiTheme="minorHAnsi" w:eastAsia="Times New Roman" w:hAnsiTheme="minorHAnsi" w:cstheme="minorHAnsi"/>
          <w:bCs/>
          <w:sz w:val="22"/>
          <w:szCs w:val="22"/>
        </w:rPr>
        <w:t xml:space="preserve"> </w:t>
      </w:r>
      <w:r w:rsidR="00C34BC8">
        <w:rPr>
          <w:rFonts w:asciiTheme="minorHAnsi" w:eastAsia="Times New Roman" w:hAnsiTheme="minorHAnsi" w:cstheme="minorHAnsi"/>
          <w:bCs/>
          <w:sz w:val="22"/>
          <w:szCs w:val="22"/>
        </w:rPr>
        <w:t xml:space="preserve">ENCORE </w:t>
      </w:r>
      <w:r w:rsidR="00A92341">
        <w:rPr>
          <w:rFonts w:asciiTheme="minorHAnsi" w:eastAsia="Times New Roman" w:hAnsiTheme="minorHAnsi" w:cstheme="minorHAnsi"/>
          <w:bCs/>
          <w:sz w:val="22"/>
          <w:szCs w:val="22"/>
        </w:rPr>
        <w:t>projects</w:t>
      </w:r>
      <w:r w:rsidR="00C34BC8">
        <w:rPr>
          <w:rFonts w:asciiTheme="minorHAnsi" w:eastAsia="Times New Roman" w:hAnsiTheme="minorHAnsi" w:cstheme="minorHAnsi"/>
          <w:bCs/>
          <w:sz w:val="22"/>
          <w:szCs w:val="22"/>
        </w:rPr>
        <w:t>, which were assigned to group members</w:t>
      </w:r>
      <w:r w:rsidR="00510385">
        <w:rPr>
          <w:rFonts w:asciiTheme="minorHAnsi" w:eastAsia="Times New Roman" w:hAnsiTheme="minorHAnsi" w:cstheme="minorHAnsi"/>
          <w:bCs/>
          <w:sz w:val="22"/>
          <w:szCs w:val="22"/>
        </w:rPr>
        <w:t xml:space="preserve"> not involved </w:t>
      </w:r>
      <w:r w:rsidR="00386563">
        <w:rPr>
          <w:rFonts w:asciiTheme="minorHAnsi" w:eastAsia="Times New Roman" w:hAnsiTheme="minorHAnsi" w:cstheme="minorHAnsi"/>
          <w:bCs/>
          <w:sz w:val="22"/>
          <w:szCs w:val="22"/>
        </w:rPr>
        <w:t>in th</w:t>
      </w:r>
      <w:r w:rsidR="00C34BC8">
        <w:rPr>
          <w:rFonts w:asciiTheme="minorHAnsi" w:eastAsia="Times New Roman" w:hAnsiTheme="minorHAnsi" w:cstheme="minorHAnsi"/>
          <w:bCs/>
          <w:sz w:val="22"/>
          <w:szCs w:val="22"/>
        </w:rPr>
        <w:t>at</w:t>
      </w:r>
      <w:r w:rsidR="00510385">
        <w:rPr>
          <w:rFonts w:asciiTheme="minorHAnsi" w:eastAsia="Times New Roman" w:hAnsiTheme="minorHAnsi" w:cstheme="minorHAnsi"/>
          <w:bCs/>
          <w:sz w:val="22"/>
          <w:szCs w:val="22"/>
        </w:rPr>
        <w:t xml:space="preserve"> project. Subsequently, each project was evaluated for </w:t>
      </w:r>
      <w:r w:rsidR="00716FB1">
        <w:rPr>
          <w:rFonts w:asciiTheme="minorHAnsi" w:eastAsia="Times New Roman" w:hAnsiTheme="minorHAnsi" w:cstheme="minorHAnsi"/>
          <w:bCs/>
          <w:sz w:val="22"/>
          <w:szCs w:val="22"/>
        </w:rPr>
        <w:t>the</w:t>
      </w:r>
      <w:r w:rsidR="00510385">
        <w:rPr>
          <w:rFonts w:asciiTheme="minorHAnsi" w:eastAsia="Times New Roman" w:hAnsiTheme="minorHAnsi" w:cstheme="minorHAnsi"/>
          <w:bCs/>
          <w:sz w:val="22"/>
          <w:szCs w:val="22"/>
        </w:rPr>
        <w:t xml:space="preserve"> correct use of </w:t>
      </w:r>
      <w:r w:rsidR="004820E0">
        <w:rPr>
          <w:rFonts w:asciiTheme="minorHAnsi" w:eastAsia="Times New Roman" w:hAnsiTheme="minorHAnsi" w:cstheme="minorHAnsi"/>
          <w:bCs/>
          <w:sz w:val="22"/>
          <w:szCs w:val="22"/>
        </w:rPr>
        <w:t>the s</w:t>
      </w:r>
      <w:r w:rsidR="00510385">
        <w:rPr>
          <w:rFonts w:asciiTheme="minorHAnsi" w:eastAsia="Times New Roman" w:hAnsiTheme="minorHAnsi" w:cstheme="minorHAnsi"/>
          <w:bCs/>
          <w:sz w:val="22"/>
          <w:szCs w:val="22"/>
        </w:rPr>
        <w:t xml:space="preserve">FSS, </w:t>
      </w:r>
      <w:r w:rsidR="004820E0">
        <w:rPr>
          <w:rFonts w:asciiTheme="minorHAnsi" w:eastAsia="Times New Roman" w:hAnsiTheme="minorHAnsi" w:cstheme="minorHAnsi"/>
          <w:bCs/>
          <w:sz w:val="22"/>
          <w:szCs w:val="22"/>
        </w:rPr>
        <w:t xml:space="preserve">the </w:t>
      </w:r>
      <w:r w:rsidR="00510385">
        <w:rPr>
          <w:rFonts w:asciiTheme="minorHAnsi" w:eastAsia="Times New Roman" w:hAnsiTheme="minorHAnsi" w:cstheme="minorHAnsi"/>
          <w:bCs/>
          <w:sz w:val="22"/>
          <w:szCs w:val="22"/>
        </w:rPr>
        <w:t xml:space="preserve">pre-defined files and </w:t>
      </w:r>
      <w:r w:rsidR="004820E0">
        <w:rPr>
          <w:rFonts w:asciiTheme="minorHAnsi" w:eastAsia="Times New Roman" w:hAnsiTheme="minorHAnsi" w:cstheme="minorHAnsi"/>
          <w:bCs/>
          <w:sz w:val="22"/>
          <w:szCs w:val="22"/>
        </w:rPr>
        <w:t xml:space="preserve">the </w:t>
      </w:r>
      <w:r w:rsidR="00510385">
        <w:rPr>
          <w:rFonts w:asciiTheme="minorHAnsi" w:eastAsia="Times New Roman" w:hAnsiTheme="minorHAnsi" w:cstheme="minorHAnsi"/>
          <w:bCs/>
          <w:sz w:val="22"/>
          <w:szCs w:val="22"/>
        </w:rPr>
        <w:t xml:space="preserve">level of documentation. In addition, each </w:t>
      </w:r>
      <w:r w:rsidR="00386563">
        <w:rPr>
          <w:rFonts w:asciiTheme="minorHAnsi" w:eastAsia="Times New Roman" w:hAnsiTheme="minorHAnsi" w:cstheme="minorHAnsi"/>
          <w:bCs/>
          <w:sz w:val="22"/>
          <w:szCs w:val="22"/>
        </w:rPr>
        <w:t>group member</w:t>
      </w:r>
      <w:r w:rsidR="00510385">
        <w:rPr>
          <w:rFonts w:asciiTheme="minorHAnsi" w:eastAsia="Times New Roman" w:hAnsiTheme="minorHAnsi" w:cstheme="minorHAnsi"/>
          <w:bCs/>
          <w:sz w:val="22"/>
          <w:szCs w:val="22"/>
        </w:rPr>
        <w:t xml:space="preserve"> was asked to reproduce a specific subset of </w:t>
      </w:r>
      <w:r w:rsidR="00214192">
        <w:rPr>
          <w:rFonts w:asciiTheme="minorHAnsi" w:eastAsia="Times New Roman" w:hAnsiTheme="minorHAnsi" w:cstheme="minorHAnsi"/>
          <w:bCs/>
          <w:sz w:val="22"/>
          <w:szCs w:val="22"/>
        </w:rPr>
        <w:t xml:space="preserve">project </w:t>
      </w:r>
      <w:r w:rsidR="00510385">
        <w:rPr>
          <w:rFonts w:asciiTheme="minorHAnsi" w:eastAsia="Times New Roman" w:hAnsiTheme="minorHAnsi" w:cstheme="minorHAnsi"/>
          <w:bCs/>
          <w:sz w:val="22"/>
          <w:szCs w:val="22"/>
        </w:rPr>
        <w:t>results.</w:t>
      </w:r>
      <w:r w:rsidR="004820E0">
        <w:rPr>
          <w:rFonts w:asciiTheme="minorHAnsi" w:eastAsia="Times New Roman" w:hAnsiTheme="minorHAnsi" w:cstheme="minorHAnsi"/>
          <w:bCs/>
          <w:sz w:val="22"/>
          <w:szCs w:val="22"/>
        </w:rPr>
        <w:t xml:space="preserve"> </w:t>
      </w:r>
      <w:r w:rsidR="003F26AA">
        <w:rPr>
          <w:rFonts w:asciiTheme="minorHAnsi" w:hAnsiTheme="minorHAnsi" w:cstheme="minorHAnsi"/>
          <w:sz w:val="22"/>
          <w:szCs w:val="22"/>
        </w:rPr>
        <w:t xml:space="preserve">The most important outcome of this evaluation was that only </w:t>
      </w:r>
      <w:r w:rsidR="00214192">
        <w:rPr>
          <w:rFonts w:asciiTheme="minorHAnsi" w:hAnsiTheme="minorHAnsi" w:cstheme="minorHAnsi"/>
          <w:sz w:val="22"/>
          <w:szCs w:val="22"/>
        </w:rPr>
        <w:t xml:space="preserve">for </w:t>
      </w:r>
      <w:r w:rsidR="003F26AA">
        <w:rPr>
          <w:rFonts w:asciiTheme="minorHAnsi" w:hAnsiTheme="minorHAnsi" w:cstheme="minorHAnsi"/>
          <w:sz w:val="22"/>
          <w:szCs w:val="22"/>
        </w:rPr>
        <w:t xml:space="preserve">about half of the selected projects the results could be reproduced. Various reasons prevented (full) reproducibility such as the use of different </w:t>
      </w:r>
      <w:r w:rsidR="00811A4C">
        <w:rPr>
          <w:rFonts w:asciiTheme="minorHAnsi" w:hAnsiTheme="minorHAnsi" w:cstheme="minorHAnsi"/>
          <w:sz w:val="22"/>
          <w:szCs w:val="22"/>
        </w:rPr>
        <w:t>library</w:t>
      </w:r>
      <w:r w:rsidR="004D451C">
        <w:rPr>
          <w:rFonts w:asciiTheme="minorHAnsi" w:hAnsiTheme="minorHAnsi" w:cstheme="minorHAnsi"/>
          <w:sz w:val="22"/>
          <w:szCs w:val="22"/>
        </w:rPr>
        <w:t xml:space="preserve"> </w:t>
      </w:r>
      <w:r w:rsidR="003F26AA">
        <w:rPr>
          <w:rFonts w:asciiTheme="minorHAnsi" w:hAnsiTheme="minorHAnsi" w:cstheme="minorHAnsi"/>
          <w:sz w:val="22"/>
          <w:szCs w:val="22"/>
        </w:rPr>
        <w:t>versions</w:t>
      </w:r>
      <w:r w:rsidR="00811A4C">
        <w:rPr>
          <w:rFonts w:asciiTheme="minorHAnsi" w:hAnsiTheme="minorHAnsi" w:cstheme="minorHAnsi"/>
          <w:sz w:val="22"/>
          <w:szCs w:val="22"/>
        </w:rPr>
        <w:t xml:space="preserve"> used by the software</w:t>
      </w:r>
      <w:r w:rsidR="003F26AA">
        <w:rPr>
          <w:rFonts w:asciiTheme="minorHAnsi" w:hAnsiTheme="minorHAnsi" w:cstheme="minorHAnsi"/>
          <w:sz w:val="22"/>
          <w:szCs w:val="22"/>
        </w:rPr>
        <w:t xml:space="preserve">, use of absolute directory paths that were not valid after </w:t>
      </w:r>
      <w:r w:rsidR="00262325">
        <w:rPr>
          <w:rFonts w:asciiTheme="minorHAnsi" w:hAnsiTheme="minorHAnsi" w:cstheme="minorHAnsi"/>
          <w:sz w:val="22"/>
          <w:szCs w:val="22"/>
        </w:rPr>
        <w:t>transferring</w:t>
      </w:r>
      <w:r w:rsidR="003F26AA">
        <w:rPr>
          <w:rFonts w:asciiTheme="minorHAnsi" w:hAnsiTheme="minorHAnsi" w:cstheme="minorHAnsi"/>
          <w:sz w:val="22"/>
          <w:szCs w:val="22"/>
        </w:rPr>
        <w:t xml:space="preserve"> the sFSS to a </w:t>
      </w:r>
      <w:r w:rsidR="003F26AA">
        <w:rPr>
          <w:rFonts w:asciiTheme="minorHAnsi" w:hAnsiTheme="minorHAnsi" w:cstheme="minorHAnsi"/>
          <w:sz w:val="22"/>
          <w:szCs w:val="22"/>
        </w:rPr>
        <w:lastRenderedPageBreak/>
        <w:t xml:space="preserve">different location, differences between </w:t>
      </w:r>
      <w:r w:rsidR="00214192">
        <w:rPr>
          <w:rFonts w:asciiTheme="minorHAnsi" w:hAnsiTheme="minorHAnsi" w:cstheme="minorHAnsi"/>
          <w:sz w:val="22"/>
          <w:szCs w:val="22"/>
        </w:rPr>
        <w:t>operating systems</w:t>
      </w:r>
      <w:r w:rsidR="003F26AA">
        <w:rPr>
          <w:rFonts w:asciiTheme="minorHAnsi" w:hAnsiTheme="minorHAnsi" w:cstheme="minorHAnsi"/>
          <w:sz w:val="22"/>
          <w:szCs w:val="22"/>
        </w:rPr>
        <w:t xml:space="preserve">, </w:t>
      </w:r>
      <w:r w:rsidR="00B20449">
        <w:rPr>
          <w:rFonts w:asciiTheme="minorHAnsi" w:hAnsiTheme="minorHAnsi" w:cstheme="minorHAnsi"/>
          <w:sz w:val="22"/>
          <w:szCs w:val="22"/>
        </w:rPr>
        <w:t xml:space="preserve">lack of instructions </w:t>
      </w:r>
      <w:r w:rsidR="00811A4C">
        <w:rPr>
          <w:rFonts w:asciiTheme="minorHAnsi" w:hAnsiTheme="minorHAnsi" w:cstheme="minorHAnsi"/>
          <w:sz w:val="22"/>
          <w:szCs w:val="22"/>
        </w:rPr>
        <w:t>on which software to install and how t</w:t>
      </w:r>
      <w:r w:rsidR="00B20449">
        <w:rPr>
          <w:rFonts w:asciiTheme="minorHAnsi" w:hAnsiTheme="minorHAnsi" w:cstheme="minorHAnsi"/>
          <w:sz w:val="22"/>
          <w:szCs w:val="22"/>
        </w:rPr>
        <w:t>o run the software</w:t>
      </w:r>
      <w:r w:rsidR="003F26AA">
        <w:rPr>
          <w:rFonts w:asciiTheme="minorHAnsi" w:hAnsiTheme="minorHAnsi" w:cstheme="minorHAnsi"/>
          <w:sz w:val="22"/>
          <w:szCs w:val="22"/>
        </w:rPr>
        <w:t xml:space="preserve">, compilation problems, software errors, or difficulties in </w:t>
      </w:r>
      <w:r w:rsidR="00AD121F">
        <w:rPr>
          <w:rFonts w:asciiTheme="minorHAnsi" w:hAnsiTheme="minorHAnsi" w:cstheme="minorHAnsi"/>
          <w:sz w:val="22"/>
          <w:szCs w:val="22"/>
        </w:rPr>
        <w:t xml:space="preserve">handling </w:t>
      </w:r>
      <w:r w:rsidR="003F26AA">
        <w:rPr>
          <w:rFonts w:asciiTheme="minorHAnsi" w:hAnsiTheme="minorHAnsi" w:cstheme="minorHAnsi"/>
          <w:sz w:val="22"/>
          <w:szCs w:val="22"/>
        </w:rPr>
        <w:t xml:space="preserve">large datasets. In addition, </w:t>
      </w:r>
      <w:r w:rsidR="004D451C">
        <w:rPr>
          <w:rFonts w:asciiTheme="minorHAnsi" w:hAnsiTheme="minorHAnsi" w:cstheme="minorHAnsi"/>
          <w:sz w:val="22"/>
          <w:szCs w:val="22"/>
        </w:rPr>
        <w:t xml:space="preserve">some </w:t>
      </w:r>
      <w:r w:rsidR="003F26AA">
        <w:rPr>
          <w:rFonts w:asciiTheme="minorHAnsi" w:hAnsiTheme="minorHAnsi" w:cstheme="minorHAnsi"/>
          <w:sz w:val="22"/>
          <w:szCs w:val="22"/>
        </w:rPr>
        <w:t xml:space="preserve">of the projects </w:t>
      </w:r>
      <w:r w:rsidR="00262325">
        <w:rPr>
          <w:rFonts w:asciiTheme="minorHAnsi" w:hAnsiTheme="minorHAnsi" w:cstheme="minorHAnsi"/>
          <w:sz w:val="22"/>
          <w:szCs w:val="22"/>
        </w:rPr>
        <w:t xml:space="preserve">were </w:t>
      </w:r>
      <w:r w:rsidR="003F26AA">
        <w:rPr>
          <w:rFonts w:asciiTheme="minorHAnsi" w:hAnsiTheme="minorHAnsi" w:cstheme="minorHAnsi"/>
          <w:sz w:val="22"/>
          <w:szCs w:val="22"/>
        </w:rPr>
        <w:t xml:space="preserve">difficult to understand due to lack of documentation (transparency) about goals and applied methodology. </w:t>
      </w:r>
      <w:r w:rsidR="00811A4C">
        <w:rPr>
          <w:rFonts w:asciiTheme="minorHAnsi" w:hAnsiTheme="minorHAnsi" w:cstheme="minorHAnsi"/>
          <w:sz w:val="22"/>
          <w:szCs w:val="22"/>
        </w:rPr>
        <w:t>Some</w:t>
      </w:r>
      <w:r w:rsidR="00214192">
        <w:rPr>
          <w:rFonts w:asciiTheme="minorHAnsi" w:hAnsiTheme="minorHAnsi" w:cstheme="minorHAnsi"/>
          <w:sz w:val="22"/>
          <w:szCs w:val="22"/>
        </w:rPr>
        <w:t xml:space="preserve"> of these </w:t>
      </w:r>
      <w:r w:rsidR="00AD121F">
        <w:rPr>
          <w:rFonts w:asciiTheme="minorHAnsi" w:hAnsiTheme="minorHAnsi" w:cstheme="minorHAnsi"/>
          <w:sz w:val="22"/>
          <w:szCs w:val="22"/>
        </w:rPr>
        <w:t>problems can easily be fixed</w:t>
      </w:r>
      <w:r w:rsidR="00214192">
        <w:rPr>
          <w:rFonts w:asciiTheme="minorHAnsi" w:hAnsiTheme="minorHAnsi" w:cstheme="minorHAnsi"/>
          <w:sz w:val="22"/>
          <w:szCs w:val="22"/>
        </w:rPr>
        <w:t xml:space="preserve"> such as changing absolute to relative directory paths. Other problems such as dealing with different</w:t>
      </w:r>
      <w:r w:rsidR="00161071">
        <w:rPr>
          <w:rFonts w:asciiTheme="minorHAnsi" w:hAnsiTheme="minorHAnsi" w:cstheme="minorHAnsi"/>
          <w:sz w:val="22"/>
          <w:szCs w:val="22"/>
        </w:rPr>
        <w:t xml:space="preserve"> library</w:t>
      </w:r>
      <w:r w:rsidR="00214192">
        <w:rPr>
          <w:rFonts w:asciiTheme="minorHAnsi" w:hAnsiTheme="minorHAnsi" w:cstheme="minorHAnsi"/>
          <w:sz w:val="22"/>
          <w:szCs w:val="22"/>
        </w:rPr>
        <w:t xml:space="preserve"> versions </w:t>
      </w:r>
      <w:r w:rsidR="00161071">
        <w:rPr>
          <w:rFonts w:asciiTheme="minorHAnsi" w:hAnsiTheme="minorHAnsi" w:cstheme="minorHAnsi"/>
          <w:sz w:val="22"/>
          <w:szCs w:val="22"/>
        </w:rPr>
        <w:t>may</w:t>
      </w:r>
      <w:r w:rsidR="00214192">
        <w:rPr>
          <w:rFonts w:asciiTheme="minorHAnsi" w:hAnsiTheme="minorHAnsi" w:cstheme="minorHAnsi"/>
          <w:sz w:val="22"/>
          <w:szCs w:val="22"/>
        </w:rPr>
        <w:t xml:space="preserve"> </w:t>
      </w:r>
      <w:r w:rsidR="00AD121F">
        <w:rPr>
          <w:rFonts w:asciiTheme="minorHAnsi" w:hAnsiTheme="minorHAnsi" w:cstheme="minorHAnsi"/>
          <w:sz w:val="22"/>
          <w:szCs w:val="22"/>
        </w:rPr>
        <w:t>require more effort</w:t>
      </w:r>
      <w:r w:rsidR="00214192">
        <w:rPr>
          <w:rFonts w:asciiTheme="minorHAnsi" w:hAnsiTheme="minorHAnsi" w:cstheme="minorHAnsi"/>
          <w:sz w:val="22"/>
          <w:szCs w:val="22"/>
        </w:rPr>
        <w:t xml:space="preserve"> to solve (see Discussion)</w:t>
      </w:r>
      <w:r w:rsidR="003F26AA">
        <w:rPr>
          <w:rFonts w:asciiTheme="minorHAnsi" w:hAnsiTheme="minorHAnsi" w:cstheme="minorHAnsi"/>
          <w:sz w:val="22"/>
          <w:szCs w:val="22"/>
        </w:rPr>
        <w:t>.</w:t>
      </w:r>
      <w:r w:rsidR="00AD121F">
        <w:rPr>
          <w:rFonts w:asciiTheme="minorHAnsi" w:hAnsiTheme="minorHAnsi" w:cstheme="minorHAnsi"/>
          <w:sz w:val="22"/>
          <w:szCs w:val="22"/>
        </w:rPr>
        <w:t xml:space="preserve"> Several other outcomes resulted from this evaluation.</w:t>
      </w:r>
      <w:r w:rsidR="00510385">
        <w:rPr>
          <w:rFonts w:asciiTheme="minorHAnsi" w:eastAsia="Times New Roman" w:hAnsiTheme="minorHAnsi" w:cstheme="minorHAnsi"/>
          <w:bCs/>
          <w:sz w:val="22"/>
          <w:szCs w:val="22"/>
        </w:rPr>
        <w:t xml:space="preserve"> </w:t>
      </w:r>
      <w:r w:rsidR="00161EB7">
        <w:rPr>
          <w:rFonts w:asciiTheme="minorHAnsi" w:eastAsia="Times New Roman" w:hAnsiTheme="minorHAnsi" w:cstheme="minorHAnsi"/>
          <w:bCs/>
          <w:sz w:val="22"/>
          <w:szCs w:val="22"/>
        </w:rPr>
        <w:t>First, not being acquainted with a specific project</w:t>
      </w:r>
      <w:r w:rsidR="007C528E">
        <w:rPr>
          <w:rFonts w:asciiTheme="minorHAnsi" w:eastAsia="Times New Roman" w:hAnsiTheme="minorHAnsi" w:cstheme="minorHAnsi"/>
          <w:bCs/>
          <w:sz w:val="22"/>
          <w:szCs w:val="22"/>
        </w:rPr>
        <w:t>,</w:t>
      </w:r>
      <w:r w:rsidR="00161EB7">
        <w:rPr>
          <w:rFonts w:asciiTheme="minorHAnsi" w:eastAsia="Times New Roman" w:hAnsiTheme="minorHAnsi" w:cstheme="minorHAnsi"/>
          <w:bCs/>
          <w:sz w:val="22"/>
          <w:szCs w:val="22"/>
        </w:rPr>
        <w:t xml:space="preserve"> it </w:t>
      </w:r>
      <w:r w:rsidR="00060A15">
        <w:rPr>
          <w:rFonts w:asciiTheme="minorHAnsi" w:eastAsia="Times New Roman" w:hAnsiTheme="minorHAnsi" w:cstheme="minorHAnsi"/>
          <w:bCs/>
          <w:sz w:val="22"/>
          <w:szCs w:val="22"/>
        </w:rPr>
        <w:t>sometimes was</w:t>
      </w:r>
      <w:r w:rsidR="00161EB7">
        <w:rPr>
          <w:rFonts w:asciiTheme="minorHAnsi" w:eastAsia="Times New Roman" w:hAnsiTheme="minorHAnsi" w:cstheme="minorHAnsi"/>
          <w:bCs/>
          <w:sz w:val="22"/>
          <w:szCs w:val="22"/>
        </w:rPr>
        <w:t xml:space="preserve"> difficult to find the (core) information that is needed to reproduce and understand a project. This triggered the development of the </w:t>
      </w:r>
      <w:r w:rsidR="00214192">
        <w:rPr>
          <w:rFonts w:asciiTheme="minorHAnsi" w:eastAsia="Times New Roman" w:hAnsiTheme="minorHAnsi" w:cstheme="minorHAnsi"/>
          <w:bCs/>
          <w:sz w:val="22"/>
          <w:szCs w:val="22"/>
        </w:rPr>
        <w:t>s</w:t>
      </w:r>
      <w:r w:rsidR="00161EB7">
        <w:rPr>
          <w:rFonts w:asciiTheme="minorHAnsi" w:eastAsia="Times New Roman" w:hAnsiTheme="minorHAnsi" w:cstheme="minorHAnsi"/>
          <w:bCs/>
          <w:sz w:val="22"/>
          <w:szCs w:val="22"/>
        </w:rPr>
        <w:t xml:space="preserve">FSS Navigator, which was implemented as an R application in ENCORE 3.1 </w:t>
      </w:r>
      <w:r w:rsidR="00060A15">
        <w:rPr>
          <w:rFonts w:asciiTheme="minorHAnsi" w:eastAsia="Times New Roman" w:hAnsiTheme="minorHAnsi" w:cstheme="minorHAnsi"/>
          <w:bCs/>
          <w:sz w:val="22"/>
          <w:szCs w:val="22"/>
        </w:rPr>
        <w:t>and</w:t>
      </w:r>
      <w:r w:rsidR="00161EB7">
        <w:rPr>
          <w:rFonts w:asciiTheme="minorHAnsi" w:eastAsia="Times New Roman" w:hAnsiTheme="minorHAnsi" w:cstheme="minorHAnsi"/>
          <w:bCs/>
          <w:sz w:val="22"/>
          <w:szCs w:val="22"/>
        </w:rPr>
        <w:t xml:space="preserve"> later re-implemented </w:t>
      </w:r>
      <w:r w:rsidR="00060A15">
        <w:rPr>
          <w:rFonts w:asciiTheme="minorHAnsi" w:eastAsia="Times New Roman" w:hAnsiTheme="minorHAnsi" w:cstheme="minorHAnsi"/>
          <w:bCs/>
          <w:sz w:val="22"/>
          <w:szCs w:val="22"/>
        </w:rPr>
        <w:t xml:space="preserve">in Python </w:t>
      </w:r>
      <w:r w:rsidR="00161EB7">
        <w:rPr>
          <w:rFonts w:asciiTheme="minorHAnsi" w:eastAsia="Times New Roman" w:hAnsiTheme="minorHAnsi" w:cstheme="minorHAnsi"/>
          <w:bCs/>
          <w:sz w:val="22"/>
          <w:szCs w:val="22"/>
        </w:rPr>
        <w:t>and extended in ENCORE 3.5. Second, d</w:t>
      </w:r>
      <w:r w:rsidR="00510385" w:rsidRPr="00510385">
        <w:rPr>
          <w:rFonts w:asciiTheme="minorHAnsi" w:hAnsiTheme="minorHAnsi" w:cstheme="minorHAnsi"/>
          <w:sz w:val="22"/>
          <w:szCs w:val="22"/>
        </w:rPr>
        <w:t xml:space="preserve">espite </w:t>
      </w:r>
      <w:r w:rsidR="00060A15">
        <w:rPr>
          <w:rFonts w:asciiTheme="minorHAnsi" w:hAnsiTheme="minorHAnsi" w:cstheme="minorHAnsi"/>
          <w:sz w:val="22"/>
          <w:szCs w:val="22"/>
        </w:rPr>
        <w:t>more than</w:t>
      </w:r>
      <w:r w:rsidR="00060A15" w:rsidRPr="00510385">
        <w:rPr>
          <w:rFonts w:asciiTheme="minorHAnsi" w:hAnsiTheme="minorHAnsi" w:cstheme="minorHAnsi"/>
          <w:sz w:val="22"/>
          <w:szCs w:val="22"/>
        </w:rPr>
        <w:t xml:space="preserve"> </w:t>
      </w:r>
      <w:r w:rsidR="00510385" w:rsidRPr="00510385">
        <w:rPr>
          <w:rFonts w:asciiTheme="minorHAnsi" w:hAnsiTheme="minorHAnsi" w:cstheme="minorHAnsi"/>
          <w:sz w:val="22"/>
          <w:szCs w:val="22"/>
        </w:rPr>
        <w:t>two years of discussion and joint decision</w:t>
      </w:r>
      <w:r w:rsidR="00161071">
        <w:rPr>
          <w:rFonts w:asciiTheme="minorHAnsi" w:hAnsiTheme="minorHAnsi" w:cstheme="minorHAnsi"/>
          <w:sz w:val="22"/>
          <w:szCs w:val="22"/>
        </w:rPr>
        <w:t xml:space="preserve"> making</w:t>
      </w:r>
      <w:r w:rsidR="00510385" w:rsidRPr="00510385">
        <w:rPr>
          <w:rFonts w:asciiTheme="minorHAnsi" w:hAnsiTheme="minorHAnsi" w:cstheme="minorHAnsi"/>
          <w:sz w:val="22"/>
          <w:szCs w:val="22"/>
        </w:rPr>
        <w:t xml:space="preserve"> about the structure of </w:t>
      </w:r>
      <w:r w:rsidR="00716FB1">
        <w:rPr>
          <w:rFonts w:asciiTheme="minorHAnsi" w:hAnsiTheme="minorHAnsi" w:cstheme="minorHAnsi"/>
          <w:sz w:val="22"/>
          <w:szCs w:val="22"/>
        </w:rPr>
        <w:t>EN</w:t>
      </w:r>
      <w:r w:rsidR="00510385">
        <w:rPr>
          <w:rFonts w:asciiTheme="minorHAnsi" w:hAnsiTheme="minorHAnsi" w:cstheme="minorHAnsi"/>
          <w:sz w:val="22"/>
          <w:szCs w:val="22"/>
        </w:rPr>
        <w:t>CORE</w:t>
      </w:r>
      <w:r w:rsidR="004C72A3">
        <w:rPr>
          <w:rFonts w:asciiTheme="minorHAnsi" w:hAnsiTheme="minorHAnsi" w:cstheme="minorHAnsi"/>
          <w:sz w:val="22"/>
          <w:szCs w:val="22"/>
        </w:rPr>
        <w:t>,</w:t>
      </w:r>
      <w:r w:rsidR="00510385">
        <w:rPr>
          <w:rFonts w:asciiTheme="minorHAnsi" w:hAnsiTheme="minorHAnsi" w:cstheme="minorHAnsi"/>
          <w:sz w:val="22"/>
          <w:szCs w:val="22"/>
        </w:rPr>
        <w:t xml:space="preserve"> there was still debate </w:t>
      </w:r>
      <w:r w:rsidR="00F00FAC">
        <w:rPr>
          <w:rFonts w:asciiTheme="minorHAnsi" w:hAnsiTheme="minorHAnsi" w:cstheme="minorHAnsi"/>
          <w:sz w:val="22"/>
          <w:szCs w:val="22"/>
        </w:rPr>
        <w:t>about</w:t>
      </w:r>
      <w:r w:rsidR="00510385">
        <w:rPr>
          <w:rFonts w:asciiTheme="minorHAnsi" w:hAnsiTheme="minorHAnsi" w:cstheme="minorHAnsi"/>
          <w:sz w:val="22"/>
          <w:szCs w:val="22"/>
        </w:rPr>
        <w:t xml:space="preserve"> </w:t>
      </w:r>
      <w:r w:rsidR="00716FB1">
        <w:rPr>
          <w:rFonts w:asciiTheme="minorHAnsi" w:hAnsiTheme="minorHAnsi" w:cstheme="minorHAnsi"/>
          <w:sz w:val="22"/>
          <w:szCs w:val="22"/>
        </w:rPr>
        <w:t xml:space="preserve">(how to use) </w:t>
      </w:r>
      <w:r w:rsidR="00F00FAC">
        <w:rPr>
          <w:rFonts w:asciiTheme="minorHAnsi" w:hAnsiTheme="minorHAnsi" w:cstheme="minorHAnsi"/>
          <w:sz w:val="22"/>
          <w:szCs w:val="22"/>
        </w:rPr>
        <w:t xml:space="preserve">the </w:t>
      </w:r>
      <w:r w:rsidR="00716FB1">
        <w:rPr>
          <w:rFonts w:asciiTheme="minorHAnsi" w:hAnsiTheme="minorHAnsi" w:cstheme="minorHAnsi"/>
          <w:sz w:val="22"/>
          <w:szCs w:val="22"/>
        </w:rPr>
        <w:t>s</w:t>
      </w:r>
      <w:r w:rsidR="00F00FAC">
        <w:rPr>
          <w:rFonts w:asciiTheme="minorHAnsi" w:hAnsiTheme="minorHAnsi" w:cstheme="minorHAnsi"/>
          <w:sz w:val="22"/>
          <w:szCs w:val="22"/>
        </w:rPr>
        <w:t xml:space="preserve">FSS </w:t>
      </w:r>
      <w:r w:rsidR="00510385">
        <w:rPr>
          <w:rFonts w:asciiTheme="minorHAnsi" w:hAnsiTheme="minorHAnsi" w:cstheme="minorHAnsi"/>
          <w:sz w:val="22"/>
          <w:szCs w:val="22"/>
        </w:rPr>
        <w:t>structure</w:t>
      </w:r>
      <w:r w:rsidR="00716FB1">
        <w:rPr>
          <w:rFonts w:asciiTheme="minorHAnsi" w:hAnsiTheme="minorHAnsi" w:cstheme="minorHAnsi"/>
          <w:sz w:val="22"/>
          <w:szCs w:val="22"/>
        </w:rPr>
        <w:t xml:space="preserve"> and the pre-defined files.</w:t>
      </w:r>
      <w:r w:rsidR="00B20449">
        <w:rPr>
          <w:rFonts w:asciiTheme="minorHAnsi" w:hAnsiTheme="minorHAnsi" w:cstheme="minorHAnsi"/>
          <w:sz w:val="22"/>
          <w:szCs w:val="22"/>
        </w:rPr>
        <w:t xml:space="preserve"> </w:t>
      </w:r>
      <w:r w:rsidR="00B20449" w:rsidRPr="00B20449">
        <w:rPr>
          <w:rFonts w:asciiTheme="minorHAnsi" w:hAnsiTheme="minorHAnsi" w:cstheme="minorHAnsi"/>
          <w:sz w:val="22"/>
          <w:szCs w:val="22"/>
        </w:rPr>
        <w:t xml:space="preserve">The sFSS structure and files </w:t>
      </w:r>
      <w:r w:rsidR="00447E2A">
        <w:rPr>
          <w:rFonts w:asciiTheme="minorHAnsi" w:hAnsiTheme="minorHAnsi" w:cstheme="minorHAnsi"/>
          <w:sz w:val="22"/>
          <w:szCs w:val="22"/>
        </w:rPr>
        <w:t>had been</w:t>
      </w:r>
      <w:r w:rsidR="00B20449" w:rsidRPr="00B20449">
        <w:rPr>
          <w:rFonts w:asciiTheme="minorHAnsi" w:hAnsiTheme="minorHAnsi" w:cstheme="minorHAnsi"/>
          <w:sz w:val="22"/>
          <w:szCs w:val="22"/>
        </w:rPr>
        <w:t xml:space="preserve"> agreed upon </w:t>
      </w:r>
      <w:r w:rsidR="00447E2A">
        <w:rPr>
          <w:rFonts w:asciiTheme="minorHAnsi" w:hAnsiTheme="minorHAnsi" w:cstheme="minorHAnsi"/>
          <w:sz w:val="22"/>
          <w:szCs w:val="22"/>
        </w:rPr>
        <w:t>by</w:t>
      </w:r>
      <w:r w:rsidR="00B20449" w:rsidRPr="00B20449">
        <w:rPr>
          <w:rFonts w:asciiTheme="minorHAnsi" w:hAnsiTheme="minorHAnsi" w:cstheme="minorHAnsi"/>
          <w:sz w:val="22"/>
          <w:szCs w:val="22"/>
        </w:rPr>
        <w:t xml:space="preserve"> consensus, but </w:t>
      </w:r>
      <w:r w:rsidR="00B20449">
        <w:rPr>
          <w:rFonts w:asciiTheme="minorHAnsi" w:hAnsiTheme="minorHAnsi" w:cstheme="minorHAnsi"/>
          <w:sz w:val="22"/>
          <w:szCs w:val="22"/>
        </w:rPr>
        <w:t>still was</w:t>
      </w:r>
      <w:r w:rsidR="00B20449" w:rsidRPr="00B20449">
        <w:rPr>
          <w:rFonts w:asciiTheme="minorHAnsi" w:hAnsiTheme="minorHAnsi" w:cstheme="minorHAnsi"/>
          <w:sz w:val="22"/>
          <w:szCs w:val="22"/>
        </w:rPr>
        <w:t xml:space="preserve"> a compromise of different structures </w:t>
      </w:r>
      <w:r w:rsidR="00B20449">
        <w:rPr>
          <w:rFonts w:asciiTheme="minorHAnsi" w:hAnsiTheme="minorHAnsi" w:cstheme="minorHAnsi"/>
          <w:sz w:val="22"/>
          <w:szCs w:val="22"/>
        </w:rPr>
        <w:t xml:space="preserve">previously </w:t>
      </w:r>
      <w:r w:rsidR="00B20449" w:rsidRPr="00B20449">
        <w:rPr>
          <w:rFonts w:asciiTheme="minorHAnsi" w:hAnsiTheme="minorHAnsi" w:cstheme="minorHAnsi"/>
          <w:sz w:val="22"/>
          <w:szCs w:val="22"/>
        </w:rPr>
        <w:t xml:space="preserve">used by </w:t>
      </w:r>
      <w:r w:rsidR="00B20449">
        <w:rPr>
          <w:rFonts w:asciiTheme="minorHAnsi" w:hAnsiTheme="minorHAnsi" w:cstheme="minorHAnsi"/>
          <w:sz w:val="22"/>
          <w:szCs w:val="22"/>
        </w:rPr>
        <w:t>individual</w:t>
      </w:r>
      <w:r w:rsidR="00B20449" w:rsidRPr="00B20449">
        <w:rPr>
          <w:rFonts w:asciiTheme="minorHAnsi" w:hAnsiTheme="minorHAnsi" w:cstheme="minorHAnsi"/>
          <w:sz w:val="22"/>
          <w:szCs w:val="22"/>
        </w:rPr>
        <w:t xml:space="preserve"> group members. As a result, some parts of it seem</w:t>
      </w:r>
      <w:r w:rsidR="00447E2A">
        <w:rPr>
          <w:rFonts w:asciiTheme="minorHAnsi" w:hAnsiTheme="minorHAnsi" w:cstheme="minorHAnsi"/>
          <w:sz w:val="22"/>
          <w:szCs w:val="22"/>
        </w:rPr>
        <w:t>ed</w:t>
      </w:r>
      <w:r w:rsidR="00B20449" w:rsidRPr="00B20449">
        <w:rPr>
          <w:rFonts w:asciiTheme="minorHAnsi" w:hAnsiTheme="minorHAnsi" w:cstheme="minorHAnsi"/>
          <w:sz w:val="22"/>
          <w:szCs w:val="22"/>
        </w:rPr>
        <w:t xml:space="preserve"> illogical to some members</w:t>
      </w:r>
      <w:r w:rsidR="00447E2A">
        <w:rPr>
          <w:rFonts w:asciiTheme="minorHAnsi" w:hAnsiTheme="minorHAnsi" w:cstheme="minorHAnsi"/>
          <w:sz w:val="22"/>
          <w:szCs w:val="22"/>
        </w:rPr>
        <w:t>,</w:t>
      </w:r>
      <w:r w:rsidR="00B20449" w:rsidRPr="00B20449">
        <w:rPr>
          <w:rFonts w:asciiTheme="minorHAnsi" w:hAnsiTheme="minorHAnsi" w:cstheme="minorHAnsi"/>
          <w:sz w:val="22"/>
          <w:szCs w:val="22"/>
        </w:rPr>
        <w:t xml:space="preserve"> who </w:t>
      </w:r>
      <w:r w:rsidR="00214192">
        <w:rPr>
          <w:rFonts w:asciiTheme="minorHAnsi" w:hAnsiTheme="minorHAnsi" w:cstheme="minorHAnsi"/>
          <w:sz w:val="22"/>
          <w:szCs w:val="22"/>
        </w:rPr>
        <w:t>ideally still</w:t>
      </w:r>
      <w:r w:rsidR="00B20449" w:rsidRPr="00B20449">
        <w:rPr>
          <w:rFonts w:asciiTheme="minorHAnsi" w:hAnsiTheme="minorHAnsi" w:cstheme="minorHAnsi"/>
          <w:sz w:val="22"/>
          <w:szCs w:val="22"/>
        </w:rPr>
        <w:t xml:space="preserve"> preferred a different </w:t>
      </w:r>
      <w:r w:rsidR="00214192">
        <w:rPr>
          <w:rFonts w:asciiTheme="minorHAnsi" w:hAnsiTheme="minorHAnsi" w:cstheme="minorHAnsi"/>
          <w:sz w:val="22"/>
          <w:szCs w:val="22"/>
        </w:rPr>
        <w:t>setup</w:t>
      </w:r>
      <w:r w:rsidR="00B20449" w:rsidRPr="00B20449">
        <w:rPr>
          <w:rFonts w:asciiTheme="minorHAnsi" w:hAnsiTheme="minorHAnsi" w:cstheme="minorHAnsi"/>
          <w:sz w:val="22"/>
          <w:szCs w:val="22"/>
        </w:rPr>
        <w:t>.</w:t>
      </w:r>
      <w:r w:rsidR="00097B9B">
        <w:rPr>
          <w:rFonts w:asciiTheme="minorHAnsi" w:hAnsiTheme="minorHAnsi" w:cstheme="minorHAnsi"/>
          <w:sz w:val="22"/>
          <w:szCs w:val="22"/>
        </w:rPr>
        <w:t xml:space="preserve"> In addition, although the </w:t>
      </w:r>
      <w:r w:rsidR="00161EB7">
        <w:rPr>
          <w:rFonts w:asciiTheme="minorHAnsi" w:hAnsiTheme="minorHAnsi" w:cstheme="minorHAnsi"/>
          <w:sz w:val="22"/>
          <w:szCs w:val="22"/>
        </w:rPr>
        <w:t xml:space="preserve">ENCORE </w:t>
      </w:r>
      <w:r w:rsidR="00097B9B">
        <w:rPr>
          <w:rFonts w:asciiTheme="minorHAnsi" w:hAnsiTheme="minorHAnsi" w:cstheme="minorHAnsi"/>
          <w:sz w:val="22"/>
          <w:szCs w:val="22"/>
        </w:rPr>
        <w:t>user guidelines</w:t>
      </w:r>
      <w:r w:rsidR="00161EB7">
        <w:rPr>
          <w:rFonts w:asciiTheme="minorHAnsi" w:hAnsiTheme="minorHAnsi" w:cstheme="minorHAnsi"/>
          <w:sz w:val="22"/>
          <w:szCs w:val="22"/>
        </w:rPr>
        <w:t xml:space="preserve"> and their rationales</w:t>
      </w:r>
      <w:r w:rsidR="00097B9B">
        <w:rPr>
          <w:rFonts w:asciiTheme="minorHAnsi" w:hAnsiTheme="minorHAnsi" w:cstheme="minorHAnsi"/>
          <w:sz w:val="22"/>
          <w:szCs w:val="22"/>
        </w:rPr>
        <w:t xml:space="preserve"> </w:t>
      </w:r>
      <w:r w:rsidR="00447E2A">
        <w:rPr>
          <w:rFonts w:asciiTheme="minorHAnsi" w:hAnsiTheme="minorHAnsi" w:cstheme="minorHAnsi"/>
          <w:sz w:val="22"/>
          <w:szCs w:val="22"/>
        </w:rPr>
        <w:t>had been</w:t>
      </w:r>
      <w:r w:rsidR="00097B9B">
        <w:rPr>
          <w:rFonts w:asciiTheme="minorHAnsi" w:hAnsiTheme="minorHAnsi" w:cstheme="minorHAnsi"/>
          <w:sz w:val="22"/>
          <w:szCs w:val="22"/>
        </w:rPr>
        <w:t xml:space="preserve"> </w:t>
      </w:r>
      <w:r w:rsidR="009413DB">
        <w:rPr>
          <w:rFonts w:asciiTheme="minorHAnsi" w:hAnsiTheme="minorHAnsi" w:cstheme="minorHAnsi"/>
          <w:sz w:val="22"/>
          <w:szCs w:val="22"/>
        </w:rPr>
        <w:t xml:space="preserve">discussed, agreed upon, and </w:t>
      </w:r>
      <w:r w:rsidR="00097B9B">
        <w:rPr>
          <w:rFonts w:asciiTheme="minorHAnsi" w:hAnsiTheme="minorHAnsi" w:cstheme="minorHAnsi"/>
          <w:sz w:val="22"/>
          <w:szCs w:val="22"/>
        </w:rPr>
        <w:t>written down</w:t>
      </w:r>
      <w:r w:rsidR="009413DB">
        <w:rPr>
          <w:rFonts w:asciiTheme="minorHAnsi" w:hAnsiTheme="minorHAnsi" w:cstheme="minorHAnsi"/>
          <w:sz w:val="22"/>
          <w:szCs w:val="22"/>
        </w:rPr>
        <w:t xml:space="preserve">, </w:t>
      </w:r>
      <w:r w:rsidR="00161EB7">
        <w:rPr>
          <w:rFonts w:asciiTheme="minorHAnsi" w:hAnsiTheme="minorHAnsi" w:cstheme="minorHAnsi"/>
          <w:sz w:val="22"/>
          <w:szCs w:val="22"/>
        </w:rPr>
        <w:t>it turned out to be difficult to memorize and apply all these rules</w:t>
      </w:r>
      <w:r w:rsidR="00447E2A">
        <w:rPr>
          <w:rFonts w:asciiTheme="minorHAnsi" w:hAnsiTheme="minorHAnsi" w:cstheme="minorHAnsi"/>
          <w:sz w:val="22"/>
          <w:szCs w:val="22"/>
        </w:rPr>
        <w:t>. I</w:t>
      </w:r>
      <w:r w:rsidR="00161EB7">
        <w:rPr>
          <w:rFonts w:asciiTheme="minorHAnsi" w:hAnsiTheme="minorHAnsi" w:cstheme="minorHAnsi"/>
          <w:sz w:val="22"/>
          <w:szCs w:val="22"/>
        </w:rPr>
        <w:t xml:space="preserve">n our view </w:t>
      </w:r>
      <w:r w:rsidR="00447E2A">
        <w:rPr>
          <w:rFonts w:asciiTheme="minorHAnsi" w:hAnsiTheme="minorHAnsi" w:cstheme="minorHAnsi"/>
          <w:sz w:val="22"/>
          <w:szCs w:val="22"/>
        </w:rPr>
        <w:t>th</w:t>
      </w:r>
      <w:r w:rsidR="000C333F">
        <w:rPr>
          <w:rFonts w:asciiTheme="minorHAnsi" w:hAnsiTheme="minorHAnsi" w:cstheme="minorHAnsi"/>
          <w:sz w:val="22"/>
          <w:szCs w:val="22"/>
        </w:rPr>
        <w:t>is</w:t>
      </w:r>
      <w:r w:rsidR="00447E2A">
        <w:rPr>
          <w:rFonts w:asciiTheme="minorHAnsi" w:hAnsiTheme="minorHAnsi" w:cstheme="minorHAnsi"/>
          <w:sz w:val="22"/>
          <w:szCs w:val="22"/>
        </w:rPr>
        <w:t xml:space="preserve"> is also</w:t>
      </w:r>
      <w:r w:rsidR="000C333F">
        <w:rPr>
          <w:rFonts w:asciiTheme="minorHAnsi" w:hAnsiTheme="minorHAnsi" w:cstheme="minorHAnsi"/>
          <w:sz w:val="22"/>
          <w:szCs w:val="22"/>
        </w:rPr>
        <w:t xml:space="preserve"> </w:t>
      </w:r>
      <w:r w:rsidR="00161EB7">
        <w:rPr>
          <w:rFonts w:asciiTheme="minorHAnsi" w:hAnsiTheme="minorHAnsi" w:cstheme="minorHAnsi"/>
          <w:sz w:val="22"/>
          <w:szCs w:val="22"/>
        </w:rPr>
        <w:t xml:space="preserve">one of the </w:t>
      </w:r>
      <w:r w:rsidR="00447E2A">
        <w:rPr>
          <w:rFonts w:asciiTheme="minorHAnsi" w:hAnsiTheme="minorHAnsi" w:cstheme="minorHAnsi"/>
          <w:sz w:val="22"/>
          <w:szCs w:val="22"/>
        </w:rPr>
        <w:t xml:space="preserve">main </w:t>
      </w:r>
      <w:r w:rsidR="00161EB7">
        <w:rPr>
          <w:rFonts w:asciiTheme="minorHAnsi" w:hAnsiTheme="minorHAnsi" w:cstheme="minorHAnsi"/>
          <w:sz w:val="22"/>
          <w:szCs w:val="22"/>
        </w:rPr>
        <w:t>reasons th</w:t>
      </w:r>
      <w:r w:rsidR="000C333F">
        <w:rPr>
          <w:rFonts w:asciiTheme="minorHAnsi" w:hAnsiTheme="minorHAnsi" w:cstheme="minorHAnsi"/>
          <w:sz w:val="22"/>
          <w:szCs w:val="22"/>
        </w:rPr>
        <w:t>at</w:t>
      </w:r>
      <w:r w:rsidR="00161EB7">
        <w:rPr>
          <w:rFonts w:asciiTheme="minorHAnsi" w:hAnsiTheme="minorHAnsi" w:cstheme="minorHAnsi"/>
          <w:sz w:val="22"/>
          <w:szCs w:val="22"/>
        </w:rPr>
        <w:t xml:space="preserve"> </w:t>
      </w:r>
      <w:r w:rsidR="00447E2A">
        <w:rPr>
          <w:rFonts w:asciiTheme="minorHAnsi" w:hAnsiTheme="minorHAnsi" w:cstheme="minorHAnsi"/>
          <w:sz w:val="22"/>
          <w:szCs w:val="22"/>
        </w:rPr>
        <w:t xml:space="preserve">existing </w:t>
      </w:r>
      <w:r w:rsidR="00161EB7">
        <w:rPr>
          <w:rFonts w:asciiTheme="minorHAnsi" w:hAnsiTheme="minorHAnsi" w:cstheme="minorHAnsi"/>
          <w:sz w:val="22"/>
          <w:szCs w:val="22"/>
        </w:rPr>
        <w:t>published guidelines are not consistently applied. At the same time</w:t>
      </w:r>
      <w:r w:rsidR="00C03A5F">
        <w:rPr>
          <w:rFonts w:asciiTheme="minorHAnsi" w:hAnsiTheme="minorHAnsi" w:cstheme="minorHAnsi"/>
          <w:sz w:val="22"/>
          <w:szCs w:val="22"/>
        </w:rPr>
        <w:t>,</w:t>
      </w:r>
      <w:r w:rsidR="00161EB7">
        <w:rPr>
          <w:rFonts w:asciiTheme="minorHAnsi" w:hAnsiTheme="minorHAnsi" w:cstheme="minorHAnsi"/>
          <w:sz w:val="22"/>
          <w:szCs w:val="22"/>
        </w:rPr>
        <w:t xml:space="preserve"> the user documentation was scattered over many files and lost consistency over the evolution of ENCORE.</w:t>
      </w:r>
      <w:r w:rsidR="000C333F">
        <w:rPr>
          <w:rFonts w:asciiTheme="minorHAnsi" w:hAnsiTheme="minorHAnsi" w:cstheme="minorHAnsi"/>
          <w:sz w:val="22"/>
          <w:szCs w:val="22"/>
        </w:rPr>
        <w:t xml:space="preserve"> Th</w:t>
      </w:r>
      <w:r w:rsidR="00447E2A">
        <w:rPr>
          <w:rFonts w:asciiTheme="minorHAnsi" w:hAnsiTheme="minorHAnsi" w:cstheme="minorHAnsi"/>
          <w:sz w:val="22"/>
          <w:szCs w:val="22"/>
        </w:rPr>
        <w:t xml:space="preserve">is prompted the changes incorporated </w:t>
      </w:r>
      <w:r w:rsidR="00447E2A" w:rsidRPr="00161071">
        <w:rPr>
          <w:rFonts w:asciiTheme="minorHAnsi" w:hAnsiTheme="minorHAnsi" w:cstheme="minorHAnsi"/>
          <w:sz w:val="22"/>
          <w:szCs w:val="22"/>
        </w:rPr>
        <w:t>in</w:t>
      </w:r>
      <w:r w:rsidR="000C333F" w:rsidRPr="00161071">
        <w:rPr>
          <w:rFonts w:asciiTheme="minorHAnsi" w:hAnsiTheme="minorHAnsi" w:cstheme="minorHAnsi"/>
          <w:sz w:val="22"/>
          <w:szCs w:val="22"/>
        </w:rPr>
        <w:t xml:space="preserve"> ENCORE 3.5 and 4.0</w:t>
      </w:r>
      <w:r w:rsidR="00447E2A" w:rsidRPr="00161071">
        <w:rPr>
          <w:rFonts w:asciiTheme="minorHAnsi" w:hAnsiTheme="minorHAnsi" w:cstheme="minorHAnsi"/>
          <w:sz w:val="22"/>
          <w:szCs w:val="22"/>
        </w:rPr>
        <w:t xml:space="preserve">. </w:t>
      </w:r>
      <w:r w:rsidR="00214192" w:rsidRPr="00161071">
        <w:rPr>
          <w:rFonts w:asciiTheme="minorHAnsi" w:hAnsiTheme="minorHAnsi" w:cstheme="minorHAnsi"/>
          <w:sz w:val="22"/>
          <w:szCs w:val="22"/>
        </w:rPr>
        <w:t xml:space="preserve">Specifically, these include the </w:t>
      </w:r>
      <w:r w:rsidR="000C333F" w:rsidRPr="00161071">
        <w:rPr>
          <w:rFonts w:asciiTheme="minorHAnsi" w:hAnsiTheme="minorHAnsi" w:cstheme="minorHAnsi"/>
          <w:sz w:val="22"/>
          <w:szCs w:val="22"/>
        </w:rPr>
        <w:t>completion of the Step-by-Step ENCORE Guide (</w:t>
      </w:r>
      <w:r w:rsidR="000C333F" w:rsidRPr="00161071">
        <w:rPr>
          <w:rFonts w:asciiTheme="minorHAnsi" w:hAnsiTheme="minorHAnsi" w:cstheme="minorHAnsi"/>
          <w:b/>
          <w:bCs/>
          <w:sz w:val="22"/>
          <w:szCs w:val="22"/>
        </w:rPr>
        <w:t>Supplementary File 1</w:t>
      </w:r>
      <w:r w:rsidR="000C333F" w:rsidRPr="00161071">
        <w:rPr>
          <w:rFonts w:asciiTheme="minorHAnsi" w:hAnsiTheme="minorHAnsi" w:cstheme="minorHAnsi"/>
          <w:sz w:val="22"/>
          <w:szCs w:val="22"/>
        </w:rPr>
        <w:t>)</w:t>
      </w:r>
      <w:r w:rsidR="00161EB7" w:rsidRPr="00161071">
        <w:rPr>
          <w:rFonts w:asciiTheme="minorHAnsi" w:hAnsiTheme="minorHAnsi" w:cstheme="minorHAnsi"/>
          <w:sz w:val="22"/>
          <w:szCs w:val="22"/>
        </w:rPr>
        <w:t xml:space="preserve"> </w:t>
      </w:r>
      <w:r w:rsidR="000C333F" w:rsidRPr="00161071">
        <w:rPr>
          <w:rFonts w:asciiTheme="minorHAnsi" w:hAnsiTheme="minorHAnsi" w:cstheme="minorHAnsi"/>
          <w:sz w:val="22"/>
          <w:szCs w:val="22"/>
        </w:rPr>
        <w:t xml:space="preserve">and the merger of documentation and templates directly in the README files (e.g., </w:t>
      </w:r>
      <w:r w:rsidR="000C333F" w:rsidRPr="00161071">
        <w:rPr>
          <w:rFonts w:asciiTheme="minorHAnsi" w:hAnsiTheme="minorHAnsi" w:cstheme="minorHAnsi"/>
          <w:b/>
          <w:bCs/>
          <w:sz w:val="22"/>
          <w:szCs w:val="22"/>
        </w:rPr>
        <w:t>Supplementary File 3</w:t>
      </w:r>
      <w:r w:rsidR="000C333F" w:rsidRPr="00161071">
        <w:rPr>
          <w:rFonts w:asciiTheme="minorHAnsi" w:hAnsiTheme="minorHAnsi" w:cstheme="minorHAnsi"/>
          <w:sz w:val="22"/>
          <w:szCs w:val="22"/>
        </w:rPr>
        <w:t xml:space="preserve">). </w:t>
      </w:r>
      <w:r w:rsidR="009B0718" w:rsidRPr="00161071">
        <w:rPr>
          <w:rFonts w:asciiTheme="minorHAnsi" w:hAnsiTheme="minorHAnsi" w:cstheme="minorHAnsi"/>
          <w:sz w:val="22"/>
          <w:szCs w:val="22"/>
        </w:rPr>
        <w:t xml:space="preserve">Third, </w:t>
      </w:r>
      <w:r w:rsidR="003F26AA" w:rsidRPr="00161071">
        <w:rPr>
          <w:rFonts w:asciiTheme="minorHAnsi" w:hAnsiTheme="minorHAnsi" w:cstheme="minorHAnsi"/>
          <w:sz w:val="22"/>
          <w:szCs w:val="22"/>
        </w:rPr>
        <w:t>the</w:t>
      </w:r>
      <w:r w:rsidR="00447E2A">
        <w:rPr>
          <w:rFonts w:asciiTheme="minorHAnsi" w:hAnsiTheme="minorHAnsi" w:cstheme="minorHAnsi"/>
          <w:sz w:val="22"/>
          <w:szCs w:val="22"/>
        </w:rPr>
        <w:t xml:space="preserve"> provided </w:t>
      </w:r>
      <w:r w:rsidR="003F26AA">
        <w:rPr>
          <w:rFonts w:asciiTheme="minorHAnsi" w:hAnsiTheme="minorHAnsi" w:cstheme="minorHAnsi"/>
          <w:sz w:val="22"/>
          <w:szCs w:val="22"/>
        </w:rPr>
        <w:t xml:space="preserve">level of detail for </w:t>
      </w:r>
      <w:r w:rsidR="00447E2A">
        <w:rPr>
          <w:rFonts w:asciiTheme="minorHAnsi" w:hAnsiTheme="minorHAnsi" w:cstheme="minorHAnsi"/>
          <w:sz w:val="22"/>
          <w:szCs w:val="22"/>
        </w:rPr>
        <w:t xml:space="preserve">the documentation of </w:t>
      </w:r>
      <w:r w:rsidR="003F26AA">
        <w:rPr>
          <w:rFonts w:asciiTheme="minorHAnsi" w:hAnsiTheme="minorHAnsi" w:cstheme="minorHAnsi"/>
          <w:sz w:val="22"/>
          <w:szCs w:val="22"/>
        </w:rPr>
        <w:t>most projects was inadequate</w:t>
      </w:r>
      <w:r w:rsidR="00C03A5F">
        <w:rPr>
          <w:rFonts w:asciiTheme="minorHAnsi" w:hAnsiTheme="minorHAnsi" w:cstheme="minorHAnsi"/>
          <w:sz w:val="22"/>
          <w:szCs w:val="22"/>
        </w:rPr>
        <w:t>,</w:t>
      </w:r>
      <w:r w:rsidR="003F26AA">
        <w:rPr>
          <w:rFonts w:asciiTheme="minorHAnsi" w:hAnsiTheme="minorHAnsi" w:cstheme="minorHAnsi"/>
          <w:sz w:val="22"/>
          <w:szCs w:val="22"/>
        </w:rPr>
        <w:t xml:space="preserve"> partially caused by unclear </w:t>
      </w:r>
      <w:r w:rsidR="00447E2A">
        <w:rPr>
          <w:rFonts w:asciiTheme="minorHAnsi" w:hAnsiTheme="minorHAnsi" w:cstheme="minorHAnsi"/>
          <w:sz w:val="22"/>
          <w:szCs w:val="22"/>
        </w:rPr>
        <w:t>guidelines</w:t>
      </w:r>
      <w:r w:rsidR="003F26AA">
        <w:rPr>
          <w:rFonts w:asciiTheme="minorHAnsi" w:hAnsiTheme="minorHAnsi" w:cstheme="minorHAnsi"/>
          <w:sz w:val="22"/>
          <w:szCs w:val="22"/>
        </w:rPr>
        <w:t>. For example, it was not always clear how to run the software</w:t>
      </w:r>
      <w:r w:rsidR="00784319">
        <w:rPr>
          <w:rFonts w:asciiTheme="minorHAnsi" w:hAnsiTheme="minorHAnsi" w:cstheme="minorHAnsi"/>
          <w:sz w:val="22"/>
          <w:szCs w:val="22"/>
        </w:rPr>
        <w:t xml:space="preserve"> because </w:t>
      </w:r>
      <w:r w:rsidR="00961DB8">
        <w:rPr>
          <w:rFonts w:asciiTheme="minorHAnsi" w:hAnsiTheme="minorHAnsi" w:cstheme="minorHAnsi"/>
          <w:sz w:val="22"/>
          <w:szCs w:val="22"/>
        </w:rPr>
        <w:t>our</w:t>
      </w:r>
      <w:r w:rsidR="00784319">
        <w:rPr>
          <w:rFonts w:asciiTheme="minorHAnsi" w:hAnsiTheme="minorHAnsi" w:cstheme="minorHAnsi"/>
          <w:sz w:val="22"/>
          <w:szCs w:val="22"/>
        </w:rPr>
        <w:t xml:space="preserve"> guidelines </w:t>
      </w:r>
      <w:r w:rsidR="00961DB8">
        <w:rPr>
          <w:rFonts w:asciiTheme="minorHAnsi" w:hAnsiTheme="minorHAnsi" w:cstheme="minorHAnsi"/>
          <w:sz w:val="22"/>
          <w:szCs w:val="22"/>
        </w:rPr>
        <w:t xml:space="preserve">didn’t </w:t>
      </w:r>
      <w:r w:rsidR="00784319">
        <w:rPr>
          <w:rFonts w:asciiTheme="minorHAnsi" w:hAnsiTheme="minorHAnsi" w:cstheme="minorHAnsi"/>
          <w:sz w:val="22"/>
          <w:szCs w:val="22"/>
        </w:rPr>
        <w:t>ma</w:t>
      </w:r>
      <w:r w:rsidR="00961DB8">
        <w:rPr>
          <w:rFonts w:asciiTheme="minorHAnsi" w:hAnsiTheme="minorHAnsi" w:cstheme="minorHAnsi"/>
          <w:sz w:val="22"/>
          <w:szCs w:val="22"/>
        </w:rPr>
        <w:t>k</w:t>
      </w:r>
      <w:r w:rsidR="00784319">
        <w:rPr>
          <w:rFonts w:asciiTheme="minorHAnsi" w:hAnsiTheme="minorHAnsi" w:cstheme="minorHAnsi"/>
          <w:sz w:val="22"/>
          <w:szCs w:val="22"/>
        </w:rPr>
        <w:t xml:space="preserve">e explicit </w:t>
      </w:r>
      <w:r w:rsidR="00961DB8">
        <w:rPr>
          <w:rFonts w:asciiTheme="minorHAnsi" w:hAnsiTheme="minorHAnsi" w:cstheme="minorHAnsi"/>
          <w:sz w:val="22"/>
          <w:szCs w:val="22"/>
        </w:rPr>
        <w:t>how this should be document</w:t>
      </w:r>
      <w:r w:rsidR="00B6726B">
        <w:rPr>
          <w:rFonts w:asciiTheme="minorHAnsi" w:hAnsiTheme="minorHAnsi" w:cstheme="minorHAnsi"/>
          <w:sz w:val="22"/>
          <w:szCs w:val="22"/>
        </w:rPr>
        <w:t>ed</w:t>
      </w:r>
      <w:r w:rsidR="00961DB8">
        <w:rPr>
          <w:rFonts w:asciiTheme="minorHAnsi" w:hAnsiTheme="minorHAnsi" w:cstheme="minorHAnsi"/>
          <w:sz w:val="22"/>
          <w:szCs w:val="22"/>
        </w:rPr>
        <w:t xml:space="preserve"> and at what level of detail.</w:t>
      </w:r>
      <w:r w:rsidR="00B20449">
        <w:rPr>
          <w:rFonts w:asciiTheme="minorHAnsi" w:hAnsiTheme="minorHAnsi" w:cstheme="minorHAnsi"/>
          <w:sz w:val="22"/>
          <w:szCs w:val="22"/>
        </w:rPr>
        <w:t xml:space="preserve"> </w:t>
      </w:r>
      <w:r w:rsidR="00B20449" w:rsidRPr="00B20449">
        <w:rPr>
          <w:rFonts w:asciiTheme="minorHAnsi" w:hAnsiTheme="minorHAnsi" w:cstheme="minorHAnsi"/>
          <w:sz w:val="22"/>
          <w:szCs w:val="22"/>
        </w:rPr>
        <w:t>One specific issue was th</w:t>
      </w:r>
      <w:r w:rsidR="00B26D7D">
        <w:rPr>
          <w:rFonts w:asciiTheme="minorHAnsi" w:hAnsiTheme="minorHAnsi" w:cstheme="minorHAnsi"/>
          <w:sz w:val="22"/>
          <w:szCs w:val="22"/>
        </w:rPr>
        <w:t>at the lab journal often did not contain an</w:t>
      </w:r>
      <w:r w:rsidR="00B20449" w:rsidRPr="00B20449">
        <w:rPr>
          <w:rFonts w:asciiTheme="minorHAnsi" w:hAnsiTheme="minorHAnsi" w:cstheme="minorHAnsi"/>
          <w:sz w:val="22"/>
          <w:szCs w:val="22"/>
        </w:rPr>
        <w:t xml:space="preserve"> </w:t>
      </w:r>
      <w:r w:rsidR="00B26D7D">
        <w:rPr>
          <w:rFonts w:asciiTheme="minorHAnsi" w:hAnsiTheme="minorHAnsi" w:cstheme="minorHAnsi"/>
          <w:sz w:val="22"/>
          <w:szCs w:val="22"/>
        </w:rPr>
        <w:t xml:space="preserve">adequate </w:t>
      </w:r>
      <w:r w:rsidR="00B20449" w:rsidRPr="00B20449">
        <w:rPr>
          <w:rFonts w:asciiTheme="minorHAnsi" w:hAnsiTheme="minorHAnsi" w:cstheme="minorHAnsi"/>
          <w:sz w:val="22"/>
          <w:szCs w:val="22"/>
        </w:rPr>
        <w:t>summar</w:t>
      </w:r>
      <w:r w:rsidR="00B26D7D">
        <w:rPr>
          <w:rFonts w:asciiTheme="minorHAnsi" w:hAnsiTheme="minorHAnsi" w:cstheme="minorHAnsi"/>
          <w:sz w:val="22"/>
          <w:szCs w:val="22"/>
        </w:rPr>
        <w:t>y</w:t>
      </w:r>
      <w:r w:rsidR="00B20449" w:rsidRPr="00B20449">
        <w:rPr>
          <w:rFonts w:asciiTheme="minorHAnsi" w:hAnsiTheme="minorHAnsi" w:cstheme="minorHAnsi"/>
          <w:sz w:val="22"/>
          <w:szCs w:val="22"/>
        </w:rPr>
        <w:t xml:space="preserve"> of </w:t>
      </w:r>
      <w:r w:rsidR="00B26D7D">
        <w:rPr>
          <w:rFonts w:asciiTheme="minorHAnsi" w:hAnsiTheme="minorHAnsi" w:cstheme="minorHAnsi"/>
          <w:sz w:val="22"/>
          <w:szCs w:val="22"/>
        </w:rPr>
        <w:t>(supervisory) meetings</w:t>
      </w:r>
      <w:r w:rsidR="00B20449" w:rsidRPr="00B20449">
        <w:rPr>
          <w:rFonts w:asciiTheme="minorHAnsi" w:hAnsiTheme="minorHAnsi" w:cstheme="minorHAnsi"/>
          <w:sz w:val="22"/>
          <w:szCs w:val="22"/>
        </w:rPr>
        <w:t xml:space="preserve"> and email exchanges</w:t>
      </w:r>
      <w:r w:rsidR="00B26D7D">
        <w:rPr>
          <w:rFonts w:asciiTheme="minorHAnsi" w:hAnsiTheme="minorHAnsi" w:cstheme="minorHAnsi"/>
          <w:sz w:val="22"/>
          <w:szCs w:val="22"/>
        </w:rPr>
        <w:t>.</w:t>
      </w:r>
      <w:r w:rsidR="003F26AA">
        <w:rPr>
          <w:rFonts w:asciiTheme="minorHAnsi" w:hAnsiTheme="minorHAnsi" w:cstheme="minorHAnsi"/>
          <w:sz w:val="22"/>
          <w:szCs w:val="22"/>
        </w:rPr>
        <w:t xml:space="preserve"> It was </w:t>
      </w:r>
      <w:r w:rsidR="00B26D7D">
        <w:rPr>
          <w:rFonts w:asciiTheme="minorHAnsi" w:hAnsiTheme="minorHAnsi" w:cstheme="minorHAnsi"/>
          <w:sz w:val="22"/>
          <w:szCs w:val="22"/>
        </w:rPr>
        <w:t xml:space="preserve">therefore </w:t>
      </w:r>
      <w:r w:rsidR="003F26AA">
        <w:rPr>
          <w:rFonts w:asciiTheme="minorHAnsi" w:hAnsiTheme="minorHAnsi" w:cstheme="minorHAnsi"/>
          <w:sz w:val="22"/>
          <w:szCs w:val="22"/>
        </w:rPr>
        <w:t>agreed that it is the responsibility of the project team to ensure t</w:t>
      </w:r>
      <w:r w:rsidR="00B26D7D">
        <w:rPr>
          <w:rFonts w:asciiTheme="minorHAnsi" w:hAnsiTheme="minorHAnsi" w:cstheme="minorHAnsi"/>
          <w:sz w:val="22"/>
          <w:szCs w:val="22"/>
        </w:rPr>
        <w:t>hat</w:t>
      </w:r>
      <w:r w:rsidR="003F26AA">
        <w:rPr>
          <w:rFonts w:asciiTheme="minorHAnsi" w:hAnsiTheme="minorHAnsi" w:cstheme="minorHAnsi"/>
          <w:sz w:val="22"/>
          <w:szCs w:val="22"/>
        </w:rPr>
        <w:t xml:space="preserve"> all relevant documentation is </w:t>
      </w:r>
      <w:r w:rsidR="00B26D7D">
        <w:rPr>
          <w:rFonts w:asciiTheme="minorHAnsi" w:hAnsiTheme="minorHAnsi" w:cstheme="minorHAnsi"/>
          <w:sz w:val="22"/>
          <w:szCs w:val="22"/>
        </w:rPr>
        <w:t>incorporated in the</w:t>
      </w:r>
      <w:r w:rsidR="003F26AA">
        <w:rPr>
          <w:rFonts w:asciiTheme="minorHAnsi" w:hAnsiTheme="minorHAnsi" w:cstheme="minorHAnsi"/>
          <w:sz w:val="22"/>
          <w:szCs w:val="22"/>
        </w:rPr>
        <w:t xml:space="preserve"> sFSS. Finally, </w:t>
      </w:r>
      <w:r w:rsidR="00B6726B">
        <w:rPr>
          <w:rFonts w:asciiTheme="minorHAnsi" w:hAnsiTheme="minorHAnsi" w:cstheme="minorHAnsi"/>
          <w:sz w:val="22"/>
          <w:szCs w:val="22"/>
        </w:rPr>
        <w:t xml:space="preserve">it became clear that </w:t>
      </w:r>
      <w:r w:rsidR="00961DB8">
        <w:rPr>
          <w:rFonts w:asciiTheme="minorHAnsi" w:hAnsiTheme="minorHAnsi" w:cstheme="minorHAnsi"/>
          <w:sz w:val="22"/>
          <w:szCs w:val="22"/>
        </w:rPr>
        <w:t>project organization</w:t>
      </w:r>
      <w:r w:rsidR="000C333F">
        <w:rPr>
          <w:rFonts w:asciiTheme="minorHAnsi" w:hAnsiTheme="minorHAnsi" w:cstheme="minorHAnsi"/>
          <w:sz w:val="22"/>
          <w:szCs w:val="22"/>
        </w:rPr>
        <w:t xml:space="preserve"> and documentation often had low</w:t>
      </w:r>
      <w:r w:rsidR="00CA6BF1">
        <w:rPr>
          <w:rFonts w:asciiTheme="minorHAnsi" w:hAnsiTheme="minorHAnsi" w:cstheme="minorHAnsi"/>
          <w:sz w:val="22"/>
          <w:szCs w:val="22"/>
        </w:rPr>
        <w:t>er</w:t>
      </w:r>
      <w:r w:rsidR="000C333F">
        <w:rPr>
          <w:rFonts w:asciiTheme="minorHAnsi" w:hAnsiTheme="minorHAnsi" w:cstheme="minorHAnsi"/>
          <w:sz w:val="22"/>
          <w:szCs w:val="22"/>
        </w:rPr>
        <w:t xml:space="preserve"> priority </w:t>
      </w:r>
      <w:r w:rsidR="00CA6BF1">
        <w:rPr>
          <w:rFonts w:asciiTheme="minorHAnsi" w:hAnsiTheme="minorHAnsi" w:cstheme="minorHAnsi"/>
          <w:sz w:val="22"/>
          <w:szCs w:val="22"/>
        </w:rPr>
        <w:t>than</w:t>
      </w:r>
      <w:r w:rsidR="000C333F">
        <w:rPr>
          <w:rFonts w:asciiTheme="minorHAnsi" w:hAnsiTheme="minorHAnsi" w:cstheme="minorHAnsi"/>
          <w:sz w:val="22"/>
          <w:szCs w:val="22"/>
        </w:rPr>
        <w:t xml:space="preserve"> doing the actual research.</w:t>
      </w:r>
      <w:r w:rsidR="009B0718" w:rsidRPr="009B0718">
        <w:rPr>
          <w:rFonts w:asciiTheme="minorHAnsi" w:hAnsiTheme="minorHAnsi" w:cstheme="minorHAnsi"/>
          <w:sz w:val="22"/>
          <w:szCs w:val="22"/>
        </w:rPr>
        <w:t xml:space="preserve"> </w:t>
      </w:r>
      <w:r w:rsidR="009B0718">
        <w:rPr>
          <w:rFonts w:asciiTheme="minorHAnsi" w:hAnsiTheme="minorHAnsi" w:cstheme="minorHAnsi"/>
          <w:sz w:val="22"/>
          <w:szCs w:val="22"/>
        </w:rPr>
        <w:t>For these reasons</w:t>
      </w:r>
      <w:r w:rsidR="00FC0127">
        <w:rPr>
          <w:rFonts w:asciiTheme="minorHAnsi" w:hAnsiTheme="minorHAnsi" w:cstheme="minorHAnsi"/>
          <w:sz w:val="22"/>
          <w:szCs w:val="22"/>
        </w:rPr>
        <w:t>,</w:t>
      </w:r>
      <w:r w:rsidR="009B0718">
        <w:rPr>
          <w:rFonts w:asciiTheme="minorHAnsi" w:hAnsiTheme="minorHAnsi" w:cstheme="minorHAnsi"/>
          <w:sz w:val="22"/>
          <w:szCs w:val="22"/>
        </w:rPr>
        <w:t xml:space="preserve"> most projects did not fully adhere to the ENCORE guidelines. Nevertheless, we decided to keep the approach mandatory and to only make minor changes to the current template to </w:t>
      </w:r>
      <w:r w:rsidR="0005414A">
        <w:rPr>
          <w:rFonts w:asciiTheme="minorHAnsi" w:hAnsiTheme="minorHAnsi" w:cstheme="minorHAnsi"/>
          <w:sz w:val="22"/>
          <w:szCs w:val="22"/>
        </w:rPr>
        <w:t>prevent delay in its further development.</w:t>
      </w:r>
    </w:p>
    <w:p w14:paraId="53CC3E67" w14:textId="77777777" w:rsidR="0037385E" w:rsidRDefault="0037385E" w:rsidP="003C355D">
      <w:pPr>
        <w:spacing w:line="276" w:lineRule="auto"/>
        <w:rPr>
          <w:rFonts w:asciiTheme="minorHAnsi" w:eastAsia="Times New Roman" w:hAnsiTheme="minorHAnsi" w:cstheme="minorHAnsi"/>
          <w:bCs/>
          <w:sz w:val="22"/>
          <w:szCs w:val="22"/>
        </w:rPr>
      </w:pPr>
    </w:p>
    <w:p w14:paraId="5901A927" w14:textId="650AE1D1" w:rsidR="00E21F55" w:rsidRDefault="0089075D" w:rsidP="00E21F55">
      <w:pPr>
        <w:spacing w:line="276" w:lineRule="auto"/>
        <w:rPr>
          <w:rFonts w:asciiTheme="minorHAnsi" w:eastAsia="Times New Roman" w:hAnsiTheme="minorHAnsi" w:cstheme="minorHAnsi"/>
          <w:bCs/>
          <w:i/>
          <w:iCs/>
          <w:sz w:val="22"/>
          <w:szCs w:val="22"/>
        </w:rPr>
      </w:pPr>
      <w:r>
        <w:rPr>
          <w:rFonts w:asciiTheme="minorHAnsi" w:eastAsia="Times New Roman" w:hAnsiTheme="minorHAnsi" w:cstheme="minorHAnsi"/>
          <w:bCs/>
          <w:i/>
          <w:iCs/>
          <w:sz w:val="22"/>
          <w:szCs w:val="22"/>
        </w:rPr>
        <w:t xml:space="preserve">Using </w:t>
      </w:r>
      <w:r w:rsidR="00476F55">
        <w:rPr>
          <w:rFonts w:asciiTheme="minorHAnsi" w:eastAsia="Times New Roman" w:hAnsiTheme="minorHAnsi" w:cstheme="minorHAnsi"/>
          <w:bCs/>
          <w:i/>
          <w:iCs/>
          <w:sz w:val="22"/>
          <w:szCs w:val="22"/>
        </w:rPr>
        <w:t>remote</w:t>
      </w:r>
      <w:r w:rsidR="009B5A68">
        <w:rPr>
          <w:rFonts w:asciiTheme="minorHAnsi" w:eastAsia="Times New Roman" w:hAnsiTheme="minorHAnsi" w:cstheme="minorHAnsi"/>
          <w:bCs/>
          <w:i/>
          <w:iCs/>
          <w:sz w:val="22"/>
          <w:szCs w:val="22"/>
        </w:rPr>
        <w:t xml:space="preserve"> computer systems with </w:t>
      </w:r>
      <w:r w:rsidR="00C36F43">
        <w:rPr>
          <w:rFonts w:asciiTheme="minorHAnsi" w:eastAsia="Times New Roman" w:hAnsiTheme="minorHAnsi" w:cstheme="minorHAnsi"/>
          <w:bCs/>
          <w:i/>
          <w:iCs/>
          <w:sz w:val="22"/>
          <w:szCs w:val="22"/>
        </w:rPr>
        <w:t>EN</w:t>
      </w:r>
      <w:r>
        <w:rPr>
          <w:rFonts w:asciiTheme="minorHAnsi" w:eastAsia="Times New Roman" w:hAnsiTheme="minorHAnsi" w:cstheme="minorHAnsi"/>
          <w:bCs/>
          <w:i/>
          <w:iCs/>
          <w:sz w:val="22"/>
          <w:szCs w:val="22"/>
        </w:rPr>
        <w:t>CORE</w:t>
      </w:r>
      <w:r w:rsidR="00C36F43">
        <w:rPr>
          <w:rFonts w:asciiTheme="minorHAnsi" w:eastAsia="Times New Roman" w:hAnsiTheme="minorHAnsi" w:cstheme="minorHAnsi"/>
          <w:bCs/>
          <w:i/>
          <w:iCs/>
          <w:sz w:val="22"/>
          <w:szCs w:val="22"/>
        </w:rPr>
        <w:t xml:space="preserve"> </w:t>
      </w:r>
    </w:p>
    <w:p w14:paraId="5FBAC789" w14:textId="6286DD65" w:rsidR="00842FDF" w:rsidRDefault="00704371" w:rsidP="00704371">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 xml:space="preserve">Most of </w:t>
      </w:r>
      <w:r w:rsidR="001D395F">
        <w:rPr>
          <w:rFonts w:asciiTheme="minorHAnsi" w:eastAsia="Times New Roman" w:hAnsiTheme="minorHAnsi" w:cstheme="minorHAnsi"/>
          <w:bCs/>
          <w:sz w:val="22"/>
          <w:szCs w:val="22"/>
        </w:rPr>
        <w:t xml:space="preserve">our </w:t>
      </w:r>
      <w:r>
        <w:rPr>
          <w:rFonts w:asciiTheme="minorHAnsi" w:eastAsia="Times New Roman" w:hAnsiTheme="minorHAnsi" w:cstheme="minorHAnsi"/>
          <w:bCs/>
          <w:sz w:val="22"/>
          <w:szCs w:val="22"/>
        </w:rPr>
        <w:t xml:space="preserve">ENCORE </w:t>
      </w:r>
      <w:r w:rsidR="001D395F">
        <w:rPr>
          <w:rFonts w:asciiTheme="minorHAnsi" w:eastAsia="Times New Roman" w:hAnsiTheme="minorHAnsi" w:cstheme="minorHAnsi"/>
          <w:bCs/>
          <w:sz w:val="22"/>
          <w:szCs w:val="22"/>
        </w:rPr>
        <w:t>projects reside in the cloud</w:t>
      </w:r>
      <w:r>
        <w:rPr>
          <w:rFonts w:asciiTheme="minorHAnsi" w:eastAsia="Times New Roman" w:hAnsiTheme="minorHAnsi" w:cstheme="minorHAnsi"/>
          <w:bCs/>
          <w:sz w:val="22"/>
          <w:szCs w:val="22"/>
        </w:rPr>
        <w:t xml:space="preserve"> and are synchronized with the local computers</w:t>
      </w:r>
      <w:r w:rsidR="00476F55">
        <w:rPr>
          <w:rFonts w:asciiTheme="minorHAnsi" w:eastAsia="Times New Roman" w:hAnsiTheme="minorHAnsi" w:cstheme="minorHAnsi"/>
          <w:bCs/>
          <w:sz w:val="22"/>
          <w:szCs w:val="22"/>
        </w:rPr>
        <w:t xml:space="preserve"> (e.g., laptop)</w:t>
      </w:r>
      <w:r>
        <w:rPr>
          <w:rFonts w:asciiTheme="minorHAnsi" w:eastAsia="Times New Roman" w:hAnsiTheme="minorHAnsi" w:cstheme="minorHAnsi"/>
          <w:bCs/>
          <w:sz w:val="22"/>
          <w:szCs w:val="22"/>
        </w:rPr>
        <w:t xml:space="preserve"> of the project participants. However, it is not uncommon to use </w:t>
      </w:r>
      <w:r w:rsidR="00476F55">
        <w:rPr>
          <w:rFonts w:asciiTheme="minorHAnsi" w:eastAsia="Times New Roman" w:hAnsiTheme="minorHAnsi" w:cstheme="minorHAnsi"/>
          <w:bCs/>
          <w:sz w:val="22"/>
          <w:szCs w:val="22"/>
        </w:rPr>
        <w:t xml:space="preserve">dedicated compute infrastructure </w:t>
      </w:r>
      <w:r>
        <w:rPr>
          <w:rFonts w:asciiTheme="minorHAnsi" w:eastAsia="Times New Roman" w:hAnsiTheme="minorHAnsi" w:cstheme="minorHAnsi"/>
          <w:bCs/>
          <w:sz w:val="22"/>
          <w:szCs w:val="22"/>
        </w:rPr>
        <w:t xml:space="preserve">such as computer clusters to perform (part of) the computations. The sFSS is compatible with </w:t>
      </w:r>
      <w:r w:rsidR="002060D2">
        <w:rPr>
          <w:rFonts w:asciiTheme="minorHAnsi" w:eastAsia="Times New Roman" w:hAnsiTheme="minorHAnsi" w:cstheme="minorHAnsi"/>
          <w:bCs/>
          <w:sz w:val="22"/>
          <w:szCs w:val="22"/>
        </w:rPr>
        <w:t>such</w:t>
      </w:r>
      <w:r>
        <w:rPr>
          <w:rFonts w:asciiTheme="minorHAnsi" w:eastAsia="Times New Roman" w:hAnsiTheme="minorHAnsi" w:cstheme="minorHAnsi"/>
          <w:bCs/>
          <w:sz w:val="22"/>
          <w:szCs w:val="22"/>
        </w:rPr>
        <w:t xml:space="preserve"> scenario. </w:t>
      </w:r>
      <w:r w:rsidR="00476F55">
        <w:rPr>
          <w:rFonts w:asciiTheme="minorHAnsi" w:eastAsia="Times New Roman" w:hAnsiTheme="minorHAnsi" w:cstheme="minorHAnsi"/>
          <w:bCs/>
          <w:sz w:val="22"/>
          <w:szCs w:val="22"/>
        </w:rPr>
        <w:t>One</w:t>
      </w:r>
      <w:r>
        <w:rPr>
          <w:rFonts w:asciiTheme="minorHAnsi" w:eastAsia="Times New Roman" w:hAnsiTheme="minorHAnsi" w:cstheme="minorHAnsi"/>
          <w:bCs/>
          <w:sz w:val="22"/>
          <w:szCs w:val="22"/>
        </w:rPr>
        <w:t xml:space="preserve"> may simply </w:t>
      </w:r>
      <w:r w:rsidR="0057709F">
        <w:rPr>
          <w:rFonts w:asciiTheme="minorHAnsi" w:eastAsia="Times New Roman" w:hAnsiTheme="minorHAnsi" w:cstheme="minorHAnsi"/>
          <w:bCs/>
          <w:sz w:val="22"/>
          <w:szCs w:val="22"/>
        </w:rPr>
        <w:t>transfer</w:t>
      </w:r>
      <w:r>
        <w:rPr>
          <w:rFonts w:asciiTheme="minorHAnsi" w:eastAsia="Times New Roman" w:hAnsiTheme="minorHAnsi" w:cstheme="minorHAnsi"/>
          <w:bCs/>
          <w:sz w:val="22"/>
          <w:szCs w:val="22"/>
        </w:rPr>
        <w:t xml:space="preserve"> (part of) the sFSS to the </w:t>
      </w:r>
      <w:r w:rsidR="00476F55">
        <w:rPr>
          <w:rFonts w:asciiTheme="minorHAnsi" w:eastAsia="Times New Roman" w:hAnsiTheme="minorHAnsi" w:cstheme="minorHAnsi"/>
          <w:bCs/>
          <w:sz w:val="22"/>
          <w:szCs w:val="22"/>
        </w:rPr>
        <w:t xml:space="preserve">remote system and, subsequently, </w:t>
      </w:r>
      <w:r>
        <w:rPr>
          <w:rFonts w:asciiTheme="minorHAnsi" w:eastAsia="Times New Roman" w:hAnsiTheme="minorHAnsi" w:cstheme="minorHAnsi"/>
          <w:bCs/>
          <w:sz w:val="22"/>
          <w:szCs w:val="22"/>
        </w:rPr>
        <w:t>perform the calculations</w:t>
      </w:r>
      <w:r w:rsidR="00161071">
        <w:rPr>
          <w:rFonts w:asciiTheme="minorHAnsi" w:eastAsia="Times New Roman" w:hAnsiTheme="minorHAnsi" w:cstheme="minorHAnsi"/>
          <w:bCs/>
          <w:sz w:val="22"/>
          <w:szCs w:val="22"/>
        </w:rPr>
        <w:t xml:space="preserve"> there</w:t>
      </w:r>
      <w:r w:rsidR="00476F55">
        <w:rPr>
          <w:rFonts w:asciiTheme="minorHAnsi" w:eastAsia="Times New Roman" w:hAnsiTheme="minorHAnsi" w:cstheme="minorHAnsi"/>
          <w:bCs/>
          <w:sz w:val="22"/>
          <w:szCs w:val="22"/>
        </w:rPr>
        <w:t xml:space="preserve">. Results can then be </w:t>
      </w:r>
      <w:r w:rsidR="0057709F">
        <w:rPr>
          <w:rFonts w:asciiTheme="minorHAnsi" w:eastAsia="Times New Roman" w:hAnsiTheme="minorHAnsi" w:cstheme="minorHAnsi"/>
          <w:bCs/>
          <w:sz w:val="22"/>
          <w:szCs w:val="22"/>
        </w:rPr>
        <w:t>transferred</w:t>
      </w:r>
      <w:r w:rsidR="00476F55">
        <w:rPr>
          <w:rFonts w:asciiTheme="minorHAnsi" w:eastAsia="Times New Roman" w:hAnsiTheme="minorHAnsi" w:cstheme="minorHAnsi"/>
          <w:bCs/>
          <w:sz w:val="22"/>
          <w:szCs w:val="22"/>
        </w:rPr>
        <w:t xml:space="preserve"> back to the </w:t>
      </w:r>
      <w:r w:rsidR="00E107F9">
        <w:rPr>
          <w:rFonts w:asciiTheme="minorHAnsi" w:eastAsia="Times New Roman" w:hAnsiTheme="minorHAnsi" w:cstheme="minorHAnsi"/>
          <w:bCs/>
          <w:sz w:val="22"/>
          <w:szCs w:val="22"/>
        </w:rPr>
        <w:t xml:space="preserve">cloud </w:t>
      </w:r>
      <w:r w:rsidR="00161071">
        <w:rPr>
          <w:rFonts w:asciiTheme="minorHAnsi" w:eastAsia="Times New Roman" w:hAnsiTheme="minorHAnsi" w:cstheme="minorHAnsi"/>
          <w:bCs/>
          <w:sz w:val="22"/>
          <w:szCs w:val="22"/>
        </w:rPr>
        <w:t>and</w:t>
      </w:r>
      <w:r w:rsidR="00E107F9">
        <w:rPr>
          <w:rFonts w:asciiTheme="minorHAnsi" w:eastAsia="Times New Roman" w:hAnsiTheme="minorHAnsi" w:cstheme="minorHAnsi"/>
          <w:bCs/>
          <w:sz w:val="22"/>
          <w:szCs w:val="22"/>
        </w:rPr>
        <w:t xml:space="preserve"> </w:t>
      </w:r>
      <w:r w:rsidR="00161071">
        <w:rPr>
          <w:rFonts w:asciiTheme="minorHAnsi" w:eastAsia="Times New Roman" w:hAnsiTheme="minorHAnsi" w:cstheme="minorHAnsi"/>
          <w:bCs/>
          <w:sz w:val="22"/>
          <w:szCs w:val="22"/>
        </w:rPr>
        <w:t xml:space="preserve">local </w:t>
      </w:r>
      <w:r w:rsidR="00161071" w:rsidRPr="00161071">
        <w:rPr>
          <w:rFonts w:asciiTheme="minorHAnsi" w:eastAsia="Times New Roman" w:hAnsiTheme="minorHAnsi" w:cstheme="minorHAnsi"/>
          <w:bCs/>
          <w:sz w:val="22"/>
          <w:szCs w:val="22"/>
        </w:rPr>
        <w:t>computer</w:t>
      </w:r>
      <w:r w:rsidR="00476F55" w:rsidRPr="00161071">
        <w:rPr>
          <w:rFonts w:asciiTheme="minorHAnsi" w:eastAsia="Times New Roman" w:hAnsiTheme="minorHAnsi" w:cstheme="minorHAnsi"/>
          <w:bCs/>
          <w:sz w:val="22"/>
          <w:szCs w:val="22"/>
        </w:rPr>
        <w:t xml:space="preserve"> </w:t>
      </w:r>
      <w:r w:rsidRPr="00161071">
        <w:rPr>
          <w:rFonts w:asciiTheme="minorHAnsi" w:eastAsia="Times New Roman" w:hAnsiTheme="minorHAnsi" w:cstheme="minorHAnsi"/>
          <w:bCs/>
          <w:sz w:val="22"/>
          <w:szCs w:val="22"/>
        </w:rPr>
        <w:t>(</w:t>
      </w:r>
      <w:r w:rsidRPr="00161071">
        <w:rPr>
          <w:rFonts w:asciiTheme="minorHAnsi" w:eastAsia="Times New Roman" w:hAnsiTheme="minorHAnsi" w:cstheme="minorHAnsi"/>
          <w:b/>
          <w:sz w:val="22"/>
          <w:szCs w:val="22"/>
        </w:rPr>
        <w:t>Figure 7</w:t>
      </w:r>
      <w:r w:rsidRPr="00161071">
        <w:rPr>
          <w:rFonts w:asciiTheme="minorHAnsi" w:eastAsia="Times New Roman" w:hAnsiTheme="minorHAnsi" w:cstheme="minorHAnsi"/>
          <w:bCs/>
          <w:sz w:val="22"/>
          <w:szCs w:val="22"/>
        </w:rPr>
        <w:t>).</w:t>
      </w:r>
    </w:p>
    <w:p w14:paraId="1F795939" w14:textId="77777777" w:rsidR="00704371" w:rsidRDefault="00704371" w:rsidP="00704371">
      <w:pPr>
        <w:spacing w:line="276" w:lineRule="auto"/>
        <w:rPr>
          <w:rFonts w:asciiTheme="minorHAnsi" w:eastAsia="Times New Roman" w:hAnsiTheme="minorHAnsi" w:cstheme="minorHAnsi"/>
          <w:bCs/>
          <w:sz w:val="22"/>
          <w:szCs w:val="22"/>
        </w:rPr>
      </w:pPr>
    </w:p>
    <w:p w14:paraId="45776AC6" w14:textId="13F15466" w:rsidR="00704371" w:rsidRDefault="00D36766" w:rsidP="00704371">
      <w:pPr>
        <w:spacing w:line="276" w:lineRule="auto"/>
        <w:jc w:val="center"/>
        <w:rPr>
          <w:rFonts w:asciiTheme="minorHAnsi" w:eastAsia="Times New Roman" w:hAnsiTheme="minorHAnsi" w:cstheme="minorHAnsi"/>
          <w:b/>
          <w:sz w:val="22"/>
          <w:szCs w:val="22"/>
        </w:rPr>
      </w:pPr>
      <w:r>
        <w:rPr>
          <w:rFonts w:asciiTheme="minorHAnsi" w:eastAsia="Times New Roman" w:hAnsiTheme="minorHAnsi" w:cstheme="minorHAnsi"/>
          <w:bCs/>
          <w:sz w:val="22"/>
          <w:szCs w:val="22"/>
        </w:rPr>
        <w:t xml:space="preserve"> </w:t>
      </w:r>
      <w:r w:rsidR="00704371" w:rsidRPr="006411EB">
        <w:rPr>
          <w:rFonts w:asciiTheme="minorHAnsi" w:eastAsia="Times New Roman" w:hAnsiTheme="minorHAnsi" w:cstheme="minorHAnsi"/>
          <w:b/>
          <w:sz w:val="22"/>
          <w:szCs w:val="22"/>
        </w:rPr>
        <w:t xml:space="preserve">[FIGURE </w:t>
      </w:r>
      <w:r w:rsidR="00704371">
        <w:rPr>
          <w:rFonts w:asciiTheme="minorHAnsi" w:eastAsia="Times New Roman" w:hAnsiTheme="minorHAnsi" w:cstheme="minorHAnsi"/>
          <w:b/>
          <w:sz w:val="22"/>
          <w:szCs w:val="22"/>
        </w:rPr>
        <w:t>7</w:t>
      </w:r>
      <w:r w:rsidR="00704371" w:rsidRPr="006411EB">
        <w:rPr>
          <w:rFonts w:asciiTheme="minorHAnsi" w:eastAsia="Times New Roman" w:hAnsiTheme="minorHAnsi" w:cstheme="minorHAnsi"/>
          <w:b/>
          <w:sz w:val="22"/>
          <w:szCs w:val="22"/>
        </w:rPr>
        <w:t>]</w:t>
      </w:r>
    </w:p>
    <w:p w14:paraId="72D2C2E6" w14:textId="61F90AD0" w:rsidR="009B5A68" w:rsidRDefault="009B5A68" w:rsidP="00704371">
      <w:pPr>
        <w:spacing w:line="276" w:lineRule="auto"/>
        <w:jc w:val="center"/>
        <w:rPr>
          <w:rFonts w:asciiTheme="minorHAnsi" w:eastAsia="Times New Roman" w:hAnsiTheme="minorHAnsi" w:cstheme="minorHAnsi"/>
          <w:b/>
          <w:sz w:val="22"/>
          <w:szCs w:val="22"/>
        </w:rPr>
      </w:pPr>
    </w:p>
    <w:p w14:paraId="096B5FD9" w14:textId="77777777" w:rsidR="003F1BFA" w:rsidRDefault="003F1BFA" w:rsidP="00115EC4">
      <w:pPr>
        <w:spacing w:line="276" w:lineRule="auto"/>
        <w:rPr>
          <w:rFonts w:asciiTheme="minorHAnsi" w:eastAsia="Times New Roman" w:hAnsiTheme="minorHAnsi" w:cstheme="minorHAnsi"/>
          <w:b/>
          <w:color w:val="0070C0"/>
          <w:sz w:val="18"/>
          <w:szCs w:val="18"/>
        </w:rPr>
      </w:pPr>
    </w:p>
    <w:p w14:paraId="00028BA5" w14:textId="644C3258" w:rsidR="00476F55" w:rsidRDefault="00476F55" w:rsidP="00115EC4">
      <w:pPr>
        <w:spacing w:line="276" w:lineRule="auto"/>
        <w:rPr>
          <w:rFonts w:asciiTheme="minorHAnsi" w:eastAsia="Times New Roman" w:hAnsiTheme="minorHAnsi" w:cstheme="minorHAnsi"/>
          <w:b/>
          <w:color w:val="0070C0"/>
          <w:sz w:val="18"/>
          <w:szCs w:val="18"/>
        </w:rPr>
      </w:pPr>
    </w:p>
    <w:p w14:paraId="49D4F06B" w14:textId="17C1C41F" w:rsidR="00A0520F" w:rsidRDefault="00A0520F" w:rsidP="00115EC4">
      <w:pPr>
        <w:spacing w:line="276" w:lineRule="auto"/>
        <w:rPr>
          <w:rFonts w:asciiTheme="minorHAnsi" w:eastAsia="Times New Roman" w:hAnsiTheme="minorHAnsi" w:cstheme="minorHAnsi"/>
          <w:b/>
          <w:color w:val="0070C0"/>
          <w:sz w:val="18"/>
          <w:szCs w:val="18"/>
        </w:rPr>
      </w:pPr>
    </w:p>
    <w:p w14:paraId="67915036" w14:textId="44AE7712" w:rsidR="00207C6E" w:rsidRDefault="00207C6E" w:rsidP="001971E7">
      <w:pPr>
        <w:spacing w:line="276" w:lineRule="auto"/>
        <w:rPr>
          <w:rFonts w:asciiTheme="minorHAnsi" w:eastAsia="Times New Roman" w:hAnsiTheme="minorHAnsi" w:cstheme="minorHAnsi"/>
          <w:b/>
          <w:color w:val="0070C0"/>
          <w:sz w:val="18"/>
          <w:szCs w:val="18"/>
        </w:rPr>
      </w:pPr>
      <w:r>
        <w:rPr>
          <w:noProof/>
        </w:rPr>
        <w:lastRenderedPageBreak/>
        <w:drawing>
          <wp:inline distT="0" distB="0" distL="0" distR="0" wp14:anchorId="741AD264" wp14:editId="65A1A276">
            <wp:extent cx="5731510" cy="3165475"/>
            <wp:effectExtent l="0" t="0" r="2540" b="0"/>
            <wp:docPr id="695352464" name="Picture 1" descr="A diagram of a remote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52464" name="Picture 1" descr="A diagram of a remote computer system&#10;&#10;Description automatically generated"/>
                    <pic:cNvPicPr/>
                  </pic:nvPicPr>
                  <pic:blipFill>
                    <a:blip r:embed="rId15"/>
                    <a:stretch>
                      <a:fillRect/>
                    </a:stretch>
                  </pic:blipFill>
                  <pic:spPr>
                    <a:xfrm>
                      <a:off x="0" y="0"/>
                      <a:ext cx="5731510" cy="3165475"/>
                    </a:xfrm>
                    <a:prstGeom prst="rect">
                      <a:avLst/>
                    </a:prstGeom>
                  </pic:spPr>
                </pic:pic>
              </a:graphicData>
            </a:graphic>
          </wp:inline>
        </w:drawing>
      </w:r>
    </w:p>
    <w:p w14:paraId="23A77219" w14:textId="66A874AF" w:rsidR="00D36766" w:rsidRDefault="00704371" w:rsidP="001971E7">
      <w:pPr>
        <w:spacing w:line="276" w:lineRule="auto"/>
        <w:rPr>
          <w:rFonts w:asciiTheme="minorHAnsi" w:eastAsia="Times New Roman" w:hAnsiTheme="minorHAnsi" w:cstheme="minorHAnsi"/>
          <w:bCs/>
          <w:sz w:val="22"/>
          <w:szCs w:val="22"/>
        </w:rPr>
      </w:pPr>
      <w:r w:rsidRPr="00313CA2">
        <w:rPr>
          <w:rFonts w:asciiTheme="minorHAnsi" w:eastAsia="Times New Roman" w:hAnsiTheme="minorHAnsi" w:cstheme="minorHAnsi"/>
          <w:b/>
          <w:color w:val="0070C0"/>
          <w:sz w:val="18"/>
          <w:szCs w:val="18"/>
        </w:rPr>
        <w:t xml:space="preserve">Figure </w:t>
      </w:r>
      <w:r w:rsidR="009B5A68">
        <w:rPr>
          <w:rFonts w:asciiTheme="minorHAnsi" w:eastAsia="Times New Roman" w:hAnsiTheme="minorHAnsi" w:cstheme="minorHAnsi"/>
          <w:b/>
          <w:color w:val="0070C0"/>
          <w:sz w:val="18"/>
          <w:szCs w:val="18"/>
        </w:rPr>
        <w:t>7</w:t>
      </w:r>
      <w:r w:rsidRPr="00313CA2">
        <w:rPr>
          <w:rFonts w:asciiTheme="minorHAnsi" w:eastAsia="Times New Roman" w:hAnsiTheme="minorHAnsi" w:cstheme="minorHAnsi"/>
          <w:b/>
          <w:color w:val="0070C0"/>
          <w:sz w:val="18"/>
          <w:szCs w:val="18"/>
        </w:rPr>
        <w:t xml:space="preserve">. </w:t>
      </w:r>
      <w:r w:rsidR="009B5A68">
        <w:rPr>
          <w:rFonts w:asciiTheme="minorHAnsi" w:eastAsia="Times New Roman" w:hAnsiTheme="minorHAnsi" w:cstheme="minorHAnsi"/>
          <w:b/>
          <w:color w:val="0070C0"/>
          <w:sz w:val="18"/>
          <w:szCs w:val="18"/>
        </w:rPr>
        <w:t xml:space="preserve">Using </w:t>
      </w:r>
      <w:r w:rsidR="003F1BFA">
        <w:rPr>
          <w:rFonts w:asciiTheme="minorHAnsi" w:eastAsia="Times New Roman" w:hAnsiTheme="minorHAnsi" w:cstheme="minorHAnsi"/>
          <w:b/>
          <w:color w:val="0070C0"/>
          <w:sz w:val="18"/>
          <w:szCs w:val="18"/>
        </w:rPr>
        <w:t>remote</w:t>
      </w:r>
      <w:r w:rsidR="009B5A68">
        <w:rPr>
          <w:rFonts w:asciiTheme="minorHAnsi" w:eastAsia="Times New Roman" w:hAnsiTheme="minorHAnsi" w:cstheme="minorHAnsi"/>
          <w:b/>
          <w:color w:val="0070C0"/>
          <w:sz w:val="18"/>
          <w:szCs w:val="18"/>
        </w:rPr>
        <w:t xml:space="preserve"> computer systems with </w:t>
      </w:r>
      <w:r>
        <w:rPr>
          <w:rFonts w:asciiTheme="minorHAnsi" w:eastAsia="Times New Roman" w:hAnsiTheme="minorHAnsi" w:cstheme="minorHAnsi"/>
          <w:b/>
          <w:color w:val="0070C0"/>
          <w:sz w:val="18"/>
          <w:szCs w:val="18"/>
        </w:rPr>
        <w:t>ENCORE</w:t>
      </w:r>
      <w:r w:rsidR="009B5A68">
        <w:rPr>
          <w:rFonts w:asciiTheme="minorHAnsi" w:eastAsia="Times New Roman" w:hAnsiTheme="minorHAnsi" w:cstheme="minorHAnsi"/>
          <w:b/>
          <w:color w:val="0070C0"/>
          <w:sz w:val="18"/>
          <w:szCs w:val="18"/>
        </w:rPr>
        <w:t>.</w:t>
      </w:r>
      <w:r w:rsidR="009B5A68" w:rsidRPr="009B5A68">
        <w:rPr>
          <w:rFonts w:asciiTheme="minorHAnsi" w:eastAsia="Times New Roman" w:hAnsiTheme="minorHAnsi" w:cstheme="minorHAnsi"/>
          <w:bCs/>
          <w:color w:val="0070C0"/>
          <w:sz w:val="18"/>
          <w:szCs w:val="18"/>
        </w:rPr>
        <w:t xml:space="preserve"> </w:t>
      </w:r>
      <w:r w:rsidR="003F1BFA">
        <w:rPr>
          <w:rFonts w:asciiTheme="minorHAnsi" w:eastAsia="Times New Roman" w:hAnsiTheme="minorHAnsi" w:cstheme="minorHAnsi"/>
          <w:bCs/>
          <w:color w:val="0070C0"/>
          <w:sz w:val="18"/>
          <w:szCs w:val="18"/>
        </w:rPr>
        <w:t xml:space="preserve">A specific ENCORE project that contains code for data pre-processing </w:t>
      </w:r>
      <w:r w:rsidR="00476F55">
        <w:rPr>
          <w:rFonts w:asciiTheme="minorHAnsi" w:eastAsia="Times New Roman" w:hAnsiTheme="minorHAnsi" w:cstheme="minorHAnsi"/>
          <w:bCs/>
          <w:color w:val="0070C0"/>
          <w:sz w:val="18"/>
          <w:szCs w:val="18"/>
        </w:rPr>
        <w:t>and</w:t>
      </w:r>
      <w:r w:rsidR="003F1BFA">
        <w:rPr>
          <w:rFonts w:asciiTheme="minorHAnsi" w:eastAsia="Times New Roman" w:hAnsiTheme="minorHAnsi" w:cstheme="minorHAnsi"/>
          <w:bCs/>
          <w:color w:val="0070C0"/>
          <w:sz w:val="18"/>
          <w:szCs w:val="18"/>
        </w:rPr>
        <w:t xml:space="preserve"> a simulation</w:t>
      </w:r>
      <w:r w:rsidR="00476F55">
        <w:rPr>
          <w:rFonts w:asciiTheme="minorHAnsi" w:eastAsia="Times New Roman" w:hAnsiTheme="minorHAnsi" w:cstheme="minorHAnsi"/>
          <w:bCs/>
          <w:color w:val="0070C0"/>
          <w:sz w:val="18"/>
          <w:szCs w:val="18"/>
        </w:rPr>
        <w:t xml:space="preserve">. </w:t>
      </w:r>
      <w:r w:rsidR="003F1BFA">
        <w:rPr>
          <w:rFonts w:asciiTheme="minorHAnsi" w:eastAsia="Times New Roman" w:hAnsiTheme="minorHAnsi" w:cstheme="minorHAnsi"/>
          <w:bCs/>
          <w:color w:val="0070C0"/>
          <w:sz w:val="18"/>
          <w:szCs w:val="18"/>
        </w:rPr>
        <w:t xml:space="preserve"> </w:t>
      </w:r>
      <w:r w:rsidR="002060D2">
        <w:rPr>
          <w:rFonts w:asciiTheme="minorHAnsi" w:eastAsia="Times New Roman" w:hAnsiTheme="minorHAnsi" w:cstheme="minorHAnsi"/>
          <w:bCs/>
          <w:color w:val="0070C0"/>
          <w:sz w:val="18"/>
          <w:szCs w:val="18"/>
        </w:rPr>
        <w:t xml:space="preserve">The ENCORE project </w:t>
      </w:r>
      <w:r w:rsidR="003F1BFA">
        <w:rPr>
          <w:rFonts w:asciiTheme="minorHAnsi" w:eastAsia="Times New Roman" w:hAnsiTheme="minorHAnsi" w:cstheme="minorHAnsi"/>
          <w:bCs/>
          <w:color w:val="0070C0"/>
          <w:sz w:val="18"/>
          <w:szCs w:val="18"/>
        </w:rPr>
        <w:t xml:space="preserve">may reside in the </w:t>
      </w:r>
      <w:r w:rsidR="0057709F">
        <w:rPr>
          <w:rFonts w:asciiTheme="minorHAnsi" w:eastAsia="Times New Roman" w:hAnsiTheme="minorHAnsi" w:cstheme="minorHAnsi"/>
          <w:bCs/>
          <w:color w:val="0070C0"/>
          <w:sz w:val="18"/>
          <w:szCs w:val="18"/>
        </w:rPr>
        <w:t>c</w:t>
      </w:r>
      <w:r w:rsidR="003F1BFA">
        <w:rPr>
          <w:rFonts w:asciiTheme="minorHAnsi" w:eastAsia="Times New Roman" w:hAnsiTheme="minorHAnsi" w:cstheme="minorHAnsi"/>
          <w:bCs/>
          <w:color w:val="0070C0"/>
          <w:sz w:val="18"/>
          <w:szCs w:val="18"/>
        </w:rPr>
        <w:t xml:space="preserve">loud and/or on a local laptop or desktop computer to which it is synchronized. Specific computations </w:t>
      </w:r>
      <w:r w:rsidR="002060D2">
        <w:rPr>
          <w:rFonts w:asciiTheme="minorHAnsi" w:eastAsia="Times New Roman" w:hAnsiTheme="minorHAnsi" w:cstheme="minorHAnsi"/>
          <w:bCs/>
          <w:color w:val="0070C0"/>
          <w:sz w:val="18"/>
          <w:szCs w:val="18"/>
        </w:rPr>
        <w:t>that</w:t>
      </w:r>
      <w:r w:rsidR="003F1BFA">
        <w:rPr>
          <w:rFonts w:asciiTheme="minorHAnsi" w:eastAsia="Times New Roman" w:hAnsiTheme="minorHAnsi" w:cstheme="minorHAnsi"/>
          <w:bCs/>
          <w:color w:val="0070C0"/>
          <w:sz w:val="18"/>
          <w:szCs w:val="18"/>
        </w:rPr>
        <w:t xml:space="preserve"> require dedicated hardware </w:t>
      </w:r>
      <w:r w:rsidR="00C42F0B">
        <w:rPr>
          <w:rFonts w:asciiTheme="minorHAnsi" w:eastAsia="Times New Roman" w:hAnsiTheme="minorHAnsi" w:cstheme="minorHAnsi"/>
          <w:bCs/>
          <w:color w:val="0070C0"/>
          <w:sz w:val="18"/>
          <w:szCs w:val="18"/>
        </w:rPr>
        <w:t xml:space="preserve">(e.g., </w:t>
      </w:r>
      <w:r w:rsidR="003F1BFA">
        <w:rPr>
          <w:rFonts w:asciiTheme="minorHAnsi" w:eastAsia="Times New Roman" w:hAnsiTheme="minorHAnsi" w:cstheme="minorHAnsi"/>
          <w:bCs/>
          <w:color w:val="0070C0"/>
          <w:sz w:val="18"/>
          <w:szCs w:val="18"/>
        </w:rPr>
        <w:t>computer cluster, GPU processors</w:t>
      </w:r>
      <w:r w:rsidR="00C42F0B">
        <w:rPr>
          <w:rFonts w:asciiTheme="minorHAnsi" w:eastAsia="Times New Roman" w:hAnsiTheme="minorHAnsi" w:cstheme="minorHAnsi"/>
          <w:bCs/>
          <w:color w:val="0070C0"/>
          <w:sz w:val="18"/>
          <w:szCs w:val="18"/>
        </w:rPr>
        <w:t>)</w:t>
      </w:r>
      <w:r w:rsidR="002060D2">
        <w:rPr>
          <w:rFonts w:asciiTheme="minorHAnsi" w:eastAsia="Times New Roman" w:hAnsiTheme="minorHAnsi" w:cstheme="minorHAnsi"/>
          <w:bCs/>
          <w:color w:val="0070C0"/>
          <w:sz w:val="18"/>
          <w:szCs w:val="18"/>
        </w:rPr>
        <w:t xml:space="preserve"> can be performed on such system by temporarily </w:t>
      </w:r>
      <w:r w:rsidR="003F1BFA">
        <w:rPr>
          <w:rFonts w:asciiTheme="minorHAnsi" w:eastAsia="Times New Roman" w:hAnsiTheme="minorHAnsi" w:cstheme="minorHAnsi"/>
          <w:bCs/>
          <w:color w:val="0070C0"/>
          <w:sz w:val="18"/>
          <w:szCs w:val="18"/>
        </w:rPr>
        <w:t>transferring all or part of the sFSS between the local system and the remote computing system</w:t>
      </w:r>
      <w:r w:rsidR="00BA45C3">
        <w:rPr>
          <w:rFonts w:asciiTheme="minorHAnsi" w:eastAsia="Times New Roman" w:hAnsiTheme="minorHAnsi" w:cstheme="minorHAnsi"/>
          <w:bCs/>
          <w:color w:val="0070C0"/>
          <w:sz w:val="18"/>
          <w:szCs w:val="18"/>
        </w:rPr>
        <w:t xml:space="preserve">. In this example, only the simulation branch is transferred. </w:t>
      </w:r>
      <w:r w:rsidR="001971E7" w:rsidRPr="001971E7">
        <w:rPr>
          <w:rFonts w:asciiTheme="minorHAnsi" w:eastAsia="Times New Roman" w:hAnsiTheme="minorHAnsi" w:cstheme="minorHAnsi"/>
          <w:bCs/>
          <w:color w:val="0070C0"/>
          <w:sz w:val="18"/>
          <w:szCs w:val="18"/>
        </w:rPr>
        <w:t xml:space="preserve">To transfer files to the remote computer system one may use common data transfer tools, such as curl or </w:t>
      </w:r>
      <w:proofErr w:type="spellStart"/>
      <w:r w:rsidR="001971E7" w:rsidRPr="001971E7">
        <w:rPr>
          <w:rFonts w:asciiTheme="minorHAnsi" w:eastAsia="Times New Roman" w:hAnsiTheme="minorHAnsi" w:cstheme="minorHAnsi"/>
          <w:bCs/>
          <w:color w:val="0070C0"/>
          <w:sz w:val="18"/>
          <w:szCs w:val="18"/>
        </w:rPr>
        <w:t>rclone</w:t>
      </w:r>
      <w:proofErr w:type="spellEnd"/>
      <w:r w:rsidR="001971E7">
        <w:rPr>
          <w:rFonts w:asciiTheme="minorHAnsi" w:eastAsia="Times New Roman" w:hAnsiTheme="minorHAnsi" w:cstheme="minorHAnsi"/>
          <w:bCs/>
          <w:color w:val="0070C0"/>
          <w:sz w:val="18"/>
          <w:szCs w:val="18"/>
        </w:rPr>
        <w:t xml:space="preserve"> that </w:t>
      </w:r>
      <w:r w:rsidR="001971E7" w:rsidRPr="001971E7">
        <w:rPr>
          <w:rFonts w:asciiTheme="minorHAnsi" w:eastAsia="Times New Roman" w:hAnsiTheme="minorHAnsi" w:cstheme="minorHAnsi"/>
          <w:bCs/>
          <w:color w:val="0070C0"/>
          <w:sz w:val="18"/>
          <w:szCs w:val="18"/>
        </w:rPr>
        <w:t>support many data transfer protocols</w:t>
      </w:r>
      <w:r w:rsidR="001971E7">
        <w:rPr>
          <w:rFonts w:asciiTheme="minorHAnsi" w:eastAsia="Times New Roman" w:hAnsiTheme="minorHAnsi" w:cstheme="minorHAnsi"/>
          <w:bCs/>
          <w:color w:val="0070C0"/>
          <w:sz w:val="18"/>
          <w:szCs w:val="18"/>
        </w:rPr>
        <w:t xml:space="preserve"> such as </w:t>
      </w:r>
      <w:proofErr w:type="spellStart"/>
      <w:r w:rsidR="00BA45C3">
        <w:rPr>
          <w:rFonts w:asciiTheme="minorHAnsi" w:eastAsia="Times New Roman" w:hAnsiTheme="minorHAnsi" w:cstheme="minorHAnsi"/>
          <w:bCs/>
          <w:color w:val="0070C0"/>
          <w:sz w:val="18"/>
          <w:szCs w:val="18"/>
        </w:rPr>
        <w:t>sFTP</w:t>
      </w:r>
      <w:proofErr w:type="spellEnd"/>
      <w:r w:rsidR="001971E7">
        <w:rPr>
          <w:rFonts w:asciiTheme="minorHAnsi" w:eastAsia="Times New Roman" w:hAnsiTheme="minorHAnsi" w:cstheme="minorHAnsi"/>
          <w:bCs/>
          <w:color w:val="0070C0"/>
          <w:sz w:val="18"/>
          <w:szCs w:val="18"/>
        </w:rPr>
        <w:t xml:space="preserve"> and </w:t>
      </w:r>
      <w:r w:rsidR="00BA45C3">
        <w:rPr>
          <w:rFonts w:asciiTheme="minorHAnsi" w:eastAsia="Times New Roman" w:hAnsiTheme="minorHAnsi" w:cstheme="minorHAnsi"/>
          <w:bCs/>
          <w:color w:val="0070C0"/>
          <w:sz w:val="18"/>
          <w:szCs w:val="18"/>
        </w:rPr>
        <w:t xml:space="preserve">SCP.  </w:t>
      </w:r>
    </w:p>
    <w:p w14:paraId="161AE909" w14:textId="77777777" w:rsidR="00BA45C3" w:rsidRDefault="00BA45C3" w:rsidP="00115EC4">
      <w:pPr>
        <w:spacing w:line="276" w:lineRule="auto"/>
        <w:rPr>
          <w:rFonts w:asciiTheme="minorHAnsi" w:eastAsia="Times New Roman" w:hAnsiTheme="minorHAnsi" w:cstheme="minorHAnsi"/>
          <w:b/>
          <w:sz w:val="28"/>
          <w:szCs w:val="28"/>
        </w:rPr>
      </w:pPr>
    </w:p>
    <w:p w14:paraId="7DBD21B8" w14:textId="5445D576" w:rsidR="001224A3" w:rsidRPr="00A23796" w:rsidRDefault="001224A3" w:rsidP="00115EC4">
      <w:pPr>
        <w:spacing w:line="276" w:lineRule="auto"/>
        <w:rPr>
          <w:rFonts w:asciiTheme="minorHAnsi" w:eastAsia="Times New Roman" w:hAnsiTheme="minorHAnsi" w:cstheme="minorHAnsi"/>
          <w:b/>
          <w:sz w:val="28"/>
          <w:szCs w:val="28"/>
        </w:rPr>
      </w:pPr>
      <w:r w:rsidRPr="00A23796">
        <w:rPr>
          <w:rFonts w:asciiTheme="minorHAnsi" w:eastAsia="Times New Roman" w:hAnsiTheme="minorHAnsi" w:cstheme="minorHAnsi"/>
          <w:b/>
          <w:sz w:val="28"/>
          <w:szCs w:val="28"/>
        </w:rPr>
        <w:t>Discussion</w:t>
      </w:r>
    </w:p>
    <w:p w14:paraId="50B55EBA" w14:textId="592E1A8C" w:rsidR="00C23710" w:rsidRDefault="008C50D0" w:rsidP="00C23710">
      <w:pPr>
        <w:spacing w:line="276" w:lineRule="auto"/>
        <w:rPr>
          <w:rFonts w:asciiTheme="minorHAnsi" w:hAnsiTheme="minorHAnsi" w:cstheme="minorHAnsi"/>
          <w:sz w:val="22"/>
          <w:szCs w:val="22"/>
        </w:rPr>
      </w:pPr>
      <w:bookmarkStart w:id="12" w:name="_Hlk144736061"/>
      <w:r>
        <w:rPr>
          <w:rFonts w:asciiTheme="minorHAnsi" w:eastAsia="Times New Roman" w:hAnsiTheme="minorHAnsi" w:cstheme="minorHAnsi"/>
          <w:bCs/>
          <w:sz w:val="22"/>
          <w:szCs w:val="22"/>
        </w:rPr>
        <w:t xml:space="preserve">We </w:t>
      </w:r>
      <w:r w:rsidR="00550B77">
        <w:rPr>
          <w:rFonts w:asciiTheme="minorHAnsi" w:eastAsia="Times New Roman" w:hAnsiTheme="minorHAnsi" w:cstheme="minorHAnsi"/>
          <w:bCs/>
          <w:sz w:val="22"/>
          <w:szCs w:val="22"/>
        </w:rPr>
        <w:t xml:space="preserve">presented </w:t>
      </w:r>
      <w:r>
        <w:rPr>
          <w:rFonts w:asciiTheme="minorHAnsi" w:eastAsia="Times New Roman" w:hAnsiTheme="minorHAnsi" w:cstheme="minorHAnsi"/>
          <w:bCs/>
          <w:sz w:val="22"/>
          <w:szCs w:val="22"/>
        </w:rPr>
        <w:t>ENCORE as</w:t>
      </w:r>
      <w:r w:rsidR="00550B77">
        <w:rPr>
          <w:rFonts w:asciiTheme="minorHAnsi" w:eastAsia="Times New Roman" w:hAnsiTheme="minorHAnsi" w:cstheme="minorHAnsi"/>
          <w:bCs/>
          <w:sz w:val="22"/>
          <w:szCs w:val="22"/>
        </w:rPr>
        <w:t xml:space="preserve"> a</w:t>
      </w:r>
      <w:r>
        <w:rPr>
          <w:rFonts w:asciiTheme="minorHAnsi" w:eastAsia="Times New Roman" w:hAnsiTheme="minorHAnsi" w:cstheme="minorHAnsi"/>
          <w:bCs/>
          <w:sz w:val="22"/>
          <w:szCs w:val="22"/>
        </w:rPr>
        <w:t xml:space="preserve"> practical implementation </w:t>
      </w:r>
      <w:r w:rsidR="00791D6C">
        <w:rPr>
          <w:rFonts w:asciiTheme="minorHAnsi" w:eastAsia="Times New Roman" w:hAnsiTheme="minorHAnsi" w:cstheme="minorHAnsi"/>
          <w:bCs/>
          <w:sz w:val="22"/>
          <w:szCs w:val="22"/>
        </w:rPr>
        <w:t>guiding</w:t>
      </w:r>
      <w:r>
        <w:rPr>
          <w:rFonts w:asciiTheme="minorHAnsi" w:eastAsia="Times New Roman" w:hAnsiTheme="minorHAnsi" w:cstheme="minorHAnsi"/>
          <w:bCs/>
          <w:sz w:val="22"/>
          <w:szCs w:val="22"/>
        </w:rPr>
        <w:t xml:space="preserve"> researchers </w:t>
      </w:r>
      <w:r w:rsidR="00550B77">
        <w:rPr>
          <w:rFonts w:asciiTheme="minorHAnsi" w:eastAsia="Times New Roman" w:hAnsiTheme="minorHAnsi" w:cstheme="minorHAnsi"/>
          <w:bCs/>
          <w:sz w:val="22"/>
          <w:szCs w:val="22"/>
        </w:rPr>
        <w:t xml:space="preserve">on how </w:t>
      </w:r>
      <w:r>
        <w:rPr>
          <w:rFonts w:asciiTheme="minorHAnsi" w:eastAsia="Times New Roman" w:hAnsiTheme="minorHAnsi" w:cstheme="minorHAnsi"/>
          <w:bCs/>
          <w:sz w:val="22"/>
          <w:szCs w:val="22"/>
        </w:rPr>
        <w:t xml:space="preserve">to structure and document computational projects according to </w:t>
      </w:r>
      <w:r w:rsidR="00712E88">
        <w:rPr>
          <w:rFonts w:asciiTheme="minorHAnsi" w:eastAsia="Times New Roman" w:hAnsiTheme="minorHAnsi" w:cstheme="minorHAnsi"/>
          <w:bCs/>
          <w:sz w:val="22"/>
          <w:szCs w:val="22"/>
        </w:rPr>
        <w:t>published</w:t>
      </w:r>
      <w:r>
        <w:rPr>
          <w:rFonts w:asciiTheme="minorHAnsi" w:eastAsia="Times New Roman" w:hAnsiTheme="minorHAnsi" w:cstheme="minorHAnsi"/>
          <w:bCs/>
          <w:sz w:val="22"/>
          <w:szCs w:val="22"/>
        </w:rPr>
        <w:t xml:space="preserve"> </w:t>
      </w:r>
      <w:r w:rsidR="00B64514">
        <w:rPr>
          <w:rFonts w:asciiTheme="minorHAnsi" w:eastAsia="Times New Roman" w:hAnsiTheme="minorHAnsi" w:cstheme="minorHAnsi"/>
          <w:bCs/>
          <w:sz w:val="22"/>
          <w:szCs w:val="22"/>
        </w:rPr>
        <w:t xml:space="preserve">guidelines </w:t>
      </w:r>
      <w:bookmarkEnd w:id="12"/>
      <w:r>
        <w:rPr>
          <w:rFonts w:asciiTheme="minorHAnsi" w:eastAsia="Times New Roman" w:hAnsiTheme="minorHAnsi" w:cstheme="minorHAnsi"/>
          <w:bCs/>
          <w:sz w:val="22"/>
          <w:szCs w:val="22"/>
        </w:rPr>
        <w:fldChar w:fldCharType="begin">
          <w:fldData xml:space="preserve">PEVuZE5vdGU+PENpdGU+PEF1dGhvcj5UdXJreWlsbWF6LXZhbiBkZXIgVmVsZGVuPC9BdXRob3I+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</w:fldData>
        </w:fldChar>
      </w:r>
      <w:r w:rsidR="00ED2E40">
        <w:rPr>
          <w:rFonts w:asciiTheme="minorHAnsi" w:eastAsia="Times New Roman" w:hAnsiTheme="minorHAnsi" w:cstheme="minorHAnsi"/>
          <w:bCs/>
          <w:sz w:val="22"/>
          <w:szCs w:val="22"/>
        </w:rPr>
        <w:instrText xml:space="preserve"> ADDIN EN.CITE </w:instrText>
      </w:r>
      <w:r w:rsidR="00ED2E40">
        <w:rPr>
          <w:rFonts w:asciiTheme="minorHAnsi" w:eastAsia="Times New Roman" w:hAnsiTheme="minorHAnsi" w:cstheme="minorHAnsi"/>
          <w:bCs/>
          <w:sz w:val="22"/>
          <w:szCs w:val="22"/>
        </w:rPr>
        <w:fldChar w:fldCharType="begin">
          <w:fldData xml:space="preserve">PEVuZE5vdGU+PENpdGU+PEF1dGhvcj5UdXJreWlsbWF6LXZhbiBkZXIgVmVsZGVuPC9BdXRob3I+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</w:fldData>
        </w:fldChar>
      </w:r>
      <w:r w:rsidR="00ED2E40">
        <w:rPr>
          <w:rFonts w:asciiTheme="minorHAnsi" w:eastAsia="Times New Roman" w:hAnsiTheme="minorHAnsi" w:cstheme="minorHAnsi"/>
          <w:bCs/>
          <w:sz w:val="22"/>
          <w:szCs w:val="22"/>
        </w:rPr>
        <w:instrText xml:space="preserve"> ADDIN EN.CITE.DATA </w:instrText>
      </w:r>
      <w:r w:rsidR="00ED2E40">
        <w:rPr>
          <w:rFonts w:asciiTheme="minorHAnsi" w:eastAsia="Times New Roman" w:hAnsiTheme="minorHAnsi" w:cstheme="minorHAnsi"/>
          <w:bCs/>
          <w:sz w:val="22"/>
          <w:szCs w:val="22"/>
        </w:rPr>
      </w:r>
      <w:r w:rsidR="00ED2E40">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separate"/>
      </w:r>
      <w:r w:rsidR="002D3343">
        <w:rPr>
          <w:rFonts w:asciiTheme="minorHAnsi" w:eastAsia="Times New Roman" w:hAnsiTheme="minorHAnsi" w:cstheme="minorHAnsi"/>
          <w:bCs/>
          <w:noProof/>
          <w:sz w:val="22"/>
          <w:szCs w:val="22"/>
        </w:rPr>
        <w:t>(Brito et al., 2020; Sandve et al., 2013; Spreckelsen et al., 2020; Turkyilmaz-van der Velden et al., 2020)</w:t>
      </w:r>
      <w:r>
        <w:rPr>
          <w:rFonts w:asciiTheme="minorHAnsi" w:eastAsia="Times New Roman" w:hAnsiTheme="minorHAnsi" w:cstheme="minorHAnsi"/>
          <w:bCs/>
          <w:sz w:val="22"/>
          <w:szCs w:val="22"/>
        </w:rPr>
        <w:fldChar w:fldCharType="end"/>
      </w:r>
      <w:r w:rsidR="00B64514">
        <w:rPr>
          <w:rFonts w:asciiTheme="minorHAnsi" w:eastAsia="Times New Roman" w:hAnsiTheme="minorHAnsi" w:cstheme="minorHAnsi"/>
          <w:bCs/>
          <w:sz w:val="22"/>
          <w:szCs w:val="22"/>
        </w:rPr>
        <w:t xml:space="preserve"> </w:t>
      </w:r>
      <w:bookmarkStart w:id="13" w:name="_Hlk144736078"/>
      <w:r w:rsidR="00550B77">
        <w:rPr>
          <w:rFonts w:asciiTheme="minorHAnsi" w:eastAsia="Times New Roman" w:hAnsiTheme="minorHAnsi" w:cstheme="minorHAnsi"/>
          <w:bCs/>
          <w:sz w:val="22"/>
          <w:szCs w:val="22"/>
        </w:rPr>
        <w:t xml:space="preserve">in order </w:t>
      </w:r>
      <w:r w:rsidR="00B64514" w:rsidRPr="00B64514">
        <w:rPr>
          <w:rFonts w:asciiTheme="minorHAnsi" w:eastAsia="Times New Roman" w:hAnsiTheme="minorHAnsi" w:cstheme="minorHAnsi"/>
          <w:bCs/>
          <w:sz w:val="22"/>
          <w:szCs w:val="22"/>
        </w:rPr>
        <w:t>to improve transparency and reproducibility</w:t>
      </w:r>
      <w:r w:rsidR="00762F1C">
        <w:rPr>
          <w:rFonts w:asciiTheme="minorHAnsi" w:eastAsia="Times New Roman" w:hAnsiTheme="minorHAnsi" w:cstheme="minorHAnsi"/>
          <w:bCs/>
          <w:sz w:val="22"/>
          <w:szCs w:val="22"/>
        </w:rPr>
        <w:t>,</w:t>
      </w:r>
      <w:r w:rsidR="00B64514" w:rsidRPr="00B64514">
        <w:rPr>
          <w:rFonts w:asciiTheme="minorHAnsi" w:eastAsia="Times New Roman" w:hAnsiTheme="minorHAnsi" w:cstheme="minorHAnsi"/>
          <w:bCs/>
          <w:sz w:val="22"/>
          <w:szCs w:val="22"/>
        </w:rPr>
        <w:t xml:space="preserve"> and </w:t>
      </w:r>
      <w:r w:rsidR="00B64514">
        <w:rPr>
          <w:rFonts w:asciiTheme="minorHAnsi" w:eastAsia="Times New Roman" w:hAnsiTheme="minorHAnsi" w:cstheme="minorHAnsi"/>
          <w:bCs/>
          <w:sz w:val="22"/>
          <w:szCs w:val="22"/>
        </w:rPr>
        <w:t xml:space="preserve">to </w:t>
      </w:r>
      <w:r w:rsidR="00B64514" w:rsidRPr="00B64514">
        <w:rPr>
          <w:rFonts w:asciiTheme="minorHAnsi" w:eastAsia="Times New Roman" w:hAnsiTheme="minorHAnsi" w:cstheme="minorHAnsi"/>
          <w:bCs/>
          <w:sz w:val="22"/>
          <w:szCs w:val="22"/>
        </w:rPr>
        <w:t xml:space="preserve">allow </w:t>
      </w:r>
      <w:r w:rsidR="00762F1C">
        <w:rPr>
          <w:rFonts w:asciiTheme="minorHAnsi" w:eastAsia="Times New Roman" w:hAnsiTheme="minorHAnsi" w:cstheme="minorHAnsi"/>
          <w:bCs/>
          <w:sz w:val="22"/>
          <w:szCs w:val="22"/>
        </w:rPr>
        <w:t>harmonization</w:t>
      </w:r>
      <w:r w:rsidR="00B64514" w:rsidRPr="00B64514">
        <w:rPr>
          <w:rFonts w:asciiTheme="minorHAnsi" w:eastAsia="Times New Roman" w:hAnsiTheme="minorHAnsi" w:cstheme="minorHAnsi"/>
          <w:bCs/>
          <w:sz w:val="22"/>
          <w:szCs w:val="22"/>
        </w:rPr>
        <w:t xml:space="preserve"> within </w:t>
      </w:r>
      <w:r w:rsidR="00550B77">
        <w:rPr>
          <w:rFonts w:asciiTheme="minorHAnsi" w:eastAsia="Times New Roman" w:hAnsiTheme="minorHAnsi" w:cstheme="minorHAnsi"/>
          <w:bCs/>
          <w:sz w:val="22"/>
          <w:szCs w:val="22"/>
        </w:rPr>
        <w:t xml:space="preserve">a </w:t>
      </w:r>
      <w:r w:rsidR="00B64514" w:rsidRPr="00B64514">
        <w:rPr>
          <w:rFonts w:asciiTheme="minorHAnsi" w:eastAsia="Times New Roman" w:hAnsiTheme="minorHAnsi" w:cstheme="minorHAnsi"/>
          <w:bCs/>
          <w:sz w:val="22"/>
          <w:szCs w:val="22"/>
        </w:rPr>
        <w:t xml:space="preserve">research </w:t>
      </w:r>
      <w:r w:rsidR="00B64514" w:rsidRPr="00762F1C">
        <w:rPr>
          <w:rFonts w:asciiTheme="minorHAnsi" w:eastAsia="Times New Roman" w:hAnsiTheme="minorHAnsi" w:cstheme="minorHAnsi"/>
          <w:bCs/>
          <w:sz w:val="22"/>
          <w:szCs w:val="22"/>
        </w:rPr>
        <w:t xml:space="preserve">group. </w:t>
      </w:r>
      <w:bookmarkEnd w:id="13"/>
      <w:r w:rsidR="00762F1C" w:rsidRPr="00762F1C">
        <w:rPr>
          <w:rFonts w:asciiTheme="minorHAnsi" w:eastAsia="Times New Roman" w:hAnsiTheme="minorHAnsi" w:cstheme="minorHAnsi"/>
          <w:bCs/>
          <w:sz w:val="22"/>
          <w:szCs w:val="22"/>
        </w:rPr>
        <w:t>ENCORE does not consider replicability (sometimes referred to as repeatability)</w:t>
      </w:r>
      <w:r w:rsidR="008E0DAD">
        <w:rPr>
          <w:rFonts w:asciiTheme="minorHAnsi" w:eastAsia="Times New Roman" w:hAnsiTheme="minorHAnsi" w:cstheme="minorHAnsi"/>
          <w:bCs/>
          <w:sz w:val="22"/>
          <w:szCs w:val="22"/>
        </w:rPr>
        <w:t>,</w:t>
      </w:r>
      <w:r w:rsidR="00762F1C" w:rsidRPr="00762F1C">
        <w:rPr>
          <w:rFonts w:asciiTheme="minorHAnsi" w:eastAsia="Times New Roman" w:hAnsiTheme="minorHAnsi" w:cstheme="minorHAnsi"/>
          <w:bCs/>
          <w:sz w:val="22"/>
          <w:szCs w:val="22"/>
        </w:rPr>
        <w:t xml:space="preserve"> which is about strengthening scientific evidence from replication studies by other research groups using independent data, and experimental and computational methods </w:t>
      </w:r>
      <w:bookmarkStart w:id="14" w:name="_Hlk144736115"/>
      <w:r w:rsidR="00762F1C" w:rsidRPr="00762F1C">
        <w:rPr>
          <w:rFonts w:asciiTheme="minorHAnsi" w:eastAsia="Times New Roman" w:hAnsiTheme="minorHAnsi" w:cstheme="minorHAnsi"/>
          <w:bCs/>
          <w:sz w:val="22"/>
          <w:szCs w:val="22"/>
        </w:rPr>
        <w:fldChar w:fldCharType="begin">
          <w:fldData xml:space="preserve">PEVuZE5vdGU+PENpdGU+PEF1dGhvcj5OYXRpb25hbCBBY2FkZW1pZXMgb2YgU2NpZW5jZXM8L0F1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</w:fldData>
        </w:fldChar>
      </w:r>
      <w:r w:rsidR="001103FC">
        <w:rPr>
          <w:rFonts w:asciiTheme="minorHAnsi" w:eastAsia="Times New Roman" w:hAnsiTheme="minorHAnsi" w:cstheme="minorHAnsi"/>
          <w:bCs/>
          <w:sz w:val="22"/>
          <w:szCs w:val="22"/>
        </w:rPr>
        <w:instrText xml:space="preserve"> ADDIN EN.CITE </w:instrText>
      </w:r>
      <w:r w:rsidR="001103FC">
        <w:rPr>
          <w:rFonts w:asciiTheme="minorHAnsi" w:eastAsia="Times New Roman" w:hAnsiTheme="minorHAnsi" w:cstheme="minorHAnsi"/>
          <w:bCs/>
          <w:sz w:val="22"/>
          <w:szCs w:val="22"/>
        </w:rPr>
        <w:fldChar w:fldCharType="begin">
          <w:fldData xml:space="preserve">PEVuZE5vdGU+PENpdGU+PEF1dGhvcj5OYXRpb25hbCBBY2FkZW1pZXMgb2YgU2NpZW5jZXM8L0F1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</w:fldData>
        </w:fldChar>
      </w:r>
      <w:r w:rsidR="001103FC">
        <w:rPr>
          <w:rFonts w:asciiTheme="minorHAnsi" w:eastAsia="Times New Roman" w:hAnsiTheme="minorHAnsi" w:cstheme="minorHAnsi"/>
          <w:bCs/>
          <w:sz w:val="22"/>
          <w:szCs w:val="22"/>
        </w:rPr>
        <w:instrText xml:space="preserve"> ADDIN EN.CITE.DATA </w:instrText>
      </w:r>
      <w:r w:rsidR="001103FC">
        <w:rPr>
          <w:rFonts w:asciiTheme="minorHAnsi" w:eastAsia="Times New Roman" w:hAnsiTheme="minorHAnsi" w:cstheme="minorHAnsi"/>
          <w:bCs/>
          <w:sz w:val="22"/>
          <w:szCs w:val="22"/>
        </w:rPr>
      </w:r>
      <w:r w:rsidR="001103FC">
        <w:rPr>
          <w:rFonts w:asciiTheme="minorHAnsi" w:eastAsia="Times New Roman" w:hAnsiTheme="minorHAnsi" w:cstheme="minorHAnsi"/>
          <w:bCs/>
          <w:sz w:val="22"/>
          <w:szCs w:val="22"/>
        </w:rPr>
        <w:fldChar w:fldCharType="end"/>
      </w:r>
      <w:r w:rsidR="00762F1C" w:rsidRPr="00762F1C">
        <w:rPr>
          <w:rFonts w:asciiTheme="minorHAnsi" w:eastAsia="Times New Roman" w:hAnsiTheme="minorHAnsi" w:cstheme="minorHAnsi"/>
          <w:bCs/>
          <w:sz w:val="22"/>
          <w:szCs w:val="22"/>
        </w:rPr>
      </w:r>
      <w:r w:rsidR="00762F1C" w:rsidRPr="00762F1C">
        <w:rPr>
          <w:rFonts w:asciiTheme="minorHAnsi" w:eastAsia="Times New Roman" w:hAnsiTheme="minorHAnsi" w:cstheme="minorHAnsi"/>
          <w:bCs/>
          <w:sz w:val="22"/>
          <w:szCs w:val="22"/>
        </w:rPr>
        <w:fldChar w:fldCharType="separate"/>
      </w:r>
      <w:r w:rsidR="001103FC">
        <w:rPr>
          <w:rFonts w:asciiTheme="minorHAnsi" w:eastAsia="Times New Roman" w:hAnsiTheme="minorHAnsi" w:cstheme="minorHAnsi"/>
          <w:bCs/>
          <w:noProof/>
          <w:sz w:val="22"/>
          <w:szCs w:val="22"/>
        </w:rPr>
        <w:t>(Milkowski et al., 2018; National Academies of Sciences &amp; Medicine, 2019; Patil et al., 2019; Plesser, 2017)</w:t>
      </w:r>
      <w:r w:rsidR="00762F1C" w:rsidRPr="00762F1C">
        <w:rPr>
          <w:rFonts w:asciiTheme="minorHAnsi" w:eastAsia="Times New Roman" w:hAnsiTheme="minorHAnsi" w:cstheme="minorHAnsi"/>
          <w:bCs/>
          <w:sz w:val="22"/>
          <w:szCs w:val="22"/>
        </w:rPr>
        <w:fldChar w:fldCharType="end"/>
      </w:r>
      <w:r w:rsidR="00762F1C" w:rsidRPr="00762F1C">
        <w:rPr>
          <w:rFonts w:asciiTheme="minorHAnsi" w:eastAsia="Times New Roman" w:hAnsiTheme="minorHAnsi" w:cstheme="minorHAnsi"/>
          <w:bCs/>
          <w:sz w:val="22"/>
          <w:szCs w:val="22"/>
        </w:rPr>
        <w:t xml:space="preserve">. </w:t>
      </w:r>
      <w:r w:rsidR="00A23796" w:rsidRPr="00762F1C">
        <w:rPr>
          <w:rFonts w:asciiTheme="minorHAnsi" w:eastAsia="Times New Roman" w:hAnsiTheme="minorHAnsi" w:cstheme="minorHAnsi"/>
          <w:bCs/>
          <w:sz w:val="22"/>
          <w:szCs w:val="22"/>
        </w:rPr>
        <w:t xml:space="preserve">An </w:t>
      </w:r>
      <w:r w:rsidR="00A23796">
        <w:rPr>
          <w:rFonts w:asciiTheme="minorHAnsi" w:eastAsia="Times New Roman" w:hAnsiTheme="minorHAnsi" w:cstheme="minorHAnsi"/>
          <w:bCs/>
          <w:sz w:val="22"/>
          <w:szCs w:val="22"/>
        </w:rPr>
        <w:t xml:space="preserve">important </w:t>
      </w:r>
      <w:r w:rsidR="00FE77C5">
        <w:rPr>
          <w:rFonts w:asciiTheme="minorHAnsi" w:eastAsia="Times New Roman" w:hAnsiTheme="minorHAnsi" w:cstheme="minorHAnsi"/>
          <w:bCs/>
          <w:sz w:val="22"/>
          <w:szCs w:val="22"/>
        </w:rPr>
        <w:t>aspect</w:t>
      </w:r>
      <w:r w:rsidR="00A23796">
        <w:rPr>
          <w:rFonts w:asciiTheme="minorHAnsi" w:eastAsia="Times New Roman" w:hAnsiTheme="minorHAnsi" w:cstheme="minorHAnsi"/>
          <w:bCs/>
          <w:sz w:val="22"/>
          <w:szCs w:val="22"/>
        </w:rPr>
        <w:t xml:space="preserve"> of ENCORE is the integration of all project information (concepts, data, code, results</w:t>
      </w:r>
      <w:r w:rsidR="008E0DAD">
        <w:rPr>
          <w:rFonts w:asciiTheme="minorHAnsi" w:eastAsia="Times New Roman" w:hAnsiTheme="minorHAnsi" w:cstheme="minorHAnsi"/>
          <w:bCs/>
          <w:sz w:val="22"/>
          <w:szCs w:val="22"/>
        </w:rPr>
        <w:t>, documentation</w:t>
      </w:r>
      <w:r w:rsidR="00A23796">
        <w:rPr>
          <w:rFonts w:asciiTheme="minorHAnsi" w:eastAsia="Times New Roman" w:hAnsiTheme="minorHAnsi" w:cstheme="minorHAnsi"/>
          <w:bCs/>
          <w:sz w:val="22"/>
          <w:szCs w:val="22"/>
        </w:rPr>
        <w:t xml:space="preserve">) in a single </w:t>
      </w:r>
      <w:r w:rsidR="00FE77C5">
        <w:rPr>
          <w:rFonts w:asciiTheme="minorHAnsi" w:eastAsia="Times New Roman" w:hAnsiTheme="minorHAnsi" w:cstheme="minorHAnsi"/>
          <w:bCs/>
          <w:sz w:val="22"/>
          <w:szCs w:val="22"/>
        </w:rPr>
        <w:t>directory structure</w:t>
      </w:r>
      <w:r w:rsidR="00A23796">
        <w:rPr>
          <w:rFonts w:asciiTheme="minorHAnsi" w:eastAsia="Times New Roman" w:hAnsiTheme="minorHAnsi" w:cstheme="minorHAnsi"/>
          <w:bCs/>
          <w:sz w:val="22"/>
          <w:szCs w:val="22"/>
        </w:rPr>
        <w:t xml:space="preserve"> that can easily be shared</w:t>
      </w:r>
      <w:r w:rsidR="00FE77C5">
        <w:rPr>
          <w:rFonts w:asciiTheme="minorHAnsi" w:eastAsia="Times New Roman" w:hAnsiTheme="minorHAnsi" w:cstheme="minorHAnsi"/>
          <w:bCs/>
          <w:sz w:val="22"/>
          <w:szCs w:val="22"/>
        </w:rPr>
        <w:t xml:space="preserve"> and archived</w:t>
      </w:r>
      <w:r w:rsidR="00A23796">
        <w:rPr>
          <w:rFonts w:asciiTheme="minorHAnsi" w:eastAsia="Times New Roman" w:hAnsiTheme="minorHAnsi" w:cstheme="minorHAnsi"/>
          <w:bCs/>
          <w:sz w:val="22"/>
          <w:szCs w:val="22"/>
        </w:rPr>
        <w:t>.</w:t>
      </w:r>
      <w:r w:rsidR="00B64514" w:rsidRPr="00B64514">
        <w:rPr>
          <w:rFonts w:asciiTheme="minorHAnsi" w:eastAsia="Times New Roman" w:hAnsiTheme="minorHAnsi" w:cstheme="minorHAnsi"/>
          <w:bCs/>
          <w:sz w:val="22"/>
          <w:szCs w:val="22"/>
        </w:rPr>
        <w:t xml:space="preserve"> </w:t>
      </w:r>
      <w:bookmarkEnd w:id="14"/>
      <w:r w:rsidR="00C23710">
        <w:rPr>
          <w:rFonts w:asciiTheme="minorHAnsi" w:hAnsiTheme="minorHAnsi" w:cstheme="minorHAnsi"/>
          <w:sz w:val="22"/>
          <w:szCs w:val="22"/>
        </w:rPr>
        <w:t>Although we d</w:t>
      </w:r>
      <w:r w:rsidR="00B64514">
        <w:rPr>
          <w:rFonts w:asciiTheme="minorHAnsi" w:hAnsiTheme="minorHAnsi" w:cstheme="minorHAnsi"/>
          <w:sz w:val="22"/>
          <w:szCs w:val="22"/>
        </w:rPr>
        <w:t>idn’t</w:t>
      </w:r>
      <w:r w:rsidR="00C23710">
        <w:rPr>
          <w:rFonts w:asciiTheme="minorHAnsi" w:hAnsiTheme="minorHAnsi" w:cstheme="minorHAnsi"/>
          <w:sz w:val="22"/>
          <w:szCs w:val="22"/>
        </w:rPr>
        <w:t xml:space="preserve"> have a </w:t>
      </w:r>
      <w:r w:rsidR="00B64514">
        <w:rPr>
          <w:rFonts w:asciiTheme="minorHAnsi" w:hAnsiTheme="minorHAnsi" w:cstheme="minorHAnsi"/>
          <w:sz w:val="22"/>
          <w:szCs w:val="22"/>
        </w:rPr>
        <w:t xml:space="preserve">pre-ENCORE </w:t>
      </w:r>
      <w:r w:rsidR="00C23710">
        <w:rPr>
          <w:rFonts w:asciiTheme="minorHAnsi" w:hAnsiTheme="minorHAnsi" w:cstheme="minorHAnsi"/>
          <w:sz w:val="22"/>
          <w:szCs w:val="22"/>
        </w:rPr>
        <w:t>baseline measurement for reproducibility</w:t>
      </w:r>
      <w:r w:rsidR="00B64514">
        <w:rPr>
          <w:rFonts w:asciiTheme="minorHAnsi" w:hAnsiTheme="minorHAnsi" w:cstheme="minorHAnsi"/>
          <w:sz w:val="22"/>
          <w:szCs w:val="22"/>
        </w:rPr>
        <w:t xml:space="preserve"> in our group, ENCORE harmonized the way we work in a broad range of </w:t>
      </w:r>
      <w:proofErr w:type="gramStart"/>
      <w:r w:rsidR="00B64514">
        <w:rPr>
          <w:rFonts w:asciiTheme="minorHAnsi" w:hAnsiTheme="minorHAnsi" w:cstheme="minorHAnsi"/>
          <w:sz w:val="22"/>
          <w:szCs w:val="22"/>
        </w:rPr>
        <w:t>projects, and</w:t>
      </w:r>
      <w:proofErr w:type="gramEnd"/>
      <w:r w:rsidR="00B64514">
        <w:rPr>
          <w:rFonts w:asciiTheme="minorHAnsi" w:hAnsiTheme="minorHAnsi" w:cstheme="minorHAnsi"/>
          <w:sz w:val="22"/>
          <w:szCs w:val="22"/>
        </w:rPr>
        <w:t xml:space="preserve"> provided a big</w:t>
      </w:r>
      <w:r w:rsidR="00C23710">
        <w:rPr>
          <w:rFonts w:asciiTheme="minorHAnsi" w:hAnsiTheme="minorHAnsi" w:cstheme="minorHAnsi"/>
          <w:sz w:val="22"/>
          <w:szCs w:val="22"/>
        </w:rPr>
        <w:t xml:space="preserve"> step</w:t>
      </w:r>
      <w:r w:rsidR="008E0DAD">
        <w:rPr>
          <w:rFonts w:asciiTheme="minorHAnsi" w:hAnsiTheme="minorHAnsi" w:cstheme="minorHAnsi"/>
          <w:sz w:val="22"/>
          <w:szCs w:val="22"/>
        </w:rPr>
        <w:t xml:space="preserve"> forward</w:t>
      </w:r>
      <w:r w:rsidR="00161071">
        <w:rPr>
          <w:rFonts w:asciiTheme="minorHAnsi" w:hAnsiTheme="minorHAnsi" w:cstheme="minorHAnsi"/>
          <w:sz w:val="22"/>
          <w:szCs w:val="22"/>
        </w:rPr>
        <w:t xml:space="preserve"> in terms of</w:t>
      </w:r>
      <w:r w:rsidR="00C23710">
        <w:rPr>
          <w:rFonts w:asciiTheme="minorHAnsi" w:hAnsiTheme="minorHAnsi" w:cstheme="minorHAnsi"/>
          <w:sz w:val="22"/>
          <w:szCs w:val="22"/>
        </w:rPr>
        <w:t xml:space="preserve"> </w:t>
      </w:r>
      <w:r w:rsidR="00B64514">
        <w:rPr>
          <w:rFonts w:asciiTheme="minorHAnsi" w:hAnsiTheme="minorHAnsi" w:cstheme="minorHAnsi"/>
          <w:sz w:val="22"/>
          <w:szCs w:val="22"/>
        </w:rPr>
        <w:t xml:space="preserve">the </w:t>
      </w:r>
      <w:r w:rsidR="00C23710">
        <w:rPr>
          <w:rFonts w:asciiTheme="minorHAnsi" w:hAnsiTheme="minorHAnsi" w:cstheme="minorHAnsi"/>
          <w:sz w:val="22"/>
          <w:szCs w:val="22"/>
        </w:rPr>
        <w:t>organization, transparency, and reproducibility</w:t>
      </w:r>
      <w:r w:rsidR="00B64514">
        <w:rPr>
          <w:rFonts w:asciiTheme="minorHAnsi" w:hAnsiTheme="minorHAnsi" w:cstheme="minorHAnsi"/>
          <w:sz w:val="22"/>
          <w:szCs w:val="22"/>
        </w:rPr>
        <w:t xml:space="preserve"> of our projects.</w:t>
      </w:r>
      <w:r w:rsidR="00C23710">
        <w:rPr>
          <w:rFonts w:asciiTheme="minorHAnsi" w:hAnsiTheme="minorHAnsi" w:cstheme="minorHAnsi"/>
          <w:sz w:val="22"/>
          <w:szCs w:val="22"/>
        </w:rPr>
        <w:t xml:space="preserve"> </w:t>
      </w:r>
      <w:r w:rsidR="00F03EBE">
        <w:rPr>
          <w:rFonts w:asciiTheme="minorHAnsi" w:hAnsiTheme="minorHAnsi" w:cstheme="minorHAnsi"/>
          <w:sz w:val="22"/>
          <w:szCs w:val="22"/>
        </w:rPr>
        <w:t>I</w:t>
      </w:r>
      <w:r w:rsidR="00F03EBE" w:rsidRPr="00F03EBE">
        <w:rPr>
          <w:rFonts w:asciiTheme="minorHAnsi" w:hAnsiTheme="minorHAnsi" w:cstheme="minorHAnsi"/>
          <w:sz w:val="22"/>
          <w:szCs w:val="22"/>
        </w:rPr>
        <w:t>ntegration and documentation to achieve transparency</w:t>
      </w:r>
      <w:r w:rsidR="00F03EBE">
        <w:rPr>
          <w:rFonts w:asciiTheme="minorHAnsi" w:hAnsiTheme="minorHAnsi" w:cstheme="minorHAnsi"/>
          <w:sz w:val="22"/>
          <w:szCs w:val="22"/>
        </w:rPr>
        <w:t xml:space="preserve"> have a</w:t>
      </w:r>
      <w:r w:rsidR="00F03EBE" w:rsidRPr="00F03EBE">
        <w:rPr>
          <w:rFonts w:asciiTheme="minorHAnsi" w:hAnsiTheme="minorHAnsi" w:cstheme="minorHAnsi"/>
          <w:sz w:val="22"/>
          <w:szCs w:val="22"/>
        </w:rPr>
        <w:t xml:space="preserve">lso </w:t>
      </w:r>
      <w:r w:rsidR="00F03EBE">
        <w:rPr>
          <w:rFonts w:asciiTheme="minorHAnsi" w:hAnsiTheme="minorHAnsi" w:cstheme="minorHAnsi"/>
          <w:sz w:val="22"/>
          <w:szCs w:val="22"/>
        </w:rPr>
        <w:t xml:space="preserve">been </w:t>
      </w:r>
      <w:r w:rsidR="00F03EBE" w:rsidRPr="00F03EBE">
        <w:rPr>
          <w:rFonts w:asciiTheme="minorHAnsi" w:hAnsiTheme="minorHAnsi" w:cstheme="minorHAnsi"/>
          <w:sz w:val="22"/>
          <w:szCs w:val="22"/>
        </w:rPr>
        <w:t>referred to as the third dimension of open science</w:t>
      </w:r>
      <w:r w:rsidR="00EA2C87">
        <w:rPr>
          <w:rFonts w:asciiTheme="minorHAnsi" w:hAnsiTheme="minorHAnsi" w:cstheme="minorHAnsi"/>
          <w:sz w:val="22"/>
          <w:szCs w:val="22"/>
        </w:rPr>
        <w:t xml:space="preserve"> </w:t>
      </w:r>
      <w:r w:rsidR="00EA2C87">
        <w:rPr>
          <w:rFonts w:asciiTheme="minorHAnsi" w:hAnsiTheme="minorHAnsi" w:cstheme="minorHAnsi"/>
          <w:sz w:val="22"/>
          <w:szCs w:val="22"/>
        </w:rPr>
        <w:fldChar w:fldCharType="begin"/>
      </w:r>
      <w:r w:rsidR="00EA2C87">
        <w:rPr>
          <w:rFonts w:asciiTheme="minorHAnsi" w:hAnsiTheme="minorHAnsi" w:cstheme="minorHAnsi"/>
          <w:sz w:val="22"/>
          <w:szCs w:val="22"/>
        </w:rPr>
        <w:instrText xml:space="preserve"> ADDIN EN.CITE &lt;EndNote&gt;&lt;Cite&gt;&lt;Author&gt;Lyon&lt;/Author&gt;&lt;Year&gt;2016&lt;/Year&gt;&lt;RecNum&gt;7347&lt;/RecNum&gt;&lt;DisplayText&gt;(Lyon, 2016)&lt;/DisplayText&gt;&lt;record&gt;&lt;rec-number&gt;7347&lt;/rec-number&gt;&lt;foreign-keys&gt;&lt;key app="EN" db-id="sfxpwwt9asr05de5przpt5fuvpdvta5wwtv2" timestamp="1690373896"&gt;7347&lt;/key&gt;&lt;/foreign-keys&gt;&lt;ref-type name="Journal Article"&gt;17&lt;/ref-type&gt;&lt;contributors&gt;&lt;authors&gt;&lt;author&gt;Lyon, L&lt;/author&gt;&lt;/authors&gt;&lt;/contributors&gt;&lt;titles&gt;&lt;title&gt;Transparency: The Emerging Third Dimension of Open Science and Open Data&lt;/title&gt;&lt;secondary-title&gt;Liber Quarterly&lt;/secondary-title&gt;&lt;/titles&gt;&lt;periodical&gt;&lt;full-title&gt;Liber Quarterly&lt;/full-title&gt;&lt;/periodical&gt;&lt;pages&gt;153-171&lt;/pages&gt;&lt;volume&gt;25&lt;/volume&gt;&lt;number&gt;4&lt;/number&gt;&lt;section&gt;153&lt;/section&gt;&lt;keywords&gt;&lt;keyword&gt;Research Transparency, Open Science, Research Data Services, LIS education&lt;/keyword&gt;&lt;/keywords&gt;&lt;dates&gt;&lt;year&gt;2016&lt;/year&gt;&lt;/dates&gt;&lt;isbn&gt;2213-056X&lt;/isbn&gt;&lt;label&gt;Reproducibility&lt;/label&gt;&lt;urls&gt;&lt;/urls&gt;&lt;electronic-resource-num&gt;10.18352/lq.10113&lt;/electronic-resource-num&gt;&lt;/record&gt;&lt;/Cite&gt;&lt;/EndNote&gt;</w:instrText>
      </w:r>
      <w:r w:rsidR="00EA2C87">
        <w:rPr>
          <w:rFonts w:asciiTheme="minorHAnsi" w:hAnsiTheme="minorHAnsi" w:cstheme="minorHAnsi"/>
          <w:sz w:val="22"/>
          <w:szCs w:val="22"/>
        </w:rPr>
        <w:fldChar w:fldCharType="separate"/>
      </w:r>
      <w:r w:rsidR="00EA2C87">
        <w:rPr>
          <w:rFonts w:asciiTheme="minorHAnsi" w:hAnsiTheme="minorHAnsi" w:cstheme="minorHAnsi"/>
          <w:noProof/>
          <w:sz w:val="22"/>
          <w:szCs w:val="22"/>
        </w:rPr>
        <w:t>(Lyon, 2016)</w:t>
      </w:r>
      <w:r w:rsidR="00EA2C87">
        <w:rPr>
          <w:rFonts w:asciiTheme="minorHAnsi" w:hAnsiTheme="minorHAnsi" w:cstheme="minorHAnsi"/>
          <w:sz w:val="22"/>
          <w:szCs w:val="22"/>
        </w:rPr>
        <w:fldChar w:fldCharType="end"/>
      </w:r>
      <w:r w:rsidR="00F03EBE" w:rsidRPr="00F03EBE">
        <w:rPr>
          <w:rFonts w:asciiTheme="minorHAnsi" w:hAnsiTheme="minorHAnsi" w:cstheme="minorHAnsi"/>
          <w:sz w:val="22"/>
          <w:szCs w:val="22"/>
        </w:rPr>
        <w:t xml:space="preserve"> </w:t>
      </w:r>
      <w:r w:rsidR="00F03EBE">
        <w:rPr>
          <w:rFonts w:asciiTheme="minorHAnsi" w:hAnsiTheme="minorHAnsi" w:cstheme="minorHAnsi"/>
          <w:sz w:val="22"/>
          <w:szCs w:val="22"/>
        </w:rPr>
        <w:t xml:space="preserve">and </w:t>
      </w:r>
      <w:r w:rsidR="00F03EBE" w:rsidRPr="00F03EBE">
        <w:rPr>
          <w:rFonts w:asciiTheme="minorHAnsi" w:hAnsiTheme="minorHAnsi" w:cstheme="minorHAnsi"/>
          <w:sz w:val="22"/>
          <w:szCs w:val="22"/>
        </w:rPr>
        <w:t xml:space="preserve">are </w:t>
      </w:r>
      <w:r w:rsidR="00FE77C5">
        <w:rPr>
          <w:rFonts w:asciiTheme="minorHAnsi" w:hAnsiTheme="minorHAnsi" w:cstheme="minorHAnsi"/>
          <w:sz w:val="22"/>
          <w:szCs w:val="22"/>
        </w:rPr>
        <w:t xml:space="preserve">in our view </w:t>
      </w:r>
      <w:r w:rsidR="00F03EBE" w:rsidRPr="00F03EBE">
        <w:rPr>
          <w:rFonts w:asciiTheme="minorHAnsi" w:hAnsiTheme="minorHAnsi" w:cstheme="minorHAnsi"/>
          <w:sz w:val="22"/>
          <w:szCs w:val="22"/>
        </w:rPr>
        <w:t>key to reproducibility</w:t>
      </w:r>
      <w:r w:rsidR="00FE77C5">
        <w:rPr>
          <w:rFonts w:asciiTheme="minorHAnsi" w:hAnsiTheme="minorHAnsi" w:cstheme="minorHAnsi"/>
          <w:sz w:val="22"/>
          <w:szCs w:val="22"/>
        </w:rPr>
        <w:t xml:space="preserve"> of computational research.</w:t>
      </w:r>
    </w:p>
    <w:p w14:paraId="2FAEEE9D" w14:textId="4A3BFBE5" w:rsidR="00161071" w:rsidRDefault="00B64514" w:rsidP="00A23796">
      <w:pPr>
        <w:spacing w:line="276" w:lineRule="auto"/>
        <w:ind w:firstLine="720"/>
        <w:rPr>
          <w:rFonts w:asciiTheme="minorHAnsi" w:hAnsiTheme="minorHAnsi" w:cstheme="minorHAnsi"/>
          <w:sz w:val="22"/>
          <w:szCs w:val="22"/>
        </w:rPr>
      </w:pPr>
      <w:r>
        <w:rPr>
          <w:rFonts w:asciiTheme="minorHAnsi" w:hAnsiTheme="minorHAnsi" w:cstheme="minorHAnsi"/>
          <w:sz w:val="22"/>
          <w:szCs w:val="22"/>
        </w:rPr>
        <w:t xml:space="preserve">ENCORE can be applied </w:t>
      </w:r>
      <w:r w:rsidR="008E0DAD">
        <w:rPr>
          <w:rFonts w:asciiTheme="minorHAnsi" w:hAnsiTheme="minorHAnsi" w:cstheme="minorHAnsi"/>
          <w:sz w:val="22"/>
          <w:szCs w:val="22"/>
        </w:rPr>
        <w:t>to</w:t>
      </w:r>
      <w:r>
        <w:rPr>
          <w:rFonts w:asciiTheme="minorHAnsi" w:hAnsiTheme="minorHAnsi" w:cstheme="minorHAnsi"/>
          <w:sz w:val="22"/>
          <w:szCs w:val="22"/>
        </w:rPr>
        <w:t xml:space="preserve"> virtually any type of computational project, </w:t>
      </w:r>
      <w:r w:rsidR="00FE77C5">
        <w:rPr>
          <w:rFonts w:asciiTheme="minorHAnsi" w:hAnsiTheme="minorHAnsi" w:cstheme="minorHAnsi"/>
          <w:sz w:val="22"/>
          <w:szCs w:val="22"/>
        </w:rPr>
        <w:t xml:space="preserve">it </w:t>
      </w:r>
      <w:r>
        <w:rPr>
          <w:rFonts w:asciiTheme="minorHAnsi" w:hAnsiTheme="minorHAnsi" w:cstheme="minorHAnsi"/>
          <w:sz w:val="22"/>
          <w:szCs w:val="22"/>
        </w:rPr>
        <w:t xml:space="preserve">is agnostic </w:t>
      </w:r>
      <w:r w:rsidR="008E0DAD">
        <w:rPr>
          <w:rFonts w:asciiTheme="minorHAnsi" w:hAnsiTheme="minorHAnsi" w:cstheme="minorHAnsi"/>
          <w:sz w:val="22"/>
          <w:szCs w:val="22"/>
        </w:rPr>
        <w:t>to the</w:t>
      </w:r>
      <w:r>
        <w:rPr>
          <w:rFonts w:asciiTheme="minorHAnsi" w:hAnsiTheme="minorHAnsi" w:cstheme="minorHAnsi"/>
          <w:sz w:val="22"/>
          <w:szCs w:val="22"/>
        </w:rPr>
        <w:t xml:space="preserve"> </w:t>
      </w:r>
      <w:r w:rsidR="008E0DAD">
        <w:rPr>
          <w:rFonts w:asciiTheme="minorHAnsi" w:hAnsiTheme="minorHAnsi" w:cstheme="minorHAnsi"/>
          <w:sz w:val="22"/>
          <w:szCs w:val="22"/>
        </w:rPr>
        <w:t xml:space="preserve">computational </w:t>
      </w:r>
      <w:r>
        <w:rPr>
          <w:rFonts w:asciiTheme="minorHAnsi" w:hAnsiTheme="minorHAnsi" w:cstheme="minorHAnsi"/>
          <w:sz w:val="22"/>
          <w:szCs w:val="22"/>
        </w:rPr>
        <w:t xml:space="preserve">infrastructure, and </w:t>
      </w:r>
      <w:r w:rsidR="0072287F">
        <w:rPr>
          <w:rFonts w:asciiTheme="minorHAnsi" w:hAnsiTheme="minorHAnsi" w:cstheme="minorHAnsi"/>
          <w:sz w:val="22"/>
          <w:szCs w:val="22"/>
        </w:rPr>
        <w:t xml:space="preserve">it </w:t>
      </w:r>
      <w:r>
        <w:rPr>
          <w:rFonts w:asciiTheme="minorHAnsi" w:hAnsiTheme="minorHAnsi" w:cstheme="minorHAnsi"/>
          <w:sz w:val="22"/>
          <w:szCs w:val="22"/>
        </w:rPr>
        <w:t xml:space="preserve">can be used with any programming language or software tool the researcher </w:t>
      </w:r>
      <w:r w:rsidR="0072287F">
        <w:rPr>
          <w:rFonts w:asciiTheme="minorHAnsi" w:hAnsiTheme="minorHAnsi" w:cstheme="minorHAnsi"/>
          <w:sz w:val="22"/>
          <w:szCs w:val="22"/>
        </w:rPr>
        <w:t>is using</w:t>
      </w:r>
      <w:r>
        <w:rPr>
          <w:rFonts w:asciiTheme="minorHAnsi" w:hAnsiTheme="minorHAnsi" w:cstheme="minorHAnsi"/>
          <w:sz w:val="22"/>
          <w:szCs w:val="22"/>
        </w:rPr>
        <w:t>.</w:t>
      </w:r>
      <w:r w:rsidR="00770787">
        <w:rPr>
          <w:rFonts w:asciiTheme="minorHAnsi" w:hAnsiTheme="minorHAnsi" w:cstheme="minorHAnsi"/>
          <w:sz w:val="22"/>
          <w:szCs w:val="22"/>
        </w:rPr>
        <w:t xml:space="preserve"> </w:t>
      </w:r>
      <w:r w:rsidR="0076436B">
        <w:rPr>
          <w:rFonts w:asciiTheme="minorHAnsi" w:hAnsiTheme="minorHAnsi" w:cstheme="minorHAnsi"/>
          <w:sz w:val="22"/>
          <w:szCs w:val="22"/>
        </w:rPr>
        <w:t xml:space="preserve">Over the </w:t>
      </w:r>
      <w:r w:rsidR="008E0DAD">
        <w:rPr>
          <w:rFonts w:asciiTheme="minorHAnsi" w:hAnsiTheme="minorHAnsi" w:cstheme="minorHAnsi"/>
          <w:sz w:val="22"/>
          <w:szCs w:val="22"/>
        </w:rPr>
        <w:t>p</w:t>
      </w:r>
      <w:r w:rsidR="0076436B">
        <w:rPr>
          <w:rFonts w:asciiTheme="minorHAnsi" w:hAnsiTheme="minorHAnsi" w:cstheme="minorHAnsi"/>
          <w:sz w:val="22"/>
          <w:szCs w:val="22"/>
        </w:rPr>
        <w:t>ast few years</w:t>
      </w:r>
      <w:r w:rsidR="0090151D">
        <w:rPr>
          <w:rFonts w:asciiTheme="minorHAnsi" w:hAnsiTheme="minorHAnsi" w:cstheme="minorHAnsi"/>
          <w:sz w:val="22"/>
          <w:szCs w:val="22"/>
        </w:rPr>
        <w:t>,</w:t>
      </w:r>
      <w:r w:rsidR="0076436B">
        <w:rPr>
          <w:rFonts w:asciiTheme="minorHAnsi" w:hAnsiTheme="minorHAnsi" w:cstheme="minorHAnsi"/>
          <w:sz w:val="22"/>
          <w:szCs w:val="22"/>
        </w:rPr>
        <w:t xml:space="preserve"> we </w:t>
      </w:r>
      <w:r w:rsidR="0036497A">
        <w:rPr>
          <w:rFonts w:asciiTheme="minorHAnsi" w:hAnsiTheme="minorHAnsi" w:cstheme="minorHAnsi"/>
          <w:sz w:val="22"/>
          <w:szCs w:val="22"/>
        </w:rPr>
        <w:t xml:space="preserve">have </w:t>
      </w:r>
      <w:r w:rsidR="0076436B">
        <w:rPr>
          <w:rFonts w:asciiTheme="minorHAnsi" w:hAnsiTheme="minorHAnsi" w:cstheme="minorHAnsi"/>
          <w:sz w:val="22"/>
          <w:szCs w:val="22"/>
        </w:rPr>
        <w:t>experienced</w:t>
      </w:r>
      <w:r>
        <w:rPr>
          <w:rFonts w:asciiTheme="minorHAnsi" w:hAnsiTheme="minorHAnsi" w:cstheme="minorHAnsi"/>
          <w:sz w:val="22"/>
          <w:szCs w:val="22"/>
        </w:rPr>
        <w:t xml:space="preserve"> that it is crucial to </w:t>
      </w:r>
      <w:r w:rsidR="0072287F">
        <w:rPr>
          <w:rFonts w:asciiTheme="minorHAnsi" w:hAnsiTheme="minorHAnsi" w:cstheme="minorHAnsi"/>
          <w:sz w:val="22"/>
          <w:szCs w:val="22"/>
        </w:rPr>
        <w:t>use</w:t>
      </w:r>
      <w:r>
        <w:rPr>
          <w:rFonts w:asciiTheme="minorHAnsi" w:hAnsiTheme="minorHAnsi" w:cstheme="minorHAnsi"/>
          <w:sz w:val="22"/>
          <w:szCs w:val="22"/>
        </w:rPr>
        <w:t xml:space="preserve"> ENCORE from the start of </w:t>
      </w:r>
      <w:r w:rsidR="0036497A">
        <w:rPr>
          <w:rFonts w:asciiTheme="minorHAnsi" w:hAnsiTheme="minorHAnsi" w:cstheme="minorHAnsi"/>
          <w:sz w:val="22"/>
          <w:szCs w:val="22"/>
        </w:rPr>
        <w:t>a</w:t>
      </w:r>
      <w:r>
        <w:rPr>
          <w:rFonts w:asciiTheme="minorHAnsi" w:hAnsiTheme="minorHAnsi" w:cstheme="minorHAnsi"/>
          <w:sz w:val="22"/>
          <w:szCs w:val="22"/>
        </w:rPr>
        <w:t xml:space="preserve"> project and to have sufficient </w:t>
      </w:r>
      <w:r w:rsidR="008E0DAD">
        <w:rPr>
          <w:rFonts w:asciiTheme="minorHAnsi" w:hAnsiTheme="minorHAnsi" w:cstheme="minorHAnsi"/>
          <w:sz w:val="22"/>
          <w:szCs w:val="22"/>
        </w:rPr>
        <w:t>self-</w:t>
      </w:r>
      <w:r>
        <w:rPr>
          <w:rFonts w:asciiTheme="minorHAnsi" w:hAnsiTheme="minorHAnsi" w:cstheme="minorHAnsi"/>
          <w:sz w:val="22"/>
          <w:szCs w:val="22"/>
        </w:rPr>
        <w:t xml:space="preserve">discipline to keep </w:t>
      </w:r>
      <w:r w:rsidR="0072287F">
        <w:rPr>
          <w:rFonts w:asciiTheme="minorHAnsi" w:hAnsiTheme="minorHAnsi" w:cstheme="minorHAnsi"/>
          <w:sz w:val="22"/>
          <w:szCs w:val="22"/>
        </w:rPr>
        <w:t>everything up to date</w:t>
      </w:r>
      <w:r>
        <w:rPr>
          <w:rFonts w:asciiTheme="minorHAnsi" w:hAnsiTheme="minorHAnsi" w:cstheme="minorHAnsi"/>
          <w:sz w:val="22"/>
          <w:szCs w:val="22"/>
        </w:rPr>
        <w:t xml:space="preserve">. The ENCORE documentation </w:t>
      </w:r>
      <w:r w:rsidR="0089319D">
        <w:rPr>
          <w:rFonts w:asciiTheme="minorHAnsi" w:hAnsiTheme="minorHAnsi" w:cstheme="minorHAnsi"/>
          <w:sz w:val="22"/>
          <w:szCs w:val="22"/>
        </w:rPr>
        <w:t xml:space="preserve">is </w:t>
      </w:r>
      <w:r w:rsidR="00161071" w:rsidRPr="00161071">
        <w:rPr>
          <w:rFonts w:asciiTheme="minorHAnsi" w:hAnsiTheme="minorHAnsi" w:cstheme="minorHAnsi"/>
          <w:sz w:val="22"/>
          <w:szCs w:val="22"/>
        </w:rPr>
        <w:t xml:space="preserve">essential for introducing new ENCORE users to the underlying philosophy and </w:t>
      </w:r>
      <w:r w:rsidR="00161071" w:rsidRPr="00161071">
        <w:rPr>
          <w:rFonts w:asciiTheme="minorHAnsi" w:hAnsiTheme="minorHAnsi" w:cstheme="minorHAnsi"/>
          <w:sz w:val="22"/>
          <w:szCs w:val="22"/>
        </w:rPr>
        <w:lastRenderedPageBreak/>
        <w:t>approach and</w:t>
      </w:r>
      <w:r w:rsidR="00161071" w:rsidRPr="00161071">
        <w:rPr>
          <w:rFonts w:asciiTheme="minorHAnsi" w:hAnsiTheme="minorHAnsi" w:cstheme="minorHAnsi"/>
          <w:sz w:val="22"/>
          <w:szCs w:val="22"/>
        </w:rPr>
        <w:t xml:space="preserve"> to provide background on the structure and desired level of project documentation</w:t>
      </w:r>
      <w:r w:rsidR="00161071">
        <w:rPr>
          <w:rFonts w:asciiTheme="minorHAnsi" w:hAnsiTheme="minorHAnsi" w:cstheme="minorHAnsi"/>
          <w:sz w:val="22"/>
          <w:szCs w:val="22"/>
        </w:rPr>
        <w:t>.</w:t>
      </w:r>
    </w:p>
    <w:p w14:paraId="5D056808" w14:textId="44FCA7DC" w:rsidR="0076436B" w:rsidRPr="00762F1C" w:rsidRDefault="0076436B" w:rsidP="0076436B">
      <w:pPr>
        <w:spacing w:line="276" w:lineRule="auto"/>
        <w:ind w:firstLine="720"/>
        <w:rPr>
          <w:rFonts w:asciiTheme="minorHAnsi" w:eastAsia="Times New Roman" w:hAnsiTheme="minorHAnsi" w:cstheme="minorHAnsi"/>
          <w:bCs/>
          <w:color w:val="00B050"/>
          <w:sz w:val="22"/>
          <w:szCs w:val="22"/>
        </w:rPr>
      </w:pPr>
      <w:r w:rsidRPr="0076436B">
        <w:rPr>
          <w:rFonts w:asciiTheme="minorHAnsi" w:eastAsia="Times New Roman" w:hAnsiTheme="minorHAnsi" w:cstheme="minorHAnsi"/>
          <w:bCs/>
          <w:sz w:val="22"/>
          <w:szCs w:val="22"/>
        </w:rPr>
        <w:t>Different areas of reproducibility are distinguished</w:t>
      </w:r>
      <w:r w:rsidR="007B1F6D">
        <w:rPr>
          <w:rFonts w:asciiTheme="minorHAnsi" w:eastAsia="Times New Roman" w:hAnsiTheme="minorHAnsi" w:cstheme="minorHAnsi"/>
          <w:bCs/>
          <w:sz w:val="22"/>
          <w:szCs w:val="22"/>
        </w:rPr>
        <w:t xml:space="preserve"> by Stodden</w:t>
      </w:r>
      <w:r w:rsidRPr="0076436B">
        <w:rPr>
          <w:rFonts w:asciiTheme="minorHAnsi" w:eastAsia="Times New Roman" w:hAnsiTheme="minorHAnsi" w:cstheme="minorHAnsi"/>
          <w:bCs/>
          <w:sz w:val="22"/>
          <w:szCs w:val="22"/>
        </w:rPr>
        <w:t xml:space="preserve"> </w:t>
      </w:r>
      <w:r w:rsidRPr="0076436B">
        <w:rPr>
          <w:rFonts w:asciiTheme="minorHAnsi" w:eastAsia="Times New Roman" w:hAnsiTheme="minorHAnsi" w:cstheme="minorHAnsi"/>
          <w:bCs/>
          <w:sz w:val="22"/>
          <w:szCs w:val="22"/>
        </w:rPr>
        <w:fldChar w:fldCharType="begin"/>
      </w:r>
      <w:r w:rsidRPr="0076436B">
        <w:rPr>
          <w:rFonts w:asciiTheme="minorHAnsi" w:eastAsia="Times New Roman" w:hAnsiTheme="minorHAnsi" w:cstheme="minorHAnsi"/>
          <w:bCs/>
          <w:sz w:val="22"/>
          <w:szCs w:val="22"/>
        </w:rPr>
        <w:instrText xml:space="preserve"> ADDIN EN.CITE &lt;EndNote&gt;&lt;Cite&gt;&lt;Author&gt;Stodden&lt;/Author&gt;&lt;Year&gt;2015&lt;/Year&gt;&lt;RecNum&gt;7235&lt;/RecNum&gt;&lt;DisplayText&gt;(Stodden, 2015)&lt;/DisplayText&gt;&lt;record&gt;&lt;rec-number&gt;7235&lt;/rec-number&gt;&lt;foreign-keys&gt;&lt;key app="EN" db-id="sfxpwwt9asr05de5przpt5fuvpdvta5wwtv2" timestamp="1679586950"&gt;7235&lt;/key&gt;&lt;/foreign-keys&gt;&lt;ref-type name="Journal Article"&gt;17&lt;/ref-type&gt;&lt;contributors&gt;&lt;authors&gt;&lt;author&gt;Stodden, Victoria&lt;/author&gt;&lt;/authors&gt;&lt;/contributors&gt;&lt;titles&gt;&lt;title&gt;Reproducing Statistical Results&lt;/title&gt;&lt;secondary-title&gt;Annual Review of Statistics and Its Application&lt;/secondary-title&gt;&lt;/titles&gt;&lt;periodical&gt;&lt;full-title&gt;Annual Review of Statistics and Its Application&lt;/full-title&gt;&lt;/periodical&gt;&lt;pages&gt;1-19&lt;/pages&gt;&lt;volume&gt;2&lt;/volume&gt;&lt;number&gt;1&lt;/number&gt;&lt;section&gt;1&lt;/section&gt;&lt;dates&gt;&lt;year&gt;2015&lt;/year&gt;&lt;/dates&gt;&lt;isbn&gt;2326-8298&amp;#xD;2326-831X&lt;/isbn&gt;&lt;label&gt;Reproducibility&amp;#xD;&lt;/label&gt;&lt;urls&gt;&lt;/urls&gt;&lt;electronic-resource-num&gt;10.1146/annurev-statistics-010814-020127&lt;/electronic-resource-num&gt;&lt;/record&gt;&lt;/Cite&gt;&lt;/EndNote&gt;</w:instrText>
      </w:r>
      <w:r w:rsidRPr="0076436B">
        <w:rPr>
          <w:rFonts w:asciiTheme="minorHAnsi" w:eastAsia="Times New Roman" w:hAnsiTheme="minorHAnsi" w:cstheme="minorHAnsi"/>
          <w:bCs/>
          <w:sz w:val="22"/>
          <w:szCs w:val="22"/>
        </w:rPr>
        <w:fldChar w:fldCharType="separate"/>
      </w:r>
      <w:r w:rsidRPr="0076436B">
        <w:rPr>
          <w:rFonts w:asciiTheme="minorHAnsi" w:eastAsia="Times New Roman" w:hAnsiTheme="minorHAnsi" w:cstheme="minorHAnsi"/>
          <w:bCs/>
          <w:noProof/>
          <w:sz w:val="22"/>
          <w:szCs w:val="22"/>
        </w:rPr>
        <w:t>(Stodden, 2015)</w:t>
      </w:r>
      <w:r w:rsidRPr="0076436B">
        <w:rPr>
          <w:rFonts w:asciiTheme="minorHAnsi" w:eastAsia="Times New Roman" w:hAnsiTheme="minorHAnsi" w:cstheme="minorHAnsi"/>
          <w:bCs/>
          <w:sz w:val="22"/>
          <w:szCs w:val="22"/>
        </w:rPr>
        <w:fldChar w:fldCharType="end"/>
      </w:r>
      <w:r w:rsidRPr="0076436B">
        <w:rPr>
          <w:rFonts w:asciiTheme="minorHAnsi" w:eastAsia="Times New Roman" w:hAnsiTheme="minorHAnsi" w:cstheme="minorHAnsi"/>
          <w:bCs/>
          <w:sz w:val="22"/>
          <w:szCs w:val="22"/>
        </w:rPr>
        <w:t>. (</w:t>
      </w:r>
      <w:proofErr w:type="spellStart"/>
      <w:r w:rsidRPr="0076436B">
        <w:rPr>
          <w:rFonts w:asciiTheme="minorHAnsi" w:eastAsia="Times New Roman" w:hAnsiTheme="minorHAnsi" w:cstheme="minorHAnsi"/>
          <w:bCs/>
          <w:sz w:val="22"/>
          <w:szCs w:val="22"/>
        </w:rPr>
        <w:t>i</w:t>
      </w:r>
      <w:proofErr w:type="spellEnd"/>
      <w:r w:rsidRPr="0076436B">
        <w:rPr>
          <w:rFonts w:asciiTheme="minorHAnsi" w:eastAsia="Times New Roman" w:hAnsiTheme="minorHAnsi" w:cstheme="minorHAnsi"/>
          <w:bCs/>
          <w:sz w:val="22"/>
          <w:szCs w:val="22"/>
        </w:rPr>
        <w:t>) Empirical reproducibility refers to physical experiments and the (reporting) standards associated with these. (ii) Computational reproducibility is concerned with the reproduction of results using the same data and computational methodology. (iii) Statistical reproducibility focuses on the correct use of experimental design (including sample size</w:t>
      </w:r>
      <w:r w:rsidR="0036497A">
        <w:rPr>
          <w:rFonts w:asciiTheme="minorHAnsi" w:eastAsia="Times New Roman" w:hAnsiTheme="minorHAnsi" w:cstheme="minorHAnsi"/>
          <w:bCs/>
          <w:sz w:val="22"/>
          <w:szCs w:val="22"/>
        </w:rPr>
        <w:t xml:space="preserve"> calculations</w:t>
      </w:r>
      <w:r w:rsidRPr="0076436B">
        <w:rPr>
          <w:rFonts w:asciiTheme="minorHAnsi" w:eastAsia="Times New Roman" w:hAnsiTheme="minorHAnsi" w:cstheme="minorHAnsi"/>
          <w:bCs/>
          <w:sz w:val="22"/>
          <w:szCs w:val="22"/>
        </w:rPr>
        <w:t xml:space="preserve">) and statistical analyses. (iv) Ethical reproducibility refers to reporting ethics methods in biomedical research </w:t>
      </w:r>
      <w:r w:rsidRPr="0076436B">
        <w:rPr>
          <w:rFonts w:asciiTheme="minorHAnsi" w:eastAsia="Times New Roman" w:hAnsiTheme="minorHAnsi" w:cstheme="minorHAnsi"/>
          <w:bCs/>
          <w:sz w:val="22"/>
          <w:szCs w:val="22"/>
        </w:rPr>
        <w:fldChar w:fldCharType="begin"/>
      </w:r>
      <w:r w:rsidR="002D3343">
        <w:rPr>
          <w:rFonts w:asciiTheme="minorHAnsi" w:eastAsia="Times New Roman" w:hAnsiTheme="minorHAnsi" w:cstheme="minorHAnsi"/>
          <w:bCs/>
          <w:sz w:val="22"/>
          <w:szCs w:val="22"/>
        </w:rPr>
        <w:instrText xml:space="preserve"> ADDIN EN.CITE &lt;EndNote&gt;&lt;Cite&gt;&lt;Author&gt;Anderson&lt;/Author&gt;&lt;Year&gt;2013&lt;/Year&gt;&lt;RecNum&gt;7246&lt;/RecNum&gt;&lt;DisplayText&gt;(Anderson et al., 2013)&lt;/DisplayText&gt;&lt;record&gt;&lt;rec-number&gt;7246&lt;/rec-number&gt;&lt;foreign-keys&gt;&lt;key app="EN" db-id="sfxpwwt9asr05de5przpt5fuvpdvta5wwtv2" timestamp="1679642724"&gt;7246&lt;/key&gt;&lt;/foreign-keys&gt;&lt;ref-type name="Journal Article"&gt;17&lt;/ref-type&gt;&lt;contributors&gt;&lt;authors&gt;&lt;author&gt;Anderson, J. A.&lt;/author&gt;&lt;author&gt;Eijkholt, M.&lt;/author&gt;&lt;author&gt;Illes, J.&lt;/author&gt;&lt;/authors&gt;&lt;/contributors&gt;&lt;auth-address&gt;Joint Centre for Bioethics, University of Toronto, Toronto, Ontario, Canada.&lt;/auth-address&gt;&lt;titles&gt;&lt;title&gt;Ethical reproducibility: towards transparent reporting in biomedical research&lt;/title&gt;&lt;secondary-title&gt;Nat Methods&lt;/secondary-title&gt;&lt;/titles&gt;&lt;periodical&gt;&lt;full-title&gt;Nat Methods&lt;/full-title&gt;&lt;abbr-1&gt;Nature methods&lt;/abbr-1&gt;&lt;/periodical&gt;&lt;pages&gt;843-5&lt;/pages&gt;&lt;volume&gt;10&lt;/volume&gt;&lt;number&gt;9&lt;/number&gt;&lt;edition&gt;2013/08/30&lt;/edition&gt;&lt;keywords&gt;&lt;keyword&gt;Biomedical Research/*ethics&lt;/keyword&gt;&lt;keyword&gt;*Ethics, Research&lt;/keyword&gt;&lt;keyword&gt;Guidelines as Topic&lt;/keyword&gt;&lt;keyword&gt;Publishing&lt;/keyword&gt;&lt;keyword&gt;Reproducibility of Results&lt;/keyword&gt;&lt;/keywords&gt;&lt;dates&gt;&lt;year&gt;2013&lt;/year&gt;&lt;pub-dates&gt;&lt;date&gt;Sep&lt;/date&gt;&lt;/pub-dates&gt;&lt;/dates&gt;&lt;isbn&gt;1548-7105 (Electronic)&amp;#xD;1548-7091 (Linking)&lt;/isbn&gt;&lt;accession-num&gt;23985730&lt;/accession-num&gt;&lt;label&gt;Reproducibility&amp;#xD;&amp;#xD;&lt;/label&gt;&lt;urls&gt;&lt;related-urls&gt;&lt;url&gt;https://www.ncbi.nlm.nih.gov/pubmed/23985730&lt;/url&gt;&lt;url&gt;https://www.nature.com/articles/nmeth.2564&lt;/url&gt;&lt;/related-urls&gt;&lt;/urls&gt;&lt;electronic-resource-num&gt;10.1038/nmeth.2564&lt;/electronic-resource-num&gt;&lt;/record&gt;&lt;/Cite&gt;&lt;/EndNote&gt;</w:instrText>
      </w:r>
      <w:r w:rsidRPr="0076436B">
        <w:rPr>
          <w:rFonts w:asciiTheme="minorHAnsi" w:eastAsia="Times New Roman" w:hAnsiTheme="minorHAnsi" w:cstheme="minorHAnsi"/>
          <w:bCs/>
          <w:sz w:val="22"/>
          <w:szCs w:val="22"/>
        </w:rPr>
        <w:fldChar w:fldCharType="separate"/>
      </w:r>
      <w:r w:rsidR="002D3343">
        <w:rPr>
          <w:rFonts w:asciiTheme="minorHAnsi" w:eastAsia="Times New Roman" w:hAnsiTheme="minorHAnsi" w:cstheme="minorHAnsi"/>
          <w:bCs/>
          <w:noProof/>
          <w:sz w:val="22"/>
          <w:szCs w:val="22"/>
        </w:rPr>
        <w:t>(Anderson et al., 2013)</w:t>
      </w:r>
      <w:r w:rsidRPr="0076436B">
        <w:rPr>
          <w:rFonts w:asciiTheme="minorHAnsi" w:eastAsia="Times New Roman" w:hAnsiTheme="minorHAnsi" w:cstheme="minorHAnsi"/>
          <w:bCs/>
          <w:sz w:val="22"/>
          <w:szCs w:val="22"/>
        </w:rPr>
        <w:fldChar w:fldCharType="end"/>
      </w:r>
      <w:r w:rsidRPr="0076436B">
        <w:rPr>
          <w:rFonts w:asciiTheme="minorHAnsi" w:eastAsia="Times New Roman" w:hAnsiTheme="minorHAnsi" w:cstheme="minorHAnsi"/>
          <w:bCs/>
          <w:sz w:val="22"/>
          <w:szCs w:val="22"/>
        </w:rPr>
        <w:t>. ENCORE focuses on computational reproducibility</w:t>
      </w:r>
      <w:r w:rsidR="00791D6C">
        <w:rPr>
          <w:rFonts w:asciiTheme="minorHAnsi" w:eastAsia="Times New Roman" w:hAnsiTheme="minorHAnsi" w:cstheme="minorHAnsi"/>
          <w:bCs/>
          <w:sz w:val="22"/>
          <w:szCs w:val="22"/>
        </w:rPr>
        <w:t xml:space="preserve"> and s</w:t>
      </w:r>
      <w:r w:rsidRPr="0076436B">
        <w:rPr>
          <w:rFonts w:asciiTheme="minorHAnsi" w:eastAsia="Times New Roman" w:hAnsiTheme="minorHAnsi" w:cstheme="minorHAnsi"/>
          <w:bCs/>
          <w:sz w:val="22"/>
          <w:szCs w:val="22"/>
        </w:rPr>
        <w:t>tatistical reproducibility</w:t>
      </w:r>
      <w:r w:rsidR="00161071">
        <w:rPr>
          <w:rFonts w:asciiTheme="minorHAnsi" w:eastAsia="Times New Roman" w:hAnsiTheme="minorHAnsi" w:cstheme="minorHAnsi"/>
          <w:bCs/>
          <w:sz w:val="22"/>
          <w:szCs w:val="22"/>
        </w:rPr>
        <w:t xml:space="preserve">, at the same time </w:t>
      </w:r>
      <w:proofErr w:type="gramStart"/>
      <w:r w:rsidR="00161071">
        <w:rPr>
          <w:rFonts w:asciiTheme="minorHAnsi" w:eastAsia="Times New Roman" w:hAnsiTheme="minorHAnsi" w:cstheme="minorHAnsi"/>
          <w:bCs/>
          <w:sz w:val="22"/>
          <w:szCs w:val="22"/>
        </w:rPr>
        <w:t>taking into account</w:t>
      </w:r>
      <w:proofErr w:type="gramEnd"/>
      <w:r w:rsidR="00161071">
        <w:rPr>
          <w:rFonts w:asciiTheme="minorHAnsi" w:eastAsia="Times New Roman" w:hAnsiTheme="minorHAnsi" w:cstheme="minorHAnsi"/>
          <w:bCs/>
          <w:sz w:val="22"/>
          <w:szCs w:val="22"/>
        </w:rPr>
        <w:t xml:space="preserve"> that</w:t>
      </w:r>
      <w:r w:rsidR="007B1F6D">
        <w:rPr>
          <w:rFonts w:asciiTheme="minorHAnsi" w:eastAsia="Times New Roman" w:hAnsiTheme="minorHAnsi" w:cstheme="minorHAnsi"/>
          <w:bCs/>
          <w:sz w:val="22"/>
          <w:szCs w:val="22"/>
        </w:rPr>
        <w:t xml:space="preserve"> documentation about the physical experiments can be important for the computational analyses</w:t>
      </w:r>
      <w:r w:rsidRPr="0076436B">
        <w:rPr>
          <w:rFonts w:asciiTheme="minorHAnsi" w:eastAsia="Times New Roman" w:hAnsiTheme="minorHAnsi" w:cstheme="minorHAnsi"/>
          <w:bCs/>
          <w:sz w:val="22"/>
          <w:szCs w:val="22"/>
        </w:rPr>
        <w:t>.</w:t>
      </w:r>
      <w:r w:rsidR="007B1F6D">
        <w:rPr>
          <w:rFonts w:asciiTheme="minorHAnsi" w:eastAsia="Times New Roman" w:hAnsiTheme="minorHAnsi" w:cstheme="minorHAnsi"/>
          <w:bCs/>
          <w:sz w:val="22"/>
          <w:szCs w:val="22"/>
        </w:rPr>
        <w:t xml:space="preserve"> E</w:t>
      </w:r>
      <w:r w:rsidRPr="0076436B">
        <w:rPr>
          <w:rFonts w:asciiTheme="minorHAnsi" w:eastAsia="Times New Roman" w:hAnsiTheme="minorHAnsi" w:cstheme="minorHAnsi"/>
          <w:bCs/>
          <w:sz w:val="22"/>
          <w:szCs w:val="22"/>
        </w:rPr>
        <w:t xml:space="preserve">thics reproducibility may come into play for specific (artificial intelligence) applications e.g.,  </w:t>
      </w:r>
      <w:r w:rsidRPr="0076436B">
        <w:rPr>
          <w:rFonts w:asciiTheme="minorHAnsi" w:eastAsia="Times New Roman" w:hAnsiTheme="minorHAnsi" w:cstheme="minorHAnsi"/>
          <w:bCs/>
          <w:sz w:val="22"/>
          <w:szCs w:val="22"/>
        </w:rPr>
        <w:fldChar w:fldCharType="begin"/>
      </w:r>
      <w:r w:rsidR="00ED2E40">
        <w:rPr>
          <w:rFonts w:asciiTheme="minorHAnsi" w:eastAsia="Times New Roman" w:hAnsiTheme="minorHAnsi" w:cstheme="minorHAnsi"/>
          <w:bCs/>
          <w:sz w:val="22"/>
          <w:szCs w:val="22"/>
        </w:rPr>
        <w:instrText xml:space="preserve"> ADDIN EN.CITE &lt;EndNote&gt;&lt;Cite&gt;&lt;Author&gt;Kulikowski&lt;/Author&gt;&lt;Year&gt;2021&lt;/Year&gt;&lt;RecNum&gt;7348&lt;/RecNum&gt;&lt;DisplayText&gt;(Kulikowski &amp;amp; Maojo, 2021)&lt;/DisplayText&gt;&lt;record&gt;&lt;rec-number&gt;7348&lt;/rec-number&gt;&lt;foreign-keys&gt;&lt;key app="EN" db-id="sfxpwwt9asr05de5przpt5fuvpdvta5wwtv2" timestamp="1690374975"&gt;7348&lt;/key&gt;&lt;/foreign-keys&gt;&lt;ref-type name="Journal Article"&gt;17&lt;/ref-type&gt;&lt;contributors&gt;&lt;authors&gt;&lt;author&gt;Kulikowski, C.&lt;/author&gt;&lt;author&gt;Maojo, V. M.&lt;/author&gt;&lt;/authors&gt;&lt;/contributors&gt;&lt;auth-address&gt;Department of Computer Science, Rutgers University, New Brunswick, New Jersey, USA kulikows@cs.rutgers.edu.&amp;#xD;Artificial Intelligence, Universidad Politecnica de Madrid, Madrid, Spain.&lt;/auth-address&gt;&lt;titles&gt;&lt;title&gt;COVID-19 pandemic and artificial intelligence: challenges of ethical bias and trustworthy reliable reproducibility?&lt;/title&gt;&lt;secondary-title&gt;BMJ Health Care Inform&lt;/secondary-title&gt;&lt;/titles&gt;&lt;periodical&gt;&lt;full-title&gt;BMJ Health Care Inform&lt;/full-title&gt;&lt;/periodical&gt;&lt;pages&gt;e100438&lt;/pages&gt;&lt;volume&gt;28&lt;/volume&gt;&lt;number&gt;1&lt;/number&gt;&lt;edition&gt;2021/10/08&lt;/edition&gt;&lt;keywords&gt;&lt;keyword&gt;Artificial Intelligence&lt;/keyword&gt;&lt;keyword&gt;*covid-19&lt;/keyword&gt;&lt;keyword&gt;Humans&lt;/keyword&gt;&lt;keyword&gt;*Pandemics&lt;/keyword&gt;&lt;keyword&gt;Reproducibility of Results&lt;/keyword&gt;&lt;keyword&gt;SARS-CoV-2&lt;/keyword&gt;&lt;keyword&gt;Covid-19&lt;/keyword&gt;&lt;keyword&gt;machine learning&lt;/keyword&gt;&lt;keyword&gt;medical informatics&lt;/keyword&gt;&lt;keyword&gt;public health informatics&lt;/keyword&gt;&lt;/keywords&gt;&lt;dates&gt;&lt;year&gt;2021&lt;/year&gt;&lt;pub-dates&gt;&lt;date&gt;Oct&lt;/date&gt;&lt;/pub-dates&gt;&lt;/dates&gt;&lt;isbn&gt;2632-1009 (Electronic)&amp;#xD;2632-1009 (Linking)&lt;/isbn&gt;&lt;accession-num&gt;34615665&lt;/accession-num&gt;&lt;label&gt;Reproducibility&amp;#xD;&lt;/label&gt;&lt;urls&gt;&lt;related-urls&gt;&lt;url&gt;https://www.ncbi.nlm.nih.gov/pubmed/34615665&lt;/url&gt;&lt;url&gt;https://www.ncbi.nlm.nih.gov/pmc/articles/PMC8495685/pdf/bmjhci-2021-100438.pdf&lt;/url&gt;&lt;/related-urls&gt;&lt;/urls&gt;&lt;custom2&gt;PMC8495685&lt;/custom2&gt;&lt;electronic-resource-num&gt;10.1136/bmjhci-2021-100438&lt;/electronic-resource-num&gt;&lt;/record&gt;&lt;/Cite&gt;&lt;/EndNote&gt;</w:instrText>
      </w:r>
      <w:r w:rsidRPr="0076436B">
        <w:rPr>
          <w:rFonts w:asciiTheme="minorHAnsi" w:eastAsia="Times New Roman" w:hAnsiTheme="minorHAnsi" w:cstheme="minorHAnsi"/>
          <w:bCs/>
          <w:sz w:val="22"/>
          <w:szCs w:val="22"/>
        </w:rPr>
        <w:fldChar w:fldCharType="separate"/>
      </w:r>
      <w:r w:rsidRPr="0076436B">
        <w:rPr>
          <w:rFonts w:asciiTheme="minorHAnsi" w:eastAsia="Times New Roman" w:hAnsiTheme="minorHAnsi" w:cstheme="minorHAnsi"/>
          <w:bCs/>
          <w:noProof/>
          <w:sz w:val="22"/>
          <w:szCs w:val="22"/>
        </w:rPr>
        <w:t>(Kulikowski &amp; Maojo, 2021)</w:t>
      </w:r>
      <w:r w:rsidRPr="0076436B">
        <w:rPr>
          <w:rFonts w:asciiTheme="minorHAnsi" w:eastAsia="Times New Roman" w:hAnsiTheme="minorHAnsi" w:cstheme="minorHAnsi"/>
          <w:bCs/>
          <w:sz w:val="22"/>
          <w:szCs w:val="22"/>
        </w:rPr>
        <w:fldChar w:fldCharType="end"/>
      </w:r>
      <w:r w:rsidR="007B1F6D">
        <w:rPr>
          <w:rFonts w:asciiTheme="minorHAnsi" w:eastAsia="Times New Roman" w:hAnsiTheme="minorHAnsi" w:cstheme="minorHAnsi"/>
          <w:bCs/>
          <w:sz w:val="22"/>
          <w:szCs w:val="22"/>
        </w:rPr>
        <w:t xml:space="preserve"> but is not explicitly considered by ENCORE</w:t>
      </w:r>
      <w:r w:rsidRPr="0076436B">
        <w:rPr>
          <w:rFonts w:asciiTheme="minorHAnsi" w:eastAsia="Times New Roman" w:hAnsiTheme="minorHAnsi" w:cstheme="minorHAnsi"/>
          <w:bCs/>
          <w:sz w:val="22"/>
          <w:szCs w:val="22"/>
        </w:rPr>
        <w:t>.</w:t>
      </w:r>
    </w:p>
    <w:p w14:paraId="79E37F5C" w14:textId="23472829" w:rsidR="00AF542F" w:rsidRDefault="0076436B" w:rsidP="00F03EBE">
      <w:pPr>
        <w:spacing w:line="276" w:lineRule="auto"/>
        <w:ind w:firstLine="720"/>
        <w:rPr>
          <w:rFonts w:asciiTheme="minorHAnsi" w:eastAsia="Times New Roman" w:hAnsiTheme="minorHAnsi" w:cstheme="minorHAnsi"/>
          <w:bCs/>
          <w:sz w:val="22"/>
          <w:szCs w:val="22"/>
        </w:rPr>
      </w:pPr>
      <w:r w:rsidRPr="00E8757A">
        <w:rPr>
          <w:rFonts w:asciiTheme="minorHAnsi" w:eastAsia="Times New Roman" w:hAnsiTheme="minorHAnsi" w:cstheme="minorHAnsi"/>
          <w:bCs/>
          <w:sz w:val="22"/>
          <w:szCs w:val="22"/>
        </w:rPr>
        <w:t>ENCORE promotes</w:t>
      </w:r>
      <w:r w:rsidR="007C7FDA" w:rsidRPr="00E8757A">
        <w:rPr>
          <w:rFonts w:asciiTheme="minorHAnsi" w:eastAsia="Times New Roman" w:hAnsiTheme="minorHAnsi" w:cstheme="minorHAnsi"/>
          <w:bCs/>
          <w:sz w:val="22"/>
          <w:szCs w:val="22"/>
        </w:rPr>
        <w:t xml:space="preserve"> </w:t>
      </w:r>
      <w:r w:rsidR="005727F1">
        <w:rPr>
          <w:rFonts w:asciiTheme="minorHAnsi" w:eastAsia="Times New Roman" w:hAnsiTheme="minorHAnsi" w:cstheme="minorHAnsi"/>
          <w:bCs/>
          <w:sz w:val="22"/>
          <w:szCs w:val="22"/>
        </w:rPr>
        <w:t xml:space="preserve">a pre-defined </w:t>
      </w:r>
      <w:r w:rsidR="007B1F6D">
        <w:rPr>
          <w:rFonts w:asciiTheme="minorHAnsi" w:eastAsia="Times New Roman" w:hAnsiTheme="minorHAnsi" w:cstheme="minorHAnsi"/>
          <w:bCs/>
          <w:sz w:val="22"/>
          <w:szCs w:val="22"/>
        </w:rPr>
        <w:t xml:space="preserve">directory </w:t>
      </w:r>
      <w:r w:rsidR="007C7FDA" w:rsidRPr="00E8757A">
        <w:rPr>
          <w:rFonts w:asciiTheme="minorHAnsi" w:eastAsia="Times New Roman" w:hAnsiTheme="minorHAnsi" w:cstheme="minorHAnsi"/>
          <w:bCs/>
          <w:sz w:val="22"/>
          <w:szCs w:val="22"/>
        </w:rPr>
        <w:t>structure, integration</w:t>
      </w:r>
      <w:r w:rsidR="005727F1">
        <w:rPr>
          <w:rFonts w:asciiTheme="minorHAnsi" w:eastAsia="Times New Roman" w:hAnsiTheme="minorHAnsi" w:cstheme="minorHAnsi"/>
          <w:bCs/>
          <w:sz w:val="22"/>
          <w:szCs w:val="22"/>
        </w:rPr>
        <w:t xml:space="preserve"> of </w:t>
      </w:r>
      <w:r w:rsidR="00126B88">
        <w:rPr>
          <w:rFonts w:asciiTheme="minorHAnsi" w:eastAsia="Times New Roman" w:hAnsiTheme="minorHAnsi" w:cstheme="minorHAnsi"/>
          <w:bCs/>
          <w:sz w:val="22"/>
          <w:szCs w:val="22"/>
        </w:rPr>
        <w:t>data, methods, and results</w:t>
      </w:r>
      <w:r w:rsidR="007C7FDA" w:rsidRPr="00E8757A">
        <w:rPr>
          <w:rFonts w:asciiTheme="minorHAnsi" w:eastAsia="Times New Roman" w:hAnsiTheme="minorHAnsi" w:cstheme="minorHAnsi"/>
          <w:bCs/>
          <w:sz w:val="22"/>
          <w:szCs w:val="22"/>
        </w:rPr>
        <w:t xml:space="preserve">, and </w:t>
      </w:r>
      <w:r w:rsidR="005727F1">
        <w:rPr>
          <w:rFonts w:asciiTheme="minorHAnsi" w:eastAsia="Times New Roman" w:hAnsiTheme="minorHAnsi" w:cstheme="minorHAnsi"/>
          <w:bCs/>
          <w:sz w:val="22"/>
          <w:szCs w:val="22"/>
        </w:rPr>
        <w:t xml:space="preserve">detailed </w:t>
      </w:r>
      <w:r w:rsidR="007B1F6D">
        <w:rPr>
          <w:rFonts w:asciiTheme="minorHAnsi" w:eastAsia="Times New Roman" w:hAnsiTheme="minorHAnsi" w:cstheme="minorHAnsi"/>
          <w:bCs/>
          <w:sz w:val="22"/>
          <w:szCs w:val="22"/>
        </w:rPr>
        <w:t xml:space="preserve">project </w:t>
      </w:r>
      <w:r w:rsidRPr="00E8757A">
        <w:rPr>
          <w:rFonts w:asciiTheme="minorHAnsi" w:eastAsia="Times New Roman" w:hAnsiTheme="minorHAnsi" w:cstheme="minorHAnsi"/>
          <w:bCs/>
          <w:sz w:val="22"/>
          <w:szCs w:val="22"/>
        </w:rPr>
        <w:t>documentation</w:t>
      </w:r>
      <w:r w:rsidR="00126B88">
        <w:rPr>
          <w:rFonts w:asciiTheme="minorHAnsi" w:eastAsia="Times New Roman" w:hAnsiTheme="minorHAnsi" w:cstheme="minorHAnsi"/>
          <w:bCs/>
          <w:sz w:val="22"/>
          <w:szCs w:val="22"/>
        </w:rPr>
        <w:t>.</w:t>
      </w:r>
      <w:r w:rsidR="00EA2C87">
        <w:rPr>
          <w:rFonts w:asciiTheme="minorHAnsi" w:eastAsia="Times New Roman" w:hAnsiTheme="minorHAnsi" w:cstheme="minorHAnsi"/>
          <w:bCs/>
          <w:sz w:val="22"/>
          <w:szCs w:val="22"/>
        </w:rPr>
        <w:t xml:space="preserve"> </w:t>
      </w:r>
      <w:r w:rsidR="008659B1">
        <w:rPr>
          <w:rFonts w:asciiTheme="minorHAnsi" w:eastAsia="Times New Roman" w:hAnsiTheme="minorHAnsi" w:cstheme="minorHAnsi"/>
          <w:bCs/>
          <w:sz w:val="22"/>
          <w:szCs w:val="22"/>
        </w:rPr>
        <w:t xml:space="preserve">This supports the continuity of research lines which are sometimes compromised by the </w:t>
      </w:r>
      <w:r w:rsidR="008659B1" w:rsidRPr="00E8757A">
        <w:rPr>
          <w:rFonts w:asciiTheme="minorHAnsi" w:eastAsia="Times New Roman" w:hAnsiTheme="minorHAnsi" w:cstheme="minorHAnsi"/>
          <w:bCs/>
          <w:sz w:val="22"/>
          <w:szCs w:val="22"/>
        </w:rPr>
        <w:t xml:space="preserve">continuous flux of scientific personnel in academic </w:t>
      </w:r>
      <w:r w:rsidR="008659B1">
        <w:rPr>
          <w:rFonts w:asciiTheme="minorHAnsi" w:eastAsia="Times New Roman" w:hAnsiTheme="minorHAnsi" w:cstheme="minorHAnsi"/>
          <w:bCs/>
          <w:sz w:val="22"/>
          <w:szCs w:val="22"/>
        </w:rPr>
        <w:t>groups. ENCORE</w:t>
      </w:r>
      <w:r w:rsidR="00126B88">
        <w:rPr>
          <w:rFonts w:asciiTheme="minorHAnsi" w:eastAsia="Times New Roman" w:hAnsiTheme="minorHAnsi" w:cstheme="minorHAnsi"/>
          <w:bCs/>
          <w:sz w:val="22"/>
          <w:szCs w:val="22"/>
        </w:rPr>
        <w:t xml:space="preserve"> contributes to transparency and, as such, helps</w:t>
      </w:r>
      <w:r w:rsidRPr="00E8757A">
        <w:rPr>
          <w:rFonts w:asciiTheme="minorHAnsi" w:eastAsia="Times New Roman" w:hAnsiTheme="minorHAnsi" w:cstheme="minorHAnsi"/>
          <w:bCs/>
          <w:sz w:val="22"/>
          <w:szCs w:val="22"/>
        </w:rPr>
        <w:t xml:space="preserve"> </w:t>
      </w:r>
      <w:r w:rsidR="007C7FDA" w:rsidRPr="00E8757A">
        <w:rPr>
          <w:rFonts w:asciiTheme="minorHAnsi" w:eastAsia="Times New Roman" w:hAnsiTheme="minorHAnsi" w:cstheme="minorHAnsi"/>
          <w:bCs/>
          <w:sz w:val="22"/>
          <w:szCs w:val="22"/>
        </w:rPr>
        <w:t xml:space="preserve">to </w:t>
      </w:r>
      <w:r w:rsidRPr="00E8757A">
        <w:rPr>
          <w:rFonts w:asciiTheme="minorHAnsi" w:eastAsia="Times New Roman" w:hAnsiTheme="minorHAnsi" w:cstheme="minorHAnsi"/>
          <w:bCs/>
          <w:sz w:val="22"/>
          <w:szCs w:val="22"/>
        </w:rPr>
        <w:t>detect</w:t>
      </w:r>
      <w:r w:rsidR="00126B88">
        <w:rPr>
          <w:rFonts w:asciiTheme="minorHAnsi" w:eastAsia="Times New Roman" w:hAnsiTheme="minorHAnsi" w:cstheme="minorHAnsi"/>
          <w:bCs/>
          <w:sz w:val="22"/>
          <w:szCs w:val="22"/>
        </w:rPr>
        <w:t xml:space="preserve"> software </w:t>
      </w:r>
      <w:r w:rsidR="00EA2C87">
        <w:rPr>
          <w:rFonts w:asciiTheme="minorHAnsi" w:eastAsia="Times New Roman" w:hAnsiTheme="minorHAnsi" w:cstheme="minorHAnsi"/>
          <w:bCs/>
          <w:sz w:val="22"/>
          <w:szCs w:val="22"/>
        </w:rPr>
        <w:t>errors or</w:t>
      </w:r>
      <w:r w:rsidRPr="00E8757A">
        <w:rPr>
          <w:rFonts w:asciiTheme="minorHAnsi" w:eastAsia="Times New Roman" w:hAnsiTheme="minorHAnsi" w:cstheme="minorHAnsi"/>
          <w:bCs/>
          <w:sz w:val="22"/>
          <w:szCs w:val="22"/>
        </w:rPr>
        <w:t xml:space="preserve"> conceptual </w:t>
      </w:r>
      <w:r w:rsidR="007C7FDA" w:rsidRPr="00E8757A">
        <w:rPr>
          <w:rFonts w:asciiTheme="minorHAnsi" w:eastAsia="Times New Roman" w:hAnsiTheme="minorHAnsi" w:cstheme="minorHAnsi"/>
          <w:bCs/>
          <w:sz w:val="22"/>
          <w:szCs w:val="22"/>
        </w:rPr>
        <w:t>methodological flaws by (external) researcher</w:t>
      </w:r>
      <w:r w:rsidR="00791D6C">
        <w:rPr>
          <w:rFonts w:asciiTheme="minorHAnsi" w:eastAsia="Times New Roman" w:hAnsiTheme="minorHAnsi" w:cstheme="minorHAnsi"/>
          <w:bCs/>
          <w:sz w:val="22"/>
          <w:szCs w:val="22"/>
        </w:rPr>
        <w:t>s</w:t>
      </w:r>
      <w:r w:rsidRPr="00E8757A">
        <w:rPr>
          <w:rFonts w:asciiTheme="minorHAnsi" w:eastAsia="Times New Roman" w:hAnsiTheme="minorHAnsi" w:cstheme="minorHAnsi"/>
          <w:bCs/>
          <w:sz w:val="22"/>
          <w:szCs w:val="22"/>
        </w:rPr>
        <w:t xml:space="preserve">, supervisor(s), </w:t>
      </w:r>
      <w:r w:rsidR="00791D6C">
        <w:rPr>
          <w:rFonts w:asciiTheme="minorHAnsi" w:eastAsia="Times New Roman" w:hAnsiTheme="minorHAnsi" w:cstheme="minorHAnsi"/>
          <w:bCs/>
          <w:sz w:val="22"/>
          <w:szCs w:val="22"/>
        </w:rPr>
        <w:t>and</w:t>
      </w:r>
      <w:r w:rsidRPr="00E8757A">
        <w:rPr>
          <w:rFonts w:asciiTheme="minorHAnsi" w:eastAsia="Times New Roman" w:hAnsiTheme="minorHAnsi" w:cstheme="minorHAnsi"/>
          <w:bCs/>
          <w:sz w:val="22"/>
          <w:szCs w:val="22"/>
        </w:rPr>
        <w:t xml:space="preserve"> reviewers. </w:t>
      </w:r>
      <w:r w:rsidR="00126B88">
        <w:rPr>
          <w:rFonts w:asciiTheme="minorHAnsi" w:eastAsia="Times New Roman" w:hAnsiTheme="minorHAnsi" w:cstheme="minorHAnsi"/>
          <w:bCs/>
          <w:sz w:val="22"/>
          <w:szCs w:val="22"/>
        </w:rPr>
        <w:t>Transparency</w:t>
      </w:r>
      <w:r w:rsidR="007C7FDA" w:rsidRPr="00E8757A">
        <w:rPr>
          <w:rFonts w:asciiTheme="minorHAnsi" w:eastAsia="Times New Roman" w:hAnsiTheme="minorHAnsi" w:cstheme="minorHAnsi"/>
          <w:bCs/>
          <w:sz w:val="22"/>
          <w:szCs w:val="22"/>
        </w:rPr>
        <w:t xml:space="preserve"> allows </w:t>
      </w:r>
      <w:r w:rsidR="003F528C">
        <w:rPr>
          <w:rFonts w:asciiTheme="minorHAnsi" w:eastAsia="Times New Roman" w:hAnsiTheme="minorHAnsi" w:cstheme="minorHAnsi"/>
          <w:bCs/>
          <w:sz w:val="22"/>
          <w:szCs w:val="22"/>
        </w:rPr>
        <w:t xml:space="preserve">project </w:t>
      </w:r>
      <w:r w:rsidRPr="00E8757A">
        <w:rPr>
          <w:rFonts w:asciiTheme="minorHAnsi" w:eastAsia="Times New Roman" w:hAnsiTheme="minorHAnsi" w:cstheme="minorHAnsi"/>
          <w:bCs/>
          <w:sz w:val="22"/>
          <w:szCs w:val="22"/>
        </w:rPr>
        <w:t xml:space="preserve">supervisors to provide </w:t>
      </w:r>
      <w:r w:rsidR="007C7FDA" w:rsidRPr="00E8757A">
        <w:rPr>
          <w:rFonts w:asciiTheme="minorHAnsi" w:eastAsia="Times New Roman" w:hAnsiTheme="minorHAnsi" w:cstheme="minorHAnsi"/>
          <w:bCs/>
          <w:sz w:val="22"/>
          <w:szCs w:val="22"/>
        </w:rPr>
        <w:t xml:space="preserve">timely and more constructive </w:t>
      </w:r>
      <w:r w:rsidRPr="00E8757A">
        <w:rPr>
          <w:rFonts w:asciiTheme="minorHAnsi" w:eastAsia="Times New Roman" w:hAnsiTheme="minorHAnsi" w:cstheme="minorHAnsi"/>
          <w:bCs/>
          <w:sz w:val="22"/>
          <w:szCs w:val="22"/>
        </w:rPr>
        <w:t>feedback</w:t>
      </w:r>
      <w:r w:rsidR="00C328BD" w:rsidRPr="00E8757A">
        <w:rPr>
          <w:rFonts w:asciiTheme="minorHAnsi" w:eastAsia="Times New Roman" w:hAnsiTheme="minorHAnsi" w:cstheme="minorHAnsi"/>
          <w:bCs/>
          <w:sz w:val="22"/>
          <w:szCs w:val="22"/>
        </w:rPr>
        <w:t>. Co-authors</w:t>
      </w:r>
      <w:r w:rsidRPr="00E8757A">
        <w:rPr>
          <w:rFonts w:asciiTheme="minorHAnsi" w:eastAsia="Times New Roman" w:hAnsiTheme="minorHAnsi" w:cstheme="minorHAnsi"/>
          <w:bCs/>
          <w:sz w:val="22"/>
          <w:szCs w:val="22"/>
        </w:rPr>
        <w:t xml:space="preserve"> </w:t>
      </w:r>
      <w:r w:rsidR="00C328BD" w:rsidRPr="00E8757A">
        <w:rPr>
          <w:rFonts w:asciiTheme="minorHAnsi" w:eastAsia="Times New Roman" w:hAnsiTheme="minorHAnsi" w:cstheme="minorHAnsi"/>
          <w:bCs/>
          <w:sz w:val="22"/>
          <w:szCs w:val="22"/>
        </w:rPr>
        <w:t>of</w:t>
      </w:r>
      <w:r w:rsidRPr="00E8757A">
        <w:rPr>
          <w:rFonts w:asciiTheme="minorHAnsi" w:eastAsia="Times New Roman" w:hAnsiTheme="minorHAnsi" w:cstheme="minorHAnsi"/>
          <w:bCs/>
          <w:sz w:val="22"/>
          <w:szCs w:val="22"/>
        </w:rPr>
        <w:t xml:space="preserve"> </w:t>
      </w:r>
      <w:r w:rsidR="00326AAE">
        <w:rPr>
          <w:rFonts w:asciiTheme="minorHAnsi" w:eastAsia="Times New Roman" w:hAnsiTheme="minorHAnsi" w:cstheme="minorHAnsi"/>
          <w:bCs/>
          <w:sz w:val="22"/>
          <w:szCs w:val="22"/>
        </w:rPr>
        <w:t>a manuscript</w:t>
      </w:r>
      <w:r w:rsidRPr="00E8757A">
        <w:rPr>
          <w:rFonts w:asciiTheme="minorHAnsi" w:eastAsia="Times New Roman" w:hAnsiTheme="minorHAnsi" w:cstheme="minorHAnsi"/>
          <w:bCs/>
          <w:sz w:val="22"/>
          <w:szCs w:val="22"/>
        </w:rPr>
        <w:t xml:space="preserve"> </w:t>
      </w:r>
      <w:r w:rsidR="00791D6C">
        <w:rPr>
          <w:rFonts w:asciiTheme="minorHAnsi" w:eastAsia="Times New Roman" w:hAnsiTheme="minorHAnsi" w:cstheme="minorHAnsi"/>
          <w:bCs/>
          <w:sz w:val="22"/>
          <w:szCs w:val="22"/>
        </w:rPr>
        <w:t xml:space="preserve">can more easily </w:t>
      </w:r>
      <w:r w:rsidR="00C328BD" w:rsidRPr="00E8757A">
        <w:rPr>
          <w:rFonts w:asciiTheme="minorHAnsi" w:eastAsia="Times New Roman" w:hAnsiTheme="minorHAnsi" w:cstheme="minorHAnsi"/>
          <w:bCs/>
          <w:sz w:val="22"/>
          <w:szCs w:val="22"/>
        </w:rPr>
        <w:t>inspect detail</w:t>
      </w:r>
      <w:r w:rsidR="00791D6C">
        <w:rPr>
          <w:rFonts w:asciiTheme="minorHAnsi" w:eastAsia="Times New Roman" w:hAnsiTheme="minorHAnsi" w:cstheme="minorHAnsi"/>
          <w:bCs/>
          <w:sz w:val="22"/>
          <w:szCs w:val="22"/>
        </w:rPr>
        <w:t>s</w:t>
      </w:r>
      <w:r w:rsidR="00C328BD" w:rsidRPr="00E8757A">
        <w:rPr>
          <w:rFonts w:asciiTheme="minorHAnsi" w:eastAsia="Times New Roman" w:hAnsiTheme="minorHAnsi" w:cstheme="minorHAnsi"/>
          <w:bCs/>
          <w:sz w:val="22"/>
          <w:szCs w:val="22"/>
        </w:rPr>
        <w:t xml:space="preserve"> of the project</w:t>
      </w:r>
      <w:r w:rsidR="00326AAE">
        <w:rPr>
          <w:rFonts w:asciiTheme="minorHAnsi" w:eastAsia="Times New Roman" w:hAnsiTheme="minorHAnsi" w:cstheme="minorHAnsi"/>
          <w:bCs/>
          <w:sz w:val="22"/>
          <w:szCs w:val="22"/>
        </w:rPr>
        <w:t xml:space="preserve"> before </w:t>
      </w:r>
      <w:r w:rsidR="00126B88">
        <w:rPr>
          <w:rFonts w:asciiTheme="minorHAnsi" w:eastAsia="Times New Roman" w:hAnsiTheme="minorHAnsi" w:cstheme="minorHAnsi"/>
          <w:bCs/>
          <w:sz w:val="22"/>
          <w:szCs w:val="22"/>
        </w:rPr>
        <w:t xml:space="preserve">manuscript </w:t>
      </w:r>
      <w:r w:rsidR="00326AAE">
        <w:rPr>
          <w:rFonts w:asciiTheme="minorHAnsi" w:eastAsia="Times New Roman" w:hAnsiTheme="minorHAnsi" w:cstheme="minorHAnsi"/>
          <w:bCs/>
          <w:sz w:val="22"/>
          <w:szCs w:val="22"/>
        </w:rPr>
        <w:t>submission to</w:t>
      </w:r>
      <w:r w:rsidR="00C328BD" w:rsidRPr="00E8757A">
        <w:rPr>
          <w:rFonts w:asciiTheme="minorHAnsi" w:eastAsia="Times New Roman" w:hAnsiTheme="minorHAnsi" w:cstheme="minorHAnsi"/>
          <w:bCs/>
          <w:sz w:val="22"/>
          <w:szCs w:val="22"/>
        </w:rPr>
        <w:t xml:space="preserve">, </w:t>
      </w:r>
      <w:r w:rsidR="00791D6C">
        <w:rPr>
          <w:rFonts w:asciiTheme="minorHAnsi" w:eastAsia="Times New Roman" w:hAnsiTheme="minorHAnsi" w:cstheme="minorHAnsi"/>
          <w:bCs/>
          <w:sz w:val="22"/>
          <w:szCs w:val="22"/>
        </w:rPr>
        <w:t>for example</w:t>
      </w:r>
      <w:r w:rsidR="00326AAE">
        <w:rPr>
          <w:rFonts w:asciiTheme="minorHAnsi" w:eastAsia="Times New Roman" w:hAnsiTheme="minorHAnsi" w:cstheme="minorHAnsi"/>
          <w:bCs/>
          <w:sz w:val="22"/>
          <w:szCs w:val="22"/>
        </w:rPr>
        <w:t xml:space="preserve">, </w:t>
      </w:r>
      <w:r w:rsidR="00C328BD" w:rsidRPr="00E8757A">
        <w:rPr>
          <w:rFonts w:asciiTheme="minorHAnsi" w:eastAsia="Times New Roman" w:hAnsiTheme="minorHAnsi" w:cstheme="minorHAnsi"/>
          <w:bCs/>
          <w:sz w:val="22"/>
          <w:szCs w:val="22"/>
        </w:rPr>
        <w:t xml:space="preserve"> comply with the ICMJE authorship rules </w:t>
      </w:r>
      <w:r w:rsidRPr="00E8757A">
        <w:rPr>
          <w:rFonts w:asciiTheme="minorHAnsi" w:eastAsia="Times New Roman" w:hAnsiTheme="minorHAnsi" w:cstheme="minorHAnsi"/>
          <w:bCs/>
          <w:sz w:val="22"/>
          <w:szCs w:val="22"/>
        </w:rPr>
        <w:fldChar w:fldCharType="begin"/>
      </w:r>
      <w:r w:rsidRPr="00E8757A">
        <w:rPr>
          <w:rFonts w:asciiTheme="minorHAnsi" w:eastAsia="Times New Roman" w:hAnsiTheme="minorHAnsi" w:cstheme="minorHAnsi"/>
          <w:bCs/>
          <w:sz w:val="22"/>
          <w:szCs w:val="22"/>
        </w:rPr>
        <w:instrText xml:space="preserve"> ADDIN EN.CITE &lt;EndNote&gt;&lt;Cite&gt;&lt;Author&gt;ICMJE&lt;/Author&gt;&lt;Year&gt;2023&lt;/Year&gt;&lt;RecNum&gt;7258&lt;/RecNum&gt;&lt;DisplayText&gt;(ICMJE, 2023)&lt;/DisplayText&gt;&lt;record&gt;&lt;rec-number&gt;7258&lt;/rec-number&gt;&lt;foreign-keys&gt;&lt;key app="EN" db-id="sfxpwwt9asr05de5przpt5fuvpdvta5wwtv2" timestamp="1680002424"&gt;7258&lt;/key&gt;&lt;/foreign-keys&gt;&lt;ref-type name="Web Page"&gt;12&lt;/ref-type&gt;&lt;contributors&gt;&lt;authors&gt;&lt;author&gt;ICMJE&lt;/author&gt;&lt;/authors&gt;&lt;/contributors&gt;&lt;titles&gt;&lt;title&gt;International committee of Medical Journal Editors. Defining the Role of Authors and Contributors&lt;/title&gt;&lt;/titles&gt;&lt;number&gt;March 2023&lt;/number&gt;&lt;dates&gt;&lt;year&gt;2023&lt;/year&gt;&lt;/dates&gt;&lt;label&gt;Reproducibility&lt;/label&gt;&lt;urls&gt;&lt;related-urls&gt;&lt;url&gt;https://www.icmje.org/recommendations/browse/roles-and-responsibilities/defining-the-role-of-authors-and-contributors.html&lt;/url&gt;&lt;/related-urls&gt;&lt;/urls&gt;&lt;/record&gt;&lt;/Cite&gt;&lt;/EndNote&gt;</w:instrText>
      </w:r>
      <w:r w:rsidRPr="00E8757A">
        <w:rPr>
          <w:rFonts w:asciiTheme="minorHAnsi" w:eastAsia="Times New Roman" w:hAnsiTheme="minorHAnsi" w:cstheme="minorHAnsi"/>
          <w:bCs/>
          <w:sz w:val="22"/>
          <w:szCs w:val="22"/>
        </w:rPr>
        <w:fldChar w:fldCharType="separate"/>
      </w:r>
      <w:r w:rsidRPr="00E8757A">
        <w:rPr>
          <w:rFonts w:asciiTheme="minorHAnsi" w:eastAsia="Times New Roman" w:hAnsiTheme="minorHAnsi" w:cstheme="minorHAnsi"/>
          <w:bCs/>
          <w:noProof/>
          <w:sz w:val="22"/>
          <w:szCs w:val="22"/>
        </w:rPr>
        <w:t>(ICMJE, 2023)</w:t>
      </w:r>
      <w:r w:rsidRPr="00E8757A">
        <w:rPr>
          <w:rFonts w:asciiTheme="minorHAnsi" w:eastAsia="Times New Roman" w:hAnsiTheme="minorHAnsi" w:cstheme="minorHAnsi"/>
          <w:bCs/>
          <w:sz w:val="22"/>
          <w:szCs w:val="22"/>
        </w:rPr>
        <w:fldChar w:fldCharType="end"/>
      </w:r>
      <w:r w:rsidRPr="00E8757A">
        <w:rPr>
          <w:rFonts w:asciiTheme="minorHAnsi" w:eastAsia="Times New Roman" w:hAnsiTheme="minorHAnsi" w:cstheme="minorHAnsi"/>
          <w:bCs/>
          <w:sz w:val="22"/>
          <w:szCs w:val="22"/>
        </w:rPr>
        <w:t>.</w:t>
      </w:r>
      <w:r w:rsidR="00126B88">
        <w:rPr>
          <w:rFonts w:asciiTheme="minorHAnsi" w:eastAsia="Times New Roman" w:hAnsiTheme="minorHAnsi" w:cstheme="minorHAnsi"/>
          <w:bCs/>
          <w:sz w:val="22"/>
          <w:szCs w:val="22"/>
        </w:rPr>
        <w:t xml:space="preserve"> </w:t>
      </w:r>
      <w:r w:rsidR="003073CB">
        <w:rPr>
          <w:rFonts w:asciiTheme="minorHAnsi" w:eastAsia="Times New Roman" w:hAnsiTheme="minorHAnsi" w:cstheme="minorHAnsi"/>
          <w:bCs/>
          <w:sz w:val="22"/>
          <w:szCs w:val="22"/>
          <w:lang w:val="en-GB"/>
        </w:rPr>
        <w:t xml:space="preserve">A recent editorial in Nature Human Behaviour </w:t>
      </w:r>
      <w:r w:rsidR="003073CB">
        <w:rPr>
          <w:rFonts w:asciiTheme="minorHAnsi" w:eastAsia="Times New Roman" w:hAnsiTheme="minorHAnsi" w:cstheme="minorHAnsi"/>
          <w:bCs/>
          <w:sz w:val="22"/>
          <w:szCs w:val="22"/>
          <w:lang w:val="en-GB"/>
        </w:rPr>
        <w:fldChar w:fldCharType="begin"/>
      </w:r>
      <w:r w:rsidR="003073CB">
        <w:rPr>
          <w:rFonts w:asciiTheme="minorHAnsi" w:eastAsia="Times New Roman" w:hAnsiTheme="minorHAnsi" w:cstheme="minorHAnsi"/>
          <w:bCs/>
          <w:sz w:val="22"/>
          <w:szCs w:val="22"/>
          <w:lang w:val="en-GB"/>
        </w:rPr>
        <w:instrText xml:space="preserve"> ADDIN EN.CITE &lt;EndNote&gt;&lt;Cite&gt;&lt;Author&gt;Editorial&lt;/Author&gt;&lt;Year&gt;2021&lt;/Year&gt;&lt;RecNum&gt;7278&lt;/RecNum&gt;&lt;DisplayText&gt;(Editorial, 2021)&lt;/DisplayText&gt;&lt;record&gt;&lt;rec-number&gt;7278&lt;/rec-number&gt;&lt;foreign-keys&gt;&lt;key app="EN" db-id="sfxpwwt9asr05de5przpt5fuvpdvta5wwtv2" timestamp="1681279909"&gt;7278&lt;/key&gt;&lt;/foreign-keys&gt;&lt;ref-type name="Journal Article"&gt;17&lt;/ref-type&gt;&lt;contributors&gt;&lt;authors&gt;&lt;author&gt;Editorial&lt;/author&gt;&lt;/authors&gt;&lt;/contributors&gt;&lt;titles&gt;&lt;title&gt;Supporting computational reproducibility through code review&lt;/title&gt;&lt;secondary-title&gt;Nat Hum Behav&lt;/secondary-title&gt;&lt;/titles&gt;&lt;periodical&gt;&lt;full-title&gt;Nat Hum Behav&lt;/full-title&gt;&lt;/periodical&gt;&lt;pages&gt;965-966&lt;/pages&gt;&lt;volume&gt;5&lt;/volume&gt;&lt;number&gt;8&lt;/number&gt;&lt;edition&gt;2021/08/20&lt;/edition&gt;&lt;keywords&gt;&lt;keyword&gt;*Behavioral Research&lt;/keyword&gt;&lt;keyword&gt;*Computer Simulation&lt;/keyword&gt;&lt;keyword&gt;*Editorial Policies&lt;/keyword&gt;&lt;keyword&gt;Humans&lt;/keyword&gt;&lt;keyword&gt;*Models, Theoretical&lt;/keyword&gt;&lt;keyword&gt;*Peer Review, Research&lt;/keyword&gt;&lt;keyword&gt;*Reproducibility of Results&lt;/keyword&gt;&lt;keyword&gt;Software&lt;/keyword&gt;&lt;/keywords&gt;&lt;dates&gt;&lt;year&gt;2021&lt;/year&gt;&lt;pub-dates&gt;&lt;date&gt;Aug&lt;/date&gt;&lt;/pub-dates&gt;&lt;/dates&gt;&lt;isbn&gt;2397-3374 (Electronic)&amp;#xD;2397-3374 (Linking)&lt;/isbn&gt;&lt;accession-num&gt;34408298&lt;/accession-num&gt;&lt;label&gt;Reproducibility&amp;#xD;&lt;/label&gt;&lt;urls&gt;&lt;related-urls&gt;&lt;url&gt;https://www.ncbi.nlm.nih.gov/pubmed/34408298&lt;/url&gt;&lt;url&gt;https://www.nature.com/articles/s41562-021-01190-w.pdf&lt;/url&gt;&lt;/related-urls&gt;&lt;/urls&gt;&lt;electronic-resource-num&gt;10.1038/s41562-021-01190-w&lt;/electronic-resource-num&gt;&lt;/record&gt;&lt;/Cite&gt;&lt;/EndNote&gt;</w:instrText>
      </w:r>
      <w:r w:rsidR="003073CB">
        <w:rPr>
          <w:rFonts w:asciiTheme="minorHAnsi" w:eastAsia="Times New Roman" w:hAnsiTheme="minorHAnsi" w:cstheme="minorHAnsi"/>
          <w:bCs/>
          <w:sz w:val="22"/>
          <w:szCs w:val="22"/>
          <w:lang w:val="en-GB"/>
        </w:rPr>
        <w:fldChar w:fldCharType="separate"/>
      </w:r>
      <w:r w:rsidR="003073CB">
        <w:rPr>
          <w:rFonts w:asciiTheme="minorHAnsi" w:eastAsia="Times New Roman" w:hAnsiTheme="minorHAnsi" w:cstheme="minorHAnsi"/>
          <w:bCs/>
          <w:noProof/>
          <w:sz w:val="22"/>
          <w:szCs w:val="22"/>
          <w:lang w:val="en-GB"/>
        </w:rPr>
        <w:t>(Editorial, 2021)</w:t>
      </w:r>
      <w:r w:rsidR="003073CB">
        <w:rPr>
          <w:rFonts w:asciiTheme="minorHAnsi" w:eastAsia="Times New Roman" w:hAnsiTheme="minorHAnsi" w:cstheme="minorHAnsi"/>
          <w:bCs/>
          <w:sz w:val="22"/>
          <w:szCs w:val="22"/>
          <w:lang w:val="en-GB"/>
        </w:rPr>
        <w:fldChar w:fldCharType="end"/>
      </w:r>
      <w:r w:rsidR="003073CB">
        <w:rPr>
          <w:rFonts w:asciiTheme="minorHAnsi" w:eastAsia="Times New Roman" w:hAnsiTheme="minorHAnsi" w:cstheme="minorHAnsi"/>
          <w:bCs/>
          <w:sz w:val="22"/>
          <w:szCs w:val="22"/>
          <w:lang w:val="en-GB"/>
        </w:rPr>
        <w:t xml:space="preserve"> proposed that software be part of the peer review process. ENCORE would facilitate such effort</w:t>
      </w:r>
      <w:r w:rsidR="00161071">
        <w:rPr>
          <w:rFonts w:asciiTheme="minorHAnsi" w:eastAsia="Times New Roman" w:hAnsiTheme="minorHAnsi" w:cstheme="minorHAnsi"/>
          <w:bCs/>
          <w:sz w:val="22"/>
          <w:szCs w:val="22"/>
          <w:lang w:val="en-GB"/>
        </w:rPr>
        <w:t>s</w:t>
      </w:r>
      <w:r w:rsidR="008659B1">
        <w:rPr>
          <w:rFonts w:asciiTheme="minorHAnsi" w:eastAsia="Times New Roman" w:hAnsiTheme="minorHAnsi" w:cstheme="minorHAnsi"/>
          <w:bCs/>
          <w:sz w:val="22"/>
          <w:szCs w:val="22"/>
          <w:lang w:val="en-GB"/>
        </w:rPr>
        <w:t xml:space="preserve"> since, in principle, it provides </w:t>
      </w:r>
      <w:r w:rsidR="003073CB">
        <w:rPr>
          <w:rFonts w:asciiTheme="minorHAnsi" w:eastAsia="Times New Roman" w:hAnsiTheme="minorHAnsi" w:cstheme="minorHAnsi"/>
          <w:bCs/>
          <w:sz w:val="22"/>
          <w:szCs w:val="22"/>
          <w:lang w:val="en-GB"/>
        </w:rPr>
        <w:t>user documentation to install</w:t>
      </w:r>
      <w:r w:rsidR="00161071">
        <w:rPr>
          <w:rFonts w:asciiTheme="minorHAnsi" w:eastAsia="Times New Roman" w:hAnsiTheme="minorHAnsi" w:cstheme="minorHAnsi"/>
          <w:bCs/>
          <w:sz w:val="22"/>
          <w:szCs w:val="22"/>
          <w:lang w:val="en-GB"/>
        </w:rPr>
        <w:t xml:space="preserve"> and</w:t>
      </w:r>
      <w:r w:rsidR="003073CB">
        <w:rPr>
          <w:rFonts w:asciiTheme="minorHAnsi" w:eastAsia="Times New Roman" w:hAnsiTheme="minorHAnsi" w:cstheme="minorHAnsi"/>
          <w:bCs/>
          <w:sz w:val="22"/>
          <w:szCs w:val="22"/>
          <w:lang w:val="en-GB"/>
        </w:rPr>
        <w:t xml:space="preserve"> use the software and datasets. Generally, it would be very time consuming and difficult to check the code itself, but reviewers could at least check if results presented in a paper </w:t>
      </w:r>
      <w:r w:rsidR="00161071">
        <w:rPr>
          <w:rFonts w:asciiTheme="minorHAnsi" w:eastAsia="Times New Roman" w:hAnsiTheme="minorHAnsi" w:cstheme="minorHAnsi"/>
          <w:bCs/>
          <w:sz w:val="22"/>
          <w:szCs w:val="22"/>
          <w:lang w:val="en-GB"/>
        </w:rPr>
        <w:t xml:space="preserve">can </w:t>
      </w:r>
      <w:r w:rsidR="003073CB">
        <w:rPr>
          <w:rFonts w:asciiTheme="minorHAnsi" w:eastAsia="Times New Roman" w:hAnsiTheme="minorHAnsi" w:cstheme="minorHAnsi"/>
          <w:bCs/>
          <w:sz w:val="22"/>
          <w:szCs w:val="22"/>
          <w:lang w:val="en-GB"/>
        </w:rPr>
        <w:t>be reproduced</w:t>
      </w:r>
      <w:r w:rsidR="008659B1">
        <w:rPr>
          <w:rFonts w:asciiTheme="minorHAnsi" w:eastAsia="Times New Roman" w:hAnsiTheme="minorHAnsi" w:cstheme="minorHAnsi"/>
          <w:bCs/>
          <w:sz w:val="22"/>
          <w:szCs w:val="22"/>
          <w:lang w:val="en-GB"/>
        </w:rPr>
        <w:t xml:space="preserve"> by executing the software. </w:t>
      </w:r>
    </w:p>
    <w:p w14:paraId="377FBE7B" w14:textId="0B1AE5DB" w:rsidR="00B64514" w:rsidRDefault="00B64514" w:rsidP="00E8757A">
      <w:pPr>
        <w:spacing w:line="276" w:lineRule="auto"/>
        <w:rPr>
          <w:rFonts w:asciiTheme="minorHAnsi" w:eastAsia="Times New Roman" w:hAnsiTheme="minorHAnsi" w:cstheme="minorHAnsi"/>
          <w:bCs/>
          <w:sz w:val="22"/>
          <w:szCs w:val="22"/>
        </w:rPr>
      </w:pPr>
    </w:p>
    <w:p w14:paraId="64A8B095" w14:textId="540780BD" w:rsidR="00A23796" w:rsidRDefault="002E5661" w:rsidP="00A23796">
      <w:pPr>
        <w:spacing w:line="276" w:lineRule="auto"/>
        <w:rPr>
          <w:rFonts w:asciiTheme="minorHAnsi" w:eastAsia="Times New Roman" w:hAnsiTheme="minorHAnsi" w:cstheme="minorHAnsi"/>
          <w:bCs/>
          <w:i/>
          <w:iCs/>
          <w:sz w:val="22"/>
          <w:szCs w:val="22"/>
          <w:lang w:val="en-GB"/>
        </w:rPr>
      </w:pPr>
      <w:r>
        <w:rPr>
          <w:rFonts w:asciiTheme="minorHAnsi" w:eastAsia="Times New Roman" w:hAnsiTheme="minorHAnsi" w:cstheme="minorHAnsi"/>
          <w:bCs/>
          <w:i/>
          <w:iCs/>
          <w:sz w:val="22"/>
          <w:szCs w:val="22"/>
          <w:lang w:val="en-GB"/>
        </w:rPr>
        <w:t>Increasing r</w:t>
      </w:r>
      <w:r w:rsidR="00A23796" w:rsidRPr="00A23796">
        <w:rPr>
          <w:rFonts w:asciiTheme="minorHAnsi" w:eastAsia="Times New Roman" w:hAnsiTheme="minorHAnsi" w:cstheme="minorHAnsi"/>
          <w:bCs/>
          <w:i/>
          <w:iCs/>
          <w:sz w:val="22"/>
          <w:szCs w:val="22"/>
          <w:lang w:val="en-GB"/>
        </w:rPr>
        <w:t>eproducibility</w:t>
      </w:r>
      <w:r w:rsidR="00B8659D">
        <w:rPr>
          <w:rFonts w:asciiTheme="minorHAnsi" w:eastAsia="Times New Roman" w:hAnsiTheme="minorHAnsi" w:cstheme="minorHAnsi"/>
          <w:bCs/>
          <w:i/>
          <w:iCs/>
          <w:sz w:val="22"/>
          <w:szCs w:val="22"/>
          <w:lang w:val="en-GB"/>
        </w:rPr>
        <w:t>, what is the problem?</w:t>
      </w:r>
    </w:p>
    <w:p w14:paraId="63A34FA7" w14:textId="606CB689" w:rsidR="00A23796" w:rsidRDefault="00B8659D" w:rsidP="00DA5835">
      <w:pPr>
        <w:spacing w:line="276" w:lineRule="auto"/>
        <w:rPr>
          <w:rFonts w:asciiTheme="minorHAnsi" w:eastAsia="Times New Roman" w:hAnsiTheme="minorHAnsi" w:cstheme="minorHAnsi"/>
          <w:b/>
          <w:i/>
          <w:iCs/>
          <w:sz w:val="22"/>
          <w:szCs w:val="22"/>
          <w:u w:val="single"/>
          <w:lang w:val="en-GB"/>
        </w:rPr>
      </w:pPr>
      <w:bookmarkStart w:id="15" w:name="_Hlk144738753"/>
      <w:r>
        <w:rPr>
          <w:rFonts w:asciiTheme="minorHAnsi" w:eastAsia="Times New Roman" w:hAnsiTheme="minorHAnsi" w:cstheme="minorHAnsi"/>
          <w:bCs/>
          <w:sz w:val="22"/>
          <w:szCs w:val="22"/>
          <w:lang w:val="en-GB"/>
        </w:rPr>
        <w:t>The main hurdle to increase reproducibility of computational projects is n</w:t>
      </w:r>
      <w:r w:rsidR="00846DF7">
        <w:rPr>
          <w:rFonts w:asciiTheme="minorHAnsi" w:eastAsia="Times New Roman" w:hAnsiTheme="minorHAnsi" w:cstheme="minorHAnsi"/>
          <w:bCs/>
          <w:sz w:val="22"/>
          <w:szCs w:val="22"/>
          <w:lang w:val="en-GB"/>
        </w:rPr>
        <w:t>either</w:t>
      </w:r>
      <w:r>
        <w:rPr>
          <w:rFonts w:asciiTheme="minorHAnsi" w:eastAsia="Times New Roman" w:hAnsiTheme="minorHAnsi" w:cstheme="minorHAnsi"/>
          <w:bCs/>
          <w:sz w:val="22"/>
          <w:szCs w:val="22"/>
          <w:lang w:val="en-GB"/>
        </w:rPr>
        <w:t xml:space="preserve"> the lack of guidelines </w:t>
      </w:r>
      <w:r w:rsidR="00A73A41">
        <w:rPr>
          <w:rFonts w:asciiTheme="minorHAnsi" w:eastAsia="Times New Roman" w:hAnsiTheme="minorHAnsi" w:cstheme="minorHAnsi"/>
          <w:bCs/>
          <w:sz w:val="22"/>
          <w:szCs w:val="22"/>
          <w:lang w:val="en-GB"/>
        </w:rPr>
        <w:t>n</w:t>
      </w:r>
      <w:r>
        <w:rPr>
          <w:rFonts w:asciiTheme="minorHAnsi" w:eastAsia="Times New Roman" w:hAnsiTheme="minorHAnsi" w:cstheme="minorHAnsi"/>
          <w:bCs/>
          <w:sz w:val="22"/>
          <w:szCs w:val="22"/>
          <w:lang w:val="en-GB"/>
        </w:rPr>
        <w:t>or</w:t>
      </w:r>
      <w:r w:rsidR="00082A5F">
        <w:rPr>
          <w:rFonts w:asciiTheme="minorHAnsi" w:eastAsia="Times New Roman" w:hAnsiTheme="minorHAnsi" w:cstheme="minorHAnsi"/>
          <w:bCs/>
          <w:sz w:val="22"/>
          <w:szCs w:val="22"/>
          <w:lang w:val="en-GB"/>
        </w:rPr>
        <w:t xml:space="preserve"> substantial</w:t>
      </w:r>
      <w:r>
        <w:rPr>
          <w:rFonts w:asciiTheme="minorHAnsi" w:eastAsia="Times New Roman" w:hAnsiTheme="minorHAnsi" w:cstheme="minorHAnsi"/>
          <w:bCs/>
          <w:sz w:val="22"/>
          <w:szCs w:val="22"/>
          <w:lang w:val="en-GB"/>
        </w:rPr>
        <w:t xml:space="preserve"> technical</w:t>
      </w:r>
      <w:r w:rsidR="00082A5F">
        <w:rPr>
          <w:rFonts w:asciiTheme="minorHAnsi" w:eastAsia="Times New Roman" w:hAnsiTheme="minorHAnsi" w:cstheme="minorHAnsi"/>
          <w:bCs/>
          <w:sz w:val="22"/>
          <w:szCs w:val="22"/>
          <w:lang w:val="en-GB"/>
        </w:rPr>
        <w:t xml:space="preserve"> barriers.</w:t>
      </w:r>
      <w:r>
        <w:rPr>
          <w:rFonts w:asciiTheme="minorHAnsi" w:eastAsia="Times New Roman" w:hAnsiTheme="minorHAnsi" w:cstheme="minorHAnsi"/>
          <w:bCs/>
          <w:sz w:val="22"/>
          <w:szCs w:val="22"/>
          <w:lang w:val="en-GB"/>
        </w:rPr>
        <w:t xml:space="preserve"> </w:t>
      </w:r>
      <w:r w:rsidR="006C630F">
        <w:rPr>
          <w:rFonts w:asciiTheme="minorHAnsi" w:eastAsia="Times New Roman" w:hAnsiTheme="minorHAnsi" w:cstheme="minorHAnsi"/>
          <w:bCs/>
          <w:sz w:val="22"/>
          <w:szCs w:val="22"/>
          <w:lang w:val="en-GB"/>
        </w:rPr>
        <w:t>However, d</w:t>
      </w:r>
      <w:r w:rsidR="00D05FA7">
        <w:rPr>
          <w:rFonts w:asciiTheme="minorHAnsi" w:eastAsia="Times New Roman" w:hAnsiTheme="minorHAnsi" w:cstheme="minorHAnsi"/>
          <w:bCs/>
          <w:sz w:val="22"/>
          <w:szCs w:val="22"/>
          <w:lang w:val="en-GB"/>
        </w:rPr>
        <w:t>espite all discussions and initiatives</w:t>
      </w:r>
      <w:r w:rsidR="006C630F">
        <w:rPr>
          <w:rFonts w:asciiTheme="minorHAnsi" w:eastAsia="Times New Roman" w:hAnsiTheme="minorHAnsi" w:cstheme="minorHAnsi"/>
          <w:bCs/>
          <w:sz w:val="22"/>
          <w:szCs w:val="22"/>
          <w:lang w:val="en-GB"/>
        </w:rPr>
        <w:t xml:space="preserve"> concerning reproducibility</w:t>
      </w:r>
      <w:r w:rsidR="004D58E5">
        <w:rPr>
          <w:rFonts w:asciiTheme="minorHAnsi" w:eastAsia="Times New Roman" w:hAnsiTheme="minorHAnsi" w:cstheme="minorHAnsi"/>
          <w:bCs/>
          <w:sz w:val="22"/>
          <w:szCs w:val="22"/>
          <w:lang w:val="en-GB"/>
        </w:rPr>
        <w:t xml:space="preserve">, and </w:t>
      </w:r>
      <w:r w:rsidR="00A73A41">
        <w:rPr>
          <w:rFonts w:asciiTheme="minorHAnsi" w:eastAsia="Times New Roman" w:hAnsiTheme="minorHAnsi" w:cstheme="minorHAnsi"/>
          <w:bCs/>
          <w:sz w:val="22"/>
          <w:szCs w:val="22"/>
          <w:lang w:val="en-GB"/>
        </w:rPr>
        <w:t>our</w:t>
      </w:r>
      <w:r w:rsidR="004D58E5">
        <w:rPr>
          <w:rFonts w:asciiTheme="minorHAnsi" w:eastAsia="Times New Roman" w:hAnsiTheme="minorHAnsi" w:cstheme="minorHAnsi"/>
          <w:bCs/>
          <w:sz w:val="22"/>
          <w:szCs w:val="22"/>
          <w:lang w:val="en-GB"/>
        </w:rPr>
        <w:t xml:space="preserve"> </w:t>
      </w:r>
      <w:r w:rsidR="001B1FFB">
        <w:rPr>
          <w:rFonts w:asciiTheme="minorHAnsi" w:eastAsia="Times New Roman" w:hAnsiTheme="minorHAnsi" w:cstheme="minorHAnsi"/>
          <w:bCs/>
          <w:sz w:val="22"/>
          <w:szCs w:val="22"/>
          <w:lang w:val="en-GB"/>
        </w:rPr>
        <w:t xml:space="preserve">personal </w:t>
      </w:r>
      <w:r w:rsidR="004D58E5">
        <w:rPr>
          <w:rFonts w:asciiTheme="minorHAnsi" w:eastAsia="Times New Roman" w:hAnsiTheme="minorHAnsi" w:cstheme="minorHAnsi"/>
          <w:bCs/>
          <w:sz w:val="22"/>
          <w:szCs w:val="22"/>
          <w:lang w:val="en-GB"/>
        </w:rPr>
        <w:t>observation that m</w:t>
      </w:r>
      <w:r w:rsidR="001B1FFB">
        <w:rPr>
          <w:rFonts w:asciiTheme="minorHAnsi" w:eastAsia="Times New Roman" w:hAnsiTheme="minorHAnsi" w:cstheme="minorHAnsi"/>
          <w:bCs/>
          <w:sz w:val="22"/>
          <w:szCs w:val="22"/>
          <w:lang w:val="en-GB"/>
        </w:rPr>
        <w:t>any</w:t>
      </w:r>
      <w:r w:rsidR="004D58E5">
        <w:rPr>
          <w:rFonts w:asciiTheme="minorHAnsi" w:eastAsia="Times New Roman" w:hAnsiTheme="minorHAnsi" w:cstheme="minorHAnsi"/>
          <w:bCs/>
          <w:sz w:val="22"/>
          <w:szCs w:val="22"/>
          <w:lang w:val="en-GB"/>
        </w:rPr>
        <w:t xml:space="preserve"> researchers agree </w:t>
      </w:r>
      <w:r w:rsidR="000462BA">
        <w:rPr>
          <w:rFonts w:asciiTheme="minorHAnsi" w:eastAsia="Times New Roman" w:hAnsiTheme="minorHAnsi" w:cstheme="minorHAnsi"/>
          <w:bCs/>
          <w:sz w:val="22"/>
          <w:szCs w:val="22"/>
          <w:lang w:val="en-GB"/>
        </w:rPr>
        <w:t>on</w:t>
      </w:r>
      <w:r w:rsidR="004D58E5">
        <w:rPr>
          <w:rFonts w:asciiTheme="minorHAnsi" w:eastAsia="Times New Roman" w:hAnsiTheme="minorHAnsi" w:cstheme="minorHAnsi"/>
          <w:bCs/>
          <w:sz w:val="22"/>
          <w:szCs w:val="22"/>
          <w:lang w:val="en-GB"/>
        </w:rPr>
        <w:t xml:space="preserve"> the importance of </w:t>
      </w:r>
      <w:r w:rsidR="006C630F">
        <w:rPr>
          <w:rFonts w:asciiTheme="minorHAnsi" w:eastAsia="Times New Roman" w:hAnsiTheme="minorHAnsi" w:cstheme="minorHAnsi"/>
          <w:bCs/>
          <w:sz w:val="22"/>
          <w:szCs w:val="22"/>
          <w:lang w:val="en-GB"/>
        </w:rPr>
        <w:t>reproducib</w:t>
      </w:r>
      <w:r w:rsidR="00A73A41">
        <w:rPr>
          <w:rFonts w:asciiTheme="minorHAnsi" w:eastAsia="Times New Roman" w:hAnsiTheme="minorHAnsi" w:cstheme="minorHAnsi"/>
          <w:bCs/>
          <w:sz w:val="22"/>
          <w:szCs w:val="22"/>
          <w:lang w:val="en-GB"/>
        </w:rPr>
        <w:t>ility</w:t>
      </w:r>
      <w:r w:rsidR="004D58E5">
        <w:rPr>
          <w:rFonts w:asciiTheme="minorHAnsi" w:eastAsia="Times New Roman" w:hAnsiTheme="minorHAnsi" w:cstheme="minorHAnsi"/>
          <w:bCs/>
          <w:sz w:val="22"/>
          <w:szCs w:val="22"/>
          <w:lang w:val="en-GB"/>
        </w:rPr>
        <w:t xml:space="preserve">, </w:t>
      </w:r>
      <w:r w:rsidR="006C630F">
        <w:rPr>
          <w:rFonts w:asciiTheme="minorHAnsi" w:eastAsia="Times New Roman" w:hAnsiTheme="minorHAnsi" w:cstheme="minorHAnsi"/>
          <w:bCs/>
          <w:sz w:val="22"/>
          <w:szCs w:val="22"/>
          <w:lang w:val="en-GB"/>
        </w:rPr>
        <w:t xml:space="preserve">there still </w:t>
      </w:r>
      <w:r w:rsidR="00A73A41">
        <w:rPr>
          <w:rFonts w:asciiTheme="minorHAnsi" w:eastAsia="Times New Roman" w:hAnsiTheme="minorHAnsi" w:cstheme="minorHAnsi"/>
          <w:bCs/>
          <w:sz w:val="22"/>
          <w:szCs w:val="22"/>
          <w:lang w:val="en-GB"/>
        </w:rPr>
        <w:t>is</w:t>
      </w:r>
      <w:r w:rsidR="006C630F">
        <w:rPr>
          <w:rFonts w:asciiTheme="minorHAnsi" w:eastAsia="Times New Roman" w:hAnsiTheme="minorHAnsi" w:cstheme="minorHAnsi"/>
          <w:bCs/>
          <w:sz w:val="22"/>
          <w:szCs w:val="22"/>
          <w:lang w:val="en-GB"/>
        </w:rPr>
        <w:t xml:space="preserve"> </w:t>
      </w:r>
      <w:r w:rsidR="000F5F88">
        <w:rPr>
          <w:rFonts w:asciiTheme="minorHAnsi" w:eastAsia="Times New Roman" w:hAnsiTheme="minorHAnsi" w:cstheme="minorHAnsi"/>
          <w:bCs/>
          <w:sz w:val="22"/>
          <w:szCs w:val="22"/>
          <w:lang w:val="en-GB"/>
        </w:rPr>
        <w:t>a long way to go</w:t>
      </w:r>
      <w:r w:rsidR="006C630F">
        <w:rPr>
          <w:rFonts w:asciiTheme="minorHAnsi" w:eastAsia="Times New Roman" w:hAnsiTheme="minorHAnsi" w:cstheme="minorHAnsi"/>
          <w:bCs/>
          <w:sz w:val="22"/>
          <w:szCs w:val="22"/>
          <w:lang w:val="en-GB"/>
        </w:rPr>
        <w:t xml:space="preserve">. </w:t>
      </w:r>
      <w:r w:rsidR="00B479C0">
        <w:rPr>
          <w:rFonts w:asciiTheme="minorHAnsi" w:eastAsia="Times New Roman" w:hAnsiTheme="minorHAnsi" w:cstheme="minorHAnsi"/>
          <w:bCs/>
          <w:sz w:val="22"/>
          <w:szCs w:val="22"/>
          <w:lang w:val="en-GB"/>
        </w:rPr>
        <w:t>Regularly, d</w:t>
      </w:r>
      <w:r w:rsidR="006C630F">
        <w:rPr>
          <w:rFonts w:asciiTheme="minorHAnsi" w:eastAsia="Times New Roman" w:hAnsiTheme="minorHAnsi" w:cstheme="minorHAnsi"/>
          <w:bCs/>
          <w:sz w:val="22"/>
          <w:szCs w:val="22"/>
          <w:lang w:val="en-GB"/>
        </w:rPr>
        <w:t xml:space="preserve">uring the development of ENCORE, </w:t>
      </w:r>
      <w:r w:rsidR="00082A5F">
        <w:rPr>
          <w:rFonts w:asciiTheme="minorHAnsi" w:eastAsia="Times New Roman" w:hAnsiTheme="minorHAnsi" w:cstheme="minorHAnsi"/>
          <w:bCs/>
          <w:sz w:val="22"/>
          <w:szCs w:val="22"/>
          <w:lang w:val="en-GB"/>
        </w:rPr>
        <w:t xml:space="preserve">group members </w:t>
      </w:r>
      <w:r w:rsidR="00BF4AB4">
        <w:rPr>
          <w:rFonts w:asciiTheme="minorHAnsi" w:eastAsia="Times New Roman" w:hAnsiTheme="minorHAnsi" w:cstheme="minorHAnsi"/>
          <w:bCs/>
          <w:sz w:val="22"/>
          <w:szCs w:val="22"/>
          <w:lang w:val="en-GB"/>
        </w:rPr>
        <w:t xml:space="preserve">brought </w:t>
      </w:r>
      <w:r w:rsidR="00082A5F">
        <w:rPr>
          <w:rFonts w:asciiTheme="minorHAnsi" w:eastAsia="Times New Roman" w:hAnsiTheme="minorHAnsi" w:cstheme="minorHAnsi"/>
          <w:bCs/>
          <w:sz w:val="22"/>
          <w:szCs w:val="22"/>
          <w:lang w:val="en-GB"/>
        </w:rPr>
        <w:t xml:space="preserve">forward various arguments </w:t>
      </w:r>
      <w:r w:rsidR="006C630F">
        <w:rPr>
          <w:rFonts w:asciiTheme="minorHAnsi" w:eastAsia="Times New Roman" w:hAnsiTheme="minorHAnsi" w:cstheme="minorHAnsi"/>
          <w:bCs/>
          <w:sz w:val="22"/>
          <w:szCs w:val="22"/>
          <w:lang w:val="en-GB"/>
        </w:rPr>
        <w:t xml:space="preserve">for not following </w:t>
      </w:r>
      <w:r w:rsidR="00B479C0">
        <w:rPr>
          <w:rFonts w:asciiTheme="minorHAnsi" w:eastAsia="Times New Roman" w:hAnsiTheme="minorHAnsi" w:cstheme="minorHAnsi"/>
          <w:bCs/>
          <w:sz w:val="22"/>
          <w:szCs w:val="22"/>
          <w:lang w:val="en-GB"/>
        </w:rPr>
        <w:t xml:space="preserve">(ENCORE) </w:t>
      </w:r>
      <w:r w:rsidR="006C630F">
        <w:rPr>
          <w:rFonts w:asciiTheme="minorHAnsi" w:eastAsia="Times New Roman" w:hAnsiTheme="minorHAnsi" w:cstheme="minorHAnsi"/>
          <w:bCs/>
          <w:sz w:val="22"/>
          <w:szCs w:val="22"/>
          <w:lang w:val="en-GB"/>
        </w:rPr>
        <w:t xml:space="preserve">guidelines. </w:t>
      </w:r>
      <w:r w:rsidR="00B479C0">
        <w:rPr>
          <w:rFonts w:asciiTheme="minorHAnsi" w:eastAsia="Times New Roman" w:hAnsiTheme="minorHAnsi" w:cstheme="minorHAnsi"/>
          <w:bCs/>
          <w:sz w:val="22"/>
          <w:szCs w:val="22"/>
          <w:lang w:val="en-GB"/>
        </w:rPr>
        <w:t xml:space="preserve">For example, one argument </w:t>
      </w:r>
      <w:r w:rsidR="00082A5F">
        <w:rPr>
          <w:rFonts w:asciiTheme="minorHAnsi" w:eastAsia="Times New Roman" w:hAnsiTheme="minorHAnsi" w:cstheme="minorHAnsi"/>
          <w:bCs/>
          <w:sz w:val="22"/>
          <w:szCs w:val="22"/>
          <w:lang w:val="en-GB"/>
        </w:rPr>
        <w:t>being</w:t>
      </w:r>
      <w:r w:rsidR="00B479C0">
        <w:rPr>
          <w:rFonts w:asciiTheme="minorHAnsi" w:eastAsia="Times New Roman" w:hAnsiTheme="minorHAnsi" w:cstheme="minorHAnsi"/>
          <w:bCs/>
          <w:sz w:val="22"/>
          <w:szCs w:val="22"/>
          <w:lang w:val="en-GB"/>
        </w:rPr>
        <w:t xml:space="preserve"> </w:t>
      </w:r>
      <w:r w:rsidR="00A73A41">
        <w:rPr>
          <w:rFonts w:asciiTheme="minorHAnsi" w:eastAsia="Times New Roman" w:hAnsiTheme="minorHAnsi" w:cstheme="minorHAnsi"/>
          <w:bCs/>
          <w:sz w:val="22"/>
          <w:szCs w:val="22"/>
          <w:lang w:val="en-GB"/>
        </w:rPr>
        <w:t xml:space="preserve">that </w:t>
      </w:r>
      <w:r w:rsidR="000F5F88">
        <w:rPr>
          <w:rFonts w:asciiTheme="minorHAnsi" w:eastAsia="Times New Roman" w:hAnsiTheme="minorHAnsi" w:cstheme="minorHAnsi"/>
          <w:bCs/>
          <w:sz w:val="22"/>
          <w:szCs w:val="22"/>
          <w:lang w:val="en-GB"/>
        </w:rPr>
        <w:t xml:space="preserve">it consumes time while </w:t>
      </w:r>
      <w:r w:rsidR="00B479C0">
        <w:rPr>
          <w:rFonts w:asciiTheme="minorHAnsi" w:eastAsia="Times New Roman" w:hAnsiTheme="minorHAnsi" w:cstheme="minorHAnsi"/>
          <w:bCs/>
          <w:sz w:val="22"/>
          <w:szCs w:val="22"/>
          <w:lang w:val="en-GB"/>
        </w:rPr>
        <w:t xml:space="preserve">we are virtually never asked by peers, reviewers, or funding agencies </w:t>
      </w:r>
      <w:r w:rsidR="000462BA">
        <w:rPr>
          <w:rFonts w:asciiTheme="minorHAnsi" w:eastAsia="Times New Roman" w:hAnsiTheme="minorHAnsi" w:cstheme="minorHAnsi"/>
          <w:bCs/>
          <w:sz w:val="22"/>
          <w:szCs w:val="22"/>
          <w:lang w:val="en-GB"/>
        </w:rPr>
        <w:t xml:space="preserve">whether our research is </w:t>
      </w:r>
      <w:r w:rsidR="00B479C0">
        <w:rPr>
          <w:rFonts w:asciiTheme="minorHAnsi" w:eastAsia="Times New Roman" w:hAnsiTheme="minorHAnsi" w:cstheme="minorHAnsi"/>
          <w:bCs/>
          <w:sz w:val="22"/>
          <w:szCs w:val="22"/>
          <w:lang w:val="en-GB"/>
        </w:rPr>
        <w:t xml:space="preserve">reproducibility. </w:t>
      </w:r>
      <w:r w:rsidR="000462BA">
        <w:rPr>
          <w:rFonts w:asciiTheme="minorHAnsi" w:eastAsia="Times New Roman" w:hAnsiTheme="minorHAnsi" w:cstheme="minorHAnsi"/>
          <w:bCs/>
          <w:sz w:val="22"/>
          <w:szCs w:val="22"/>
          <w:lang w:val="en-GB"/>
        </w:rPr>
        <w:t xml:space="preserve">In fact, </w:t>
      </w:r>
      <w:r w:rsidR="000F5F88">
        <w:rPr>
          <w:rFonts w:asciiTheme="minorHAnsi" w:eastAsia="Times New Roman" w:hAnsiTheme="minorHAnsi" w:cstheme="minorHAnsi"/>
          <w:bCs/>
          <w:sz w:val="22"/>
          <w:szCs w:val="22"/>
          <w:lang w:val="en-GB"/>
        </w:rPr>
        <w:t>t</w:t>
      </w:r>
      <w:r w:rsidR="00082A5F">
        <w:rPr>
          <w:rFonts w:asciiTheme="minorHAnsi" w:eastAsia="Times New Roman" w:hAnsiTheme="minorHAnsi" w:cstheme="minorHAnsi"/>
          <w:bCs/>
          <w:sz w:val="22"/>
          <w:szCs w:val="22"/>
          <w:lang w:val="en-GB"/>
        </w:rPr>
        <w:t xml:space="preserve">here is </w:t>
      </w:r>
      <w:r w:rsidR="000462BA">
        <w:rPr>
          <w:rFonts w:asciiTheme="minorHAnsi" w:eastAsia="Times New Roman" w:hAnsiTheme="minorHAnsi" w:cstheme="minorHAnsi"/>
          <w:bCs/>
          <w:sz w:val="22"/>
          <w:szCs w:val="22"/>
          <w:lang w:val="en-GB"/>
        </w:rPr>
        <w:t xml:space="preserve">often </w:t>
      </w:r>
      <w:r w:rsidR="00082A5F">
        <w:rPr>
          <w:rFonts w:asciiTheme="minorHAnsi" w:eastAsia="Times New Roman" w:hAnsiTheme="minorHAnsi" w:cstheme="minorHAnsi"/>
          <w:bCs/>
          <w:sz w:val="22"/>
          <w:szCs w:val="22"/>
          <w:lang w:val="en-GB"/>
        </w:rPr>
        <w:t xml:space="preserve">no penalty for </w:t>
      </w:r>
      <w:r w:rsidR="00C623CF">
        <w:rPr>
          <w:rFonts w:asciiTheme="minorHAnsi" w:eastAsia="Times New Roman" w:hAnsiTheme="minorHAnsi" w:cstheme="minorHAnsi"/>
          <w:bCs/>
          <w:sz w:val="22"/>
          <w:szCs w:val="22"/>
          <w:lang w:val="en-GB"/>
        </w:rPr>
        <w:t xml:space="preserve">being </w:t>
      </w:r>
      <w:r w:rsidR="00082A5F">
        <w:rPr>
          <w:rFonts w:asciiTheme="minorHAnsi" w:eastAsia="Times New Roman" w:hAnsiTheme="minorHAnsi" w:cstheme="minorHAnsi"/>
          <w:bCs/>
          <w:sz w:val="22"/>
          <w:szCs w:val="22"/>
          <w:lang w:val="en-GB"/>
        </w:rPr>
        <w:t>non-reproducible</w:t>
      </w:r>
      <w:r w:rsidR="000462BA">
        <w:rPr>
          <w:rFonts w:asciiTheme="minorHAnsi" w:eastAsia="Times New Roman" w:hAnsiTheme="minorHAnsi" w:cstheme="minorHAnsi"/>
          <w:bCs/>
          <w:sz w:val="22"/>
          <w:szCs w:val="22"/>
          <w:lang w:val="en-GB"/>
        </w:rPr>
        <w:t xml:space="preserve"> and, moreover, </w:t>
      </w:r>
      <w:r w:rsidR="00082A5F">
        <w:rPr>
          <w:rFonts w:asciiTheme="minorHAnsi" w:eastAsia="Times New Roman" w:hAnsiTheme="minorHAnsi" w:cstheme="minorHAnsi"/>
          <w:bCs/>
          <w:sz w:val="22"/>
          <w:szCs w:val="22"/>
          <w:lang w:val="en-GB"/>
        </w:rPr>
        <w:t xml:space="preserve">there </w:t>
      </w:r>
      <w:r w:rsidR="00A73A41">
        <w:rPr>
          <w:rFonts w:asciiTheme="minorHAnsi" w:eastAsia="Times New Roman" w:hAnsiTheme="minorHAnsi" w:cstheme="minorHAnsi"/>
          <w:bCs/>
          <w:sz w:val="22"/>
          <w:szCs w:val="22"/>
          <w:lang w:val="en-GB"/>
        </w:rPr>
        <w:t xml:space="preserve">also </w:t>
      </w:r>
      <w:r w:rsidR="00082A5F">
        <w:rPr>
          <w:rFonts w:asciiTheme="minorHAnsi" w:eastAsia="Times New Roman" w:hAnsiTheme="minorHAnsi" w:cstheme="minorHAnsi"/>
          <w:bCs/>
          <w:sz w:val="22"/>
          <w:szCs w:val="22"/>
          <w:lang w:val="en-GB"/>
        </w:rPr>
        <w:t>is no clear reward</w:t>
      </w:r>
      <w:r w:rsidR="00C623CF">
        <w:rPr>
          <w:rFonts w:asciiTheme="minorHAnsi" w:eastAsia="Times New Roman" w:hAnsiTheme="minorHAnsi" w:cstheme="minorHAnsi"/>
          <w:bCs/>
          <w:sz w:val="22"/>
          <w:szCs w:val="22"/>
          <w:lang w:val="en-GB"/>
        </w:rPr>
        <w:t xml:space="preserve"> for being reproducible</w:t>
      </w:r>
      <w:r w:rsidR="000462BA">
        <w:rPr>
          <w:rFonts w:asciiTheme="minorHAnsi" w:eastAsia="Times New Roman" w:hAnsiTheme="minorHAnsi" w:cstheme="minorHAnsi"/>
          <w:bCs/>
          <w:sz w:val="22"/>
          <w:szCs w:val="22"/>
          <w:lang w:val="en-GB"/>
        </w:rPr>
        <w:t xml:space="preserve">. </w:t>
      </w:r>
      <w:proofErr w:type="spellStart"/>
      <w:r w:rsidR="000F5F88">
        <w:rPr>
          <w:rFonts w:asciiTheme="minorHAnsi" w:eastAsia="Times New Roman" w:hAnsiTheme="minorHAnsi" w:cstheme="minorHAnsi"/>
          <w:bCs/>
          <w:sz w:val="22"/>
          <w:szCs w:val="22"/>
          <w:lang w:val="en-GB"/>
        </w:rPr>
        <w:t>Markowetz</w:t>
      </w:r>
      <w:proofErr w:type="spellEnd"/>
      <w:r w:rsidR="000F5F88">
        <w:rPr>
          <w:rFonts w:asciiTheme="minorHAnsi" w:eastAsia="Times New Roman" w:hAnsiTheme="minorHAnsi" w:cstheme="minorHAnsi"/>
          <w:bCs/>
          <w:sz w:val="22"/>
          <w:szCs w:val="22"/>
          <w:lang w:val="en-GB"/>
        </w:rPr>
        <w:t xml:space="preserve"> gives several examples of benefit</w:t>
      </w:r>
      <w:r w:rsidR="000462BA">
        <w:rPr>
          <w:rFonts w:asciiTheme="minorHAnsi" w:eastAsia="Times New Roman" w:hAnsiTheme="minorHAnsi" w:cstheme="minorHAnsi"/>
          <w:bCs/>
          <w:sz w:val="22"/>
          <w:szCs w:val="22"/>
          <w:lang w:val="en-GB"/>
        </w:rPr>
        <w:t>s</w:t>
      </w:r>
      <w:r w:rsidR="000F5F88">
        <w:rPr>
          <w:rFonts w:asciiTheme="minorHAnsi" w:eastAsia="Times New Roman" w:hAnsiTheme="minorHAnsi" w:cstheme="minorHAnsi"/>
          <w:bCs/>
          <w:sz w:val="22"/>
          <w:szCs w:val="22"/>
          <w:lang w:val="en-GB"/>
        </w:rPr>
        <w:t xml:space="preserve"> </w:t>
      </w:r>
      <w:r w:rsidR="000462BA">
        <w:rPr>
          <w:rFonts w:asciiTheme="minorHAnsi" w:eastAsia="Times New Roman" w:hAnsiTheme="minorHAnsi" w:cstheme="minorHAnsi"/>
          <w:bCs/>
          <w:sz w:val="22"/>
          <w:szCs w:val="22"/>
          <w:lang w:val="en-GB"/>
        </w:rPr>
        <w:t xml:space="preserve">of </w:t>
      </w:r>
      <w:r w:rsidR="000F5F88">
        <w:rPr>
          <w:rFonts w:asciiTheme="minorHAnsi" w:eastAsia="Times New Roman" w:hAnsiTheme="minorHAnsi" w:cstheme="minorHAnsi"/>
          <w:bCs/>
          <w:sz w:val="22"/>
          <w:szCs w:val="22"/>
          <w:lang w:val="en-GB"/>
        </w:rPr>
        <w:t xml:space="preserve">working </w:t>
      </w:r>
      <w:r w:rsidR="000462BA">
        <w:rPr>
          <w:rFonts w:asciiTheme="minorHAnsi" w:eastAsia="Times New Roman" w:hAnsiTheme="minorHAnsi" w:cstheme="minorHAnsi"/>
          <w:bCs/>
          <w:sz w:val="22"/>
          <w:szCs w:val="22"/>
          <w:lang w:val="en-GB"/>
        </w:rPr>
        <w:t xml:space="preserve">in a </w:t>
      </w:r>
      <w:r w:rsidR="000F5F88">
        <w:rPr>
          <w:rFonts w:asciiTheme="minorHAnsi" w:eastAsia="Times New Roman" w:hAnsiTheme="minorHAnsi" w:cstheme="minorHAnsi"/>
          <w:bCs/>
          <w:sz w:val="22"/>
          <w:szCs w:val="22"/>
          <w:lang w:val="en-GB"/>
        </w:rPr>
        <w:t>reproducible</w:t>
      </w:r>
      <w:r w:rsidR="000462BA">
        <w:rPr>
          <w:rFonts w:asciiTheme="minorHAnsi" w:eastAsia="Times New Roman" w:hAnsiTheme="minorHAnsi" w:cstheme="minorHAnsi"/>
          <w:bCs/>
          <w:sz w:val="22"/>
          <w:szCs w:val="22"/>
          <w:lang w:val="en-GB"/>
        </w:rPr>
        <w:t xml:space="preserve"> manner</w:t>
      </w:r>
      <w:r w:rsidR="000F5F88">
        <w:rPr>
          <w:rFonts w:asciiTheme="minorHAnsi" w:eastAsia="Times New Roman" w:hAnsiTheme="minorHAnsi" w:cstheme="minorHAnsi"/>
          <w:bCs/>
          <w:sz w:val="22"/>
          <w:szCs w:val="22"/>
          <w:lang w:val="en-GB"/>
        </w:rPr>
        <w:t xml:space="preserve"> </w:t>
      </w:r>
      <w:r w:rsidR="000F5F88">
        <w:rPr>
          <w:rFonts w:asciiTheme="minorHAnsi" w:eastAsia="Times New Roman" w:hAnsiTheme="minorHAnsi" w:cstheme="minorHAnsi"/>
          <w:bCs/>
          <w:sz w:val="22"/>
          <w:szCs w:val="22"/>
          <w:lang w:val="en-GB"/>
        </w:rPr>
        <w:fldChar w:fldCharType="begin"/>
      </w:r>
      <w:r w:rsidR="000F5F88">
        <w:rPr>
          <w:rFonts w:asciiTheme="minorHAnsi" w:eastAsia="Times New Roman" w:hAnsiTheme="minorHAnsi" w:cstheme="minorHAnsi"/>
          <w:bCs/>
          <w:sz w:val="22"/>
          <w:szCs w:val="22"/>
          <w:lang w:val="en-GB"/>
        </w:rPr>
        <w:instrText xml:space="preserve"> ADDIN EN.CITE &lt;EndNote&gt;&lt;Cite&gt;&lt;Author&gt;Markowetz&lt;/Author&gt;&lt;Year&gt;2015&lt;/Year&gt;&lt;RecNum&gt;7146&lt;/RecNum&gt;&lt;DisplayText&gt;(Markowetz, 2015)&lt;/DisplayText&gt;&lt;record&gt;&lt;rec-number&gt;7146&lt;/rec-number&gt;&lt;foreign-keys&gt;&lt;key app="EN" db-id="sfxpwwt9asr05de5przpt5fuvpdvta5wwtv2" timestamp="1679412641"&gt;7146&lt;/key&gt;&lt;/foreign-keys&gt;&lt;ref-type name="Journal Article"&gt;17&lt;/ref-type&gt;&lt;contributors&gt;&lt;authors&gt;&lt;author&gt;Markowetz, F.&lt;/author&gt;&lt;/authors&gt;&lt;/contributors&gt;&lt;auth-address&gt;University of Cambridge, Cancer Research UK Cambridge Institute, Robinson Way, Cambridge, CB2 0RE, UK. florian.markowetz@cruk.cam.ac.uk.&lt;/auth-address&gt;&lt;titles&gt;&lt;title&gt;Five selfish reasons to work reproducibly&lt;/title&gt;&lt;secondary-title&gt;Genome Biol&lt;/secondary-title&gt;&lt;/titles&gt;&lt;periodical&gt;&lt;full-title&gt;Genome Biol&lt;/full-title&gt;&lt;abbr-1&gt;Genome biology&lt;/abbr-1&gt;&lt;/periodical&gt;&lt;pages&gt;274&lt;/pages&gt;&lt;volume&gt;16&lt;/volume&gt;&lt;edition&gt;2015/12/10&lt;/edition&gt;&lt;keywords&gt;&lt;keyword&gt;*Career Choice&lt;/keyword&gt;&lt;keyword&gt;Humans&lt;/keyword&gt;&lt;keyword&gt;*Research&lt;/keyword&gt;&lt;keyword&gt;Workforce&lt;/keyword&gt;&lt;/keywords&gt;&lt;dates&gt;&lt;year&gt;2015&lt;/year&gt;&lt;pub-dates&gt;&lt;date&gt;Dec 8&lt;/date&gt;&lt;/pub-dates&gt;&lt;/dates&gt;&lt;isbn&gt;1474-760X (Electronic)&amp;#xD;1474-7596 (Print)&amp;#xD;1474-7596 (Linking)&lt;/isbn&gt;&lt;accession-num&gt;26646147&lt;/accession-num&gt;&lt;label&gt;Reproducibility&lt;/label&gt;&lt;urls&gt;&lt;related-urls&gt;&lt;url&gt;https://www.ncbi.nlm.nih.gov/pubmed/26646147&lt;/url&gt;&lt;/related-urls&gt;&lt;/urls&gt;&lt;custom2&gt;PMC4673789&lt;/custom2&gt;&lt;electronic-resource-num&gt;10.1186/s13059-015-0850-7&lt;/electronic-resource-num&gt;&lt;/record&gt;&lt;/Cite&gt;&lt;/EndNote&gt;</w:instrText>
      </w:r>
      <w:r w:rsidR="000F5F88">
        <w:rPr>
          <w:rFonts w:asciiTheme="minorHAnsi" w:eastAsia="Times New Roman" w:hAnsiTheme="minorHAnsi" w:cstheme="minorHAnsi"/>
          <w:bCs/>
          <w:sz w:val="22"/>
          <w:szCs w:val="22"/>
          <w:lang w:val="en-GB"/>
        </w:rPr>
        <w:fldChar w:fldCharType="separate"/>
      </w:r>
      <w:r w:rsidR="000F5F88">
        <w:rPr>
          <w:rFonts w:asciiTheme="minorHAnsi" w:eastAsia="Times New Roman" w:hAnsiTheme="minorHAnsi" w:cstheme="minorHAnsi"/>
          <w:bCs/>
          <w:noProof/>
          <w:sz w:val="22"/>
          <w:szCs w:val="22"/>
          <w:lang w:val="en-GB"/>
        </w:rPr>
        <w:t>(Markowetz, 2015)</w:t>
      </w:r>
      <w:r w:rsidR="000F5F88">
        <w:rPr>
          <w:rFonts w:asciiTheme="minorHAnsi" w:eastAsia="Times New Roman" w:hAnsiTheme="minorHAnsi" w:cstheme="minorHAnsi"/>
          <w:bCs/>
          <w:sz w:val="22"/>
          <w:szCs w:val="22"/>
          <w:lang w:val="en-GB"/>
        </w:rPr>
        <w:fldChar w:fldCharType="end"/>
      </w:r>
      <w:r w:rsidR="000462BA">
        <w:rPr>
          <w:rFonts w:asciiTheme="minorHAnsi" w:eastAsia="Times New Roman" w:hAnsiTheme="minorHAnsi" w:cstheme="minorHAnsi"/>
          <w:bCs/>
          <w:sz w:val="22"/>
          <w:szCs w:val="22"/>
          <w:lang w:val="en-GB"/>
        </w:rPr>
        <w:t>,</w:t>
      </w:r>
      <w:r w:rsidR="0008571D">
        <w:rPr>
          <w:rFonts w:asciiTheme="minorHAnsi" w:eastAsia="Times New Roman" w:hAnsiTheme="minorHAnsi" w:cstheme="minorHAnsi"/>
          <w:bCs/>
          <w:sz w:val="22"/>
          <w:szCs w:val="22"/>
          <w:lang w:val="en-GB"/>
        </w:rPr>
        <w:t xml:space="preserve"> but he also encountered resistance from researchers when advocating reproducible research </w:t>
      </w:r>
      <w:r w:rsidR="002E5661">
        <w:rPr>
          <w:rFonts w:asciiTheme="minorHAnsi" w:eastAsia="Times New Roman" w:hAnsiTheme="minorHAnsi" w:cstheme="minorHAnsi"/>
          <w:bCs/>
          <w:sz w:val="22"/>
          <w:szCs w:val="22"/>
          <w:lang w:val="en-GB"/>
        </w:rPr>
        <w:t xml:space="preserve">such as </w:t>
      </w:r>
      <w:r w:rsidR="002E5661" w:rsidRPr="002E5661">
        <w:rPr>
          <w:rFonts w:asciiTheme="minorHAnsi" w:eastAsia="Times New Roman" w:hAnsiTheme="minorHAnsi" w:cstheme="minorHAnsi"/>
          <w:bCs/>
          <w:sz w:val="22"/>
          <w:szCs w:val="22"/>
          <w:lang w:val="en-GB"/>
        </w:rPr>
        <w:t>“I’d rather do real science than tidy up my data”</w:t>
      </w:r>
      <w:r w:rsidR="002E5661">
        <w:rPr>
          <w:rFonts w:asciiTheme="minorHAnsi" w:eastAsia="Times New Roman" w:hAnsiTheme="minorHAnsi" w:cstheme="minorHAnsi"/>
          <w:bCs/>
          <w:sz w:val="22"/>
          <w:szCs w:val="22"/>
          <w:lang w:val="en-GB"/>
        </w:rPr>
        <w:t xml:space="preserve">. </w:t>
      </w:r>
      <w:r w:rsidR="00D628EA">
        <w:rPr>
          <w:rFonts w:asciiTheme="minorHAnsi" w:eastAsia="Times New Roman" w:hAnsiTheme="minorHAnsi" w:cstheme="minorHAnsi"/>
          <w:bCs/>
          <w:sz w:val="22"/>
          <w:szCs w:val="22"/>
          <w:lang w:val="en-GB"/>
        </w:rPr>
        <w:t>Indeed, a</w:t>
      </w:r>
      <w:r w:rsidR="00A73A41">
        <w:rPr>
          <w:rFonts w:asciiTheme="minorHAnsi" w:eastAsia="Times New Roman" w:hAnsiTheme="minorHAnsi" w:cstheme="minorHAnsi"/>
          <w:bCs/>
          <w:sz w:val="22"/>
          <w:szCs w:val="22"/>
          <w:lang w:val="en-GB"/>
        </w:rPr>
        <w:t xml:space="preserve">n often-heard </w:t>
      </w:r>
      <w:r w:rsidR="002E5661">
        <w:rPr>
          <w:rFonts w:asciiTheme="minorHAnsi" w:eastAsia="Times New Roman" w:hAnsiTheme="minorHAnsi" w:cstheme="minorHAnsi"/>
          <w:bCs/>
          <w:sz w:val="22"/>
          <w:szCs w:val="22"/>
          <w:lang w:val="en-GB"/>
        </w:rPr>
        <w:t xml:space="preserve">argument concerns the amount of overhead that </w:t>
      </w:r>
      <w:r w:rsidR="00990913">
        <w:rPr>
          <w:rFonts w:asciiTheme="minorHAnsi" w:eastAsia="Times New Roman" w:hAnsiTheme="minorHAnsi" w:cstheme="minorHAnsi"/>
          <w:bCs/>
          <w:sz w:val="22"/>
          <w:szCs w:val="22"/>
          <w:lang w:val="en-GB"/>
        </w:rPr>
        <w:t>comes along with (ENCORE) reproducibility approaches. However, for a typical research project</w:t>
      </w:r>
      <w:r w:rsidR="00EB782E">
        <w:rPr>
          <w:rFonts w:asciiTheme="minorHAnsi" w:eastAsia="Times New Roman" w:hAnsiTheme="minorHAnsi" w:cstheme="minorHAnsi"/>
          <w:bCs/>
          <w:sz w:val="22"/>
          <w:szCs w:val="22"/>
          <w:lang w:val="en-GB"/>
        </w:rPr>
        <w:t>,</w:t>
      </w:r>
      <w:r w:rsidR="00990913">
        <w:rPr>
          <w:rFonts w:asciiTheme="minorHAnsi" w:eastAsia="Times New Roman" w:hAnsiTheme="minorHAnsi" w:cstheme="minorHAnsi"/>
          <w:bCs/>
          <w:sz w:val="22"/>
          <w:szCs w:val="22"/>
          <w:lang w:val="en-GB"/>
        </w:rPr>
        <w:t xml:space="preserve"> the time spen</w:t>
      </w:r>
      <w:r w:rsidR="00D628EA">
        <w:rPr>
          <w:rFonts w:asciiTheme="minorHAnsi" w:eastAsia="Times New Roman" w:hAnsiTheme="minorHAnsi" w:cstheme="minorHAnsi"/>
          <w:bCs/>
          <w:sz w:val="22"/>
          <w:szCs w:val="22"/>
          <w:lang w:val="en-GB"/>
        </w:rPr>
        <w:t>t</w:t>
      </w:r>
      <w:r w:rsidR="00990913">
        <w:rPr>
          <w:rFonts w:asciiTheme="minorHAnsi" w:eastAsia="Times New Roman" w:hAnsiTheme="minorHAnsi" w:cstheme="minorHAnsi"/>
          <w:bCs/>
          <w:sz w:val="22"/>
          <w:szCs w:val="22"/>
          <w:lang w:val="en-GB"/>
        </w:rPr>
        <w:t xml:space="preserve"> on following the ENCORE approach</w:t>
      </w:r>
      <w:r w:rsidR="00A73A41">
        <w:rPr>
          <w:rFonts w:asciiTheme="minorHAnsi" w:eastAsia="Times New Roman" w:hAnsiTheme="minorHAnsi" w:cstheme="minorHAnsi"/>
          <w:bCs/>
          <w:sz w:val="22"/>
          <w:szCs w:val="22"/>
          <w:lang w:val="en-GB"/>
        </w:rPr>
        <w:t xml:space="preserve"> (e.g., documentation, structuring)</w:t>
      </w:r>
      <w:r w:rsidR="00990913">
        <w:rPr>
          <w:rFonts w:asciiTheme="minorHAnsi" w:eastAsia="Times New Roman" w:hAnsiTheme="minorHAnsi" w:cstheme="minorHAnsi"/>
          <w:bCs/>
          <w:sz w:val="22"/>
          <w:szCs w:val="22"/>
          <w:lang w:val="en-GB"/>
        </w:rPr>
        <w:t xml:space="preserve"> is </w:t>
      </w:r>
      <w:r w:rsidR="0008571D">
        <w:rPr>
          <w:rFonts w:asciiTheme="minorHAnsi" w:eastAsia="Times New Roman" w:hAnsiTheme="minorHAnsi" w:cstheme="minorHAnsi"/>
          <w:bCs/>
          <w:sz w:val="22"/>
          <w:szCs w:val="22"/>
          <w:lang w:val="en-GB"/>
        </w:rPr>
        <w:t xml:space="preserve">in our view </w:t>
      </w:r>
      <w:r w:rsidR="00990913">
        <w:rPr>
          <w:rFonts w:asciiTheme="minorHAnsi" w:eastAsia="Times New Roman" w:hAnsiTheme="minorHAnsi" w:cstheme="minorHAnsi"/>
          <w:bCs/>
          <w:sz w:val="22"/>
          <w:szCs w:val="22"/>
          <w:lang w:val="en-GB"/>
        </w:rPr>
        <w:t>negligible compared to the time spen</w:t>
      </w:r>
      <w:r w:rsidR="00754A6C">
        <w:rPr>
          <w:rFonts w:asciiTheme="minorHAnsi" w:eastAsia="Times New Roman" w:hAnsiTheme="minorHAnsi" w:cstheme="minorHAnsi"/>
          <w:bCs/>
          <w:sz w:val="22"/>
          <w:szCs w:val="22"/>
          <w:lang w:val="en-GB"/>
        </w:rPr>
        <w:t>t</w:t>
      </w:r>
      <w:r w:rsidR="00990913">
        <w:rPr>
          <w:rFonts w:asciiTheme="minorHAnsi" w:eastAsia="Times New Roman" w:hAnsiTheme="minorHAnsi" w:cstheme="minorHAnsi"/>
          <w:bCs/>
          <w:sz w:val="22"/>
          <w:szCs w:val="22"/>
          <w:lang w:val="en-GB"/>
        </w:rPr>
        <w:t xml:space="preserve"> on the actual research. </w:t>
      </w:r>
      <w:r w:rsidR="0008571D">
        <w:rPr>
          <w:rFonts w:asciiTheme="minorHAnsi" w:eastAsia="Times New Roman" w:hAnsiTheme="minorHAnsi" w:cstheme="minorHAnsi"/>
          <w:bCs/>
          <w:sz w:val="22"/>
          <w:szCs w:val="22"/>
          <w:lang w:val="en-GB"/>
        </w:rPr>
        <w:t>There are clear advantages for working reproducibl</w:t>
      </w:r>
      <w:r w:rsidR="00D628EA">
        <w:rPr>
          <w:rFonts w:asciiTheme="minorHAnsi" w:eastAsia="Times New Roman" w:hAnsiTheme="minorHAnsi" w:cstheme="minorHAnsi"/>
          <w:bCs/>
          <w:sz w:val="22"/>
          <w:szCs w:val="22"/>
          <w:lang w:val="en-GB"/>
        </w:rPr>
        <w:t>y</w:t>
      </w:r>
      <w:r w:rsidR="0008571D">
        <w:rPr>
          <w:rFonts w:asciiTheme="minorHAnsi" w:eastAsia="Times New Roman" w:hAnsiTheme="minorHAnsi" w:cstheme="minorHAnsi"/>
          <w:bCs/>
          <w:sz w:val="22"/>
          <w:szCs w:val="22"/>
          <w:lang w:val="en-GB"/>
        </w:rPr>
        <w:t xml:space="preserve"> as argued by other groups as well </w:t>
      </w:r>
      <w:r w:rsidR="00466667">
        <w:rPr>
          <w:rFonts w:asciiTheme="minorHAnsi" w:eastAsia="Times New Roman" w:hAnsiTheme="minorHAnsi" w:cstheme="minorHAnsi"/>
          <w:bCs/>
          <w:sz w:val="22"/>
          <w:szCs w:val="22"/>
          <w:lang w:val="en-GB"/>
        </w:rPr>
        <w:t xml:space="preserve">(e.g., </w:t>
      </w:r>
      <w:r w:rsidR="00466667">
        <w:rPr>
          <w:rFonts w:asciiTheme="minorHAnsi" w:eastAsia="Times New Roman" w:hAnsiTheme="minorHAnsi" w:cstheme="minorHAnsi"/>
          <w:bCs/>
          <w:sz w:val="22"/>
          <w:szCs w:val="22"/>
          <w:lang w:val="en-GB"/>
        </w:rPr>
        <w:fldChar w:fldCharType="begin">
          <w:fldData xml:space="preserve">PEVuZE5vdGU+PENpdGU+PEF1dGhvcj5TYW5kdmU8L0F1dGhvcj48WWVhcj4yMDEzPC9ZZWFyPjxS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</w:fldData>
        </w:fldChar>
      </w:r>
      <w:r w:rsidR="00466667">
        <w:rPr>
          <w:rFonts w:asciiTheme="minorHAnsi" w:eastAsia="Times New Roman" w:hAnsiTheme="minorHAnsi" w:cstheme="minorHAnsi"/>
          <w:bCs/>
          <w:sz w:val="22"/>
          <w:szCs w:val="22"/>
          <w:lang w:val="en-GB"/>
        </w:rPr>
        <w:instrText xml:space="preserve"> ADDIN EN.CITE </w:instrText>
      </w:r>
      <w:r w:rsidR="00466667">
        <w:rPr>
          <w:rFonts w:asciiTheme="minorHAnsi" w:eastAsia="Times New Roman" w:hAnsiTheme="minorHAnsi" w:cstheme="minorHAnsi"/>
          <w:bCs/>
          <w:sz w:val="22"/>
          <w:szCs w:val="22"/>
          <w:lang w:val="en-GB"/>
        </w:rPr>
        <w:fldChar w:fldCharType="begin">
          <w:fldData xml:space="preserve">PEVuZE5vdGU+PENpdGU+PEF1dGhvcj5TYW5kdmU8L0F1dGhvcj48WWVhcj4yMDEzPC9ZZWFyPjxS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</w:fldData>
        </w:fldChar>
      </w:r>
      <w:r w:rsidR="00466667">
        <w:rPr>
          <w:rFonts w:asciiTheme="minorHAnsi" w:eastAsia="Times New Roman" w:hAnsiTheme="minorHAnsi" w:cstheme="minorHAnsi"/>
          <w:bCs/>
          <w:sz w:val="22"/>
          <w:szCs w:val="22"/>
          <w:lang w:val="en-GB"/>
        </w:rPr>
        <w:instrText xml:space="preserve"> ADDIN EN.CITE.DATA </w:instrText>
      </w:r>
      <w:r w:rsidR="00466667">
        <w:rPr>
          <w:rFonts w:asciiTheme="minorHAnsi" w:eastAsia="Times New Roman" w:hAnsiTheme="minorHAnsi" w:cstheme="minorHAnsi"/>
          <w:bCs/>
          <w:sz w:val="22"/>
          <w:szCs w:val="22"/>
          <w:lang w:val="en-GB"/>
        </w:rPr>
      </w:r>
      <w:r w:rsidR="00466667">
        <w:rPr>
          <w:rFonts w:asciiTheme="minorHAnsi" w:eastAsia="Times New Roman" w:hAnsiTheme="minorHAnsi" w:cstheme="minorHAnsi"/>
          <w:bCs/>
          <w:sz w:val="22"/>
          <w:szCs w:val="22"/>
          <w:lang w:val="en-GB"/>
        </w:rPr>
        <w:fldChar w:fldCharType="end"/>
      </w:r>
      <w:r w:rsidR="00466667">
        <w:rPr>
          <w:rFonts w:asciiTheme="minorHAnsi" w:eastAsia="Times New Roman" w:hAnsiTheme="minorHAnsi" w:cstheme="minorHAnsi"/>
          <w:bCs/>
          <w:sz w:val="22"/>
          <w:szCs w:val="22"/>
          <w:lang w:val="en-GB"/>
        </w:rPr>
      </w:r>
      <w:r w:rsidR="00466667">
        <w:rPr>
          <w:rFonts w:asciiTheme="minorHAnsi" w:eastAsia="Times New Roman" w:hAnsiTheme="minorHAnsi" w:cstheme="minorHAnsi"/>
          <w:bCs/>
          <w:sz w:val="22"/>
          <w:szCs w:val="22"/>
          <w:lang w:val="en-GB"/>
        </w:rPr>
        <w:fldChar w:fldCharType="separate"/>
      </w:r>
      <w:r w:rsidR="00466667">
        <w:rPr>
          <w:rFonts w:asciiTheme="minorHAnsi" w:eastAsia="Times New Roman" w:hAnsiTheme="minorHAnsi" w:cstheme="minorHAnsi"/>
          <w:bCs/>
          <w:noProof/>
          <w:sz w:val="22"/>
          <w:szCs w:val="22"/>
          <w:lang w:val="en-GB"/>
        </w:rPr>
        <w:t>(Diaba-Nuhoho &amp; Amponsah-Offeh, 2021; Sandve et al., 2013; Stodden et al., 2012)</w:t>
      </w:r>
      <w:r w:rsidR="00466667">
        <w:rPr>
          <w:rFonts w:asciiTheme="minorHAnsi" w:eastAsia="Times New Roman" w:hAnsiTheme="minorHAnsi" w:cstheme="minorHAnsi"/>
          <w:bCs/>
          <w:sz w:val="22"/>
          <w:szCs w:val="22"/>
          <w:lang w:val="en-GB"/>
        </w:rPr>
        <w:fldChar w:fldCharType="end"/>
      </w:r>
      <w:r w:rsidR="002E5661">
        <w:rPr>
          <w:rFonts w:asciiTheme="minorHAnsi" w:eastAsia="Times New Roman" w:hAnsiTheme="minorHAnsi" w:cstheme="minorHAnsi"/>
          <w:bCs/>
          <w:sz w:val="22"/>
          <w:szCs w:val="22"/>
          <w:lang w:val="en-GB"/>
        </w:rPr>
        <w:t>. For example,</w:t>
      </w:r>
      <w:r w:rsidR="00A73A41">
        <w:rPr>
          <w:rFonts w:asciiTheme="minorHAnsi" w:eastAsia="Times New Roman" w:hAnsiTheme="minorHAnsi" w:cstheme="minorHAnsi"/>
          <w:bCs/>
          <w:sz w:val="22"/>
          <w:szCs w:val="22"/>
          <w:lang w:val="en-GB"/>
        </w:rPr>
        <w:t xml:space="preserve"> reproducibility</w:t>
      </w:r>
      <w:r w:rsidR="002E5661">
        <w:rPr>
          <w:rFonts w:asciiTheme="minorHAnsi" w:eastAsia="Times New Roman" w:hAnsiTheme="minorHAnsi" w:cstheme="minorHAnsi"/>
          <w:bCs/>
          <w:sz w:val="22"/>
          <w:szCs w:val="22"/>
          <w:lang w:val="en-GB"/>
        </w:rPr>
        <w:t xml:space="preserve"> is important for trust in science, it helps writing a publication, </w:t>
      </w:r>
      <w:r w:rsidR="002E3354">
        <w:rPr>
          <w:rFonts w:asciiTheme="minorHAnsi" w:eastAsia="Times New Roman" w:hAnsiTheme="minorHAnsi" w:cstheme="minorHAnsi"/>
          <w:bCs/>
          <w:sz w:val="22"/>
          <w:szCs w:val="22"/>
          <w:lang w:val="en-GB"/>
        </w:rPr>
        <w:t xml:space="preserve">it will save time </w:t>
      </w:r>
      <w:r w:rsidR="00EB782E">
        <w:rPr>
          <w:rFonts w:asciiTheme="minorHAnsi" w:eastAsia="Times New Roman" w:hAnsiTheme="minorHAnsi" w:cstheme="minorHAnsi"/>
          <w:bCs/>
          <w:sz w:val="22"/>
          <w:szCs w:val="22"/>
          <w:lang w:val="en-GB"/>
        </w:rPr>
        <w:t>i</w:t>
      </w:r>
      <w:r w:rsidR="002E3354">
        <w:rPr>
          <w:rFonts w:asciiTheme="minorHAnsi" w:eastAsia="Times New Roman" w:hAnsiTheme="minorHAnsi" w:cstheme="minorHAnsi"/>
          <w:bCs/>
          <w:sz w:val="22"/>
          <w:szCs w:val="22"/>
          <w:lang w:val="en-GB"/>
        </w:rPr>
        <w:t xml:space="preserve">n the long run, </w:t>
      </w:r>
      <w:r w:rsidR="00A73A41">
        <w:rPr>
          <w:rFonts w:asciiTheme="minorHAnsi" w:eastAsia="Times New Roman" w:hAnsiTheme="minorHAnsi" w:cstheme="minorHAnsi"/>
          <w:bCs/>
          <w:sz w:val="22"/>
          <w:szCs w:val="22"/>
          <w:lang w:val="en-GB"/>
        </w:rPr>
        <w:t>and</w:t>
      </w:r>
      <w:r w:rsidR="002E5661">
        <w:rPr>
          <w:rFonts w:asciiTheme="minorHAnsi" w:eastAsia="Times New Roman" w:hAnsiTheme="minorHAnsi" w:cstheme="minorHAnsi"/>
          <w:bCs/>
          <w:sz w:val="22"/>
          <w:szCs w:val="22"/>
          <w:lang w:val="en-GB"/>
        </w:rPr>
        <w:t xml:space="preserve"> it supports the </w:t>
      </w:r>
      <w:r w:rsidR="001F2834">
        <w:rPr>
          <w:rFonts w:asciiTheme="minorHAnsi" w:eastAsia="Times New Roman" w:hAnsiTheme="minorHAnsi" w:cstheme="minorHAnsi"/>
          <w:bCs/>
          <w:sz w:val="22"/>
          <w:szCs w:val="22"/>
          <w:lang w:val="en-GB"/>
        </w:rPr>
        <w:t>sustainability</w:t>
      </w:r>
      <w:r w:rsidR="002E5661">
        <w:rPr>
          <w:rFonts w:asciiTheme="minorHAnsi" w:eastAsia="Times New Roman" w:hAnsiTheme="minorHAnsi" w:cstheme="minorHAnsi"/>
          <w:bCs/>
          <w:sz w:val="22"/>
          <w:szCs w:val="22"/>
          <w:lang w:val="en-GB"/>
        </w:rPr>
        <w:t xml:space="preserve"> of the research. Although </w:t>
      </w:r>
      <w:r w:rsidR="00A73A41">
        <w:rPr>
          <w:rFonts w:asciiTheme="minorHAnsi" w:eastAsia="Times New Roman" w:hAnsiTheme="minorHAnsi" w:cstheme="minorHAnsi"/>
          <w:bCs/>
          <w:sz w:val="22"/>
          <w:szCs w:val="22"/>
          <w:lang w:val="en-GB"/>
        </w:rPr>
        <w:t xml:space="preserve">all </w:t>
      </w:r>
      <w:r w:rsidR="002E5661">
        <w:rPr>
          <w:rFonts w:asciiTheme="minorHAnsi" w:eastAsia="Times New Roman" w:hAnsiTheme="minorHAnsi" w:cstheme="minorHAnsi"/>
          <w:bCs/>
          <w:sz w:val="22"/>
          <w:szCs w:val="22"/>
          <w:lang w:val="en-GB"/>
        </w:rPr>
        <w:t xml:space="preserve">true, </w:t>
      </w:r>
      <w:r w:rsidR="00330C0B">
        <w:rPr>
          <w:rFonts w:asciiTheme="minorHAnsi" w:eastAsia="Times New Roman" w:hAnsiTheme="minorHAnsi" w:cstheme="minorHAnsi"/>
          <w:bCs/>
          <w:sz w:val="22"/>
          <w:szCs w:val="22"/>
          <w:lang w:val="en-GB"/>
        </w:rPr>
        <w:t xml:space="preserve">for some researchers </w:t>
      </w:r>
      <w:r w:rsidR="002E5661">
        <w:rPr>
          <w:rFonts w:asciiTheme="minorHAnsi" w:eastAsia="Times New Roman" w:hAnsiTheme="minorHAnsi" w:cstheme="minorHAnsi"/>
          <w:bCs/>
          <w:sz w:val="22"/>
          <w:szCs w:val="22"/>
          <w:lang w:val="en-GB"/>
        </w:rPr>
        <w:t xml:space="preserve">these arguments do </w:t>
      </w:r>
      <w:r w:rsidR="00330C0B">
        <w:rPr>
          <w:rFonts w:asciiTheme="minorHAnsi" w:eastAsia="Times New Roman" w:hAnsiTheme="minorHAnsi" w:cstheme="minorHAnsi"/>
          <w:bCs/>
          <w:sz w:val="22"/>
          <w:szCs w:val="22"/>
          <w:lang w:val="en-GB"/>
        </w:rPr>
        <w:t>not</w:t>
      </w:r>
      <w:r w:rsidR="002E5661">
        <w:rPr>
          <w:rFonts w:asciiTheme="minorHAnsi" w:eastAsia="Times New Roman" w:hAnsiTheme="minorHAnsi" w:cstheme="minorHAnsi"/>
          <w:bCs/>
          <w:sz w:val="22"/>
          <w:szCs w:val="22"/>
          <w:lang w:val="en-GB"/>
        </w:rPr>
        <w:t xml:space="preserve"> seem to </w:t>
      </w:r>
      <w:r w:rsidR="001F2834">
        <w:rPr>
          <w:rFonts w:asciiTheme="minorHAnsi" w:eastAsia="Times New Roman" w:hAnsiTheme="minorHAnsi" w:cstheme="minorHAnsi"/>
          <w:bCs/>
          <w:sz w:val="22"/>
          <w:szCs w:val="22"/>
          <w:lang w:val="en-GB"/>
        </w:rPr>
        <w:t>provide enough</w:t>
      </w:r>
      <w:r w:rsidR="002E5661">
        <w:rPr>
          <w:rFonts w:asciiTheme="minorHAnsi" w:eastAsia="Times New Roman" w:hAnsiTheme="minorHAnsi" w:cstheme="minorHAnsi"/>
          <w:bCs/>
          <w:sz w:val="22"/>
          <w:szCs w:val="22"/>
          <w:lang w:val="en-GB"/>
        </w:rPr>
        <w:t xml:space="preserve"> incentives</w:t>
      </w:r>
      <w:r w:rsidR="0008571D">
        <w:rPr>
          <w:rFonts w:asciiTheme="minorHAnsi" w:eastAsia="Times New Roman" w:hAnsiTheme="minorHAnsi" w:cstheme="minorHAnsi"/>
          <w:bCs/>
          <w:sz w:val="22"/>
          <w:szCs w:val="22"/>
          <w:lang w:val="en-GB"/>
        </w:rPr>
        <w:t xml:space="preserve"> </w:t>
      </w:r>
      <w:r w:rsidR="002E5661">
        <w:rPr>
          <w:rFonts w:asciiTheme="minorHAnsi" w:eastAsia="Times New Roman" w:hAnsiTheme="minorHAnsi" w:cstheme="minorHAnsi"/>
          <w:bCs/>
          <w:sz w:val="22"/>
          <w:szCs w:val="22"/>
          <w:lang w:val="en-GB"/>
        </w:rPr>
        <w:t xml:space="preserve">to </w:t>
      </w:r>
      <w:r w:rsidR="00510E91">
        <w:rPr>
          <w:rFonts w:asciiTheme="minorHAnsi" w:eastAsia="Times New Roman" w:hAnsiTheme="minorHAnsi" w:cstheme="minorHAnsi"/>
          <w:bCs/>
          <w:sz w:val="22"/>
          <w:szCs w:val="22"/>
          <w:lang w:val="en-GB"/>
        </w:rPr>
        <w:t>improve</w:t>
      </w:r>
      <w:r w:rsidR="002E5661">
        <w:rPr>
          <w:rFonts w:asciiTheme="minorHAnsi" w:eastAsia="Times New Roman" w:hAnsiTheme="minorHAnsi" w:cstheme="minorHAnsi"/>
          <w:bCs/>
          <w:sz w:val="22"/>
          <w:szCs w:val="22"/>
          <w:lang w:val="en-GB"/>
        </w:rPr>
        <w:t xml:space="preserve"> their practices. </w:t>
      </w:r>
      <w:r w:rsidR="00466667">
        <w:rPr>
          <w:rFonts w:asciiTheme="minorHAnsi" w:eastAsia="Times New Roman" w:hAnsiTheme="minorHAnsi" w:cstheme="minorHAnsi"/>
          <w:bCs/>
          <w:sz w:val="22"/>
          <w:szCs w:val="22"/>
          <w:lang w:val="en-GB"/>
        </w:rPr>
        <w:t xml:space="preserve">Bottom line is that reproducibility </w:t>
      </w:r>
      <w:r w:rsidR="00510E91">
        <w:rPr>
          <w:rFonts w:asciiTheme="minorHAnsi" w:eastAsia="Times New Roman" w:hAnsiTheme="minorHAnsi" w:cstheme="minorHAnsi"/>
          <w:bCs/>
          <w:sz w:val="22"/>
          <w:szCs w:val="22"/>
          <w:lang w:val="en-GB"/>
        </w:rPr>
        <w:t>requires</w:t>
      </w:r>
      <w:r w:rsidR="00EB782E">
        <w:rPr>
          <w:rFonts w:asciiTheme="minorHAnsi" w:eastAsia="Times New Roman" w:hAnsiTheme="minorHAnsi" w:cstheme="minorHAnsi"/>
          <w:bCs/>
          <w:sz w:val="22"/>
          <w:szCs w:val="22"/>
          <w:lang w:val="en-GB"/>
        </w:rPr>
        <w:t xml:space="preserve"> </w:t>
      </w:r>
      <w:r w:rsidR="00466667">
        <w:rPr>
          <w:rFonts w:asciiTheme="minorHAnsi" w:eastAsia="Times New Roman" w:hAnsiTheme="minorHAnsi" w:cstheme="minorHAnsi"/>
          <w:bCs/>
          <w:sz w:val="22"/>
          <w:szCs w:val="22"/>
          <w:lang w:val="en-GB"/>
        </w:rPr>
        <w:t>intrinsic motivation, working attitude, and discipline</w:t>
      </w:r>
      <w:r w:rsidR="0008571D">
        <w:rPr>
          <w:rFonts w:asciiTheme="minorHAnsi" w:eastAsia="Times New Roman" w:hAnsiTheme="minorHAnsi" w:cstheme="minorHAnsi"/>
          <w:bCs/>
          <w:sz w:val="22"/>
          <w:szCs w:val="22"/>
          <w:lang w:val="en-GB"/>
        </w:rPr>
        <w:t>,</w:t>
      </w:r>
      <w:r w:rsidR="00466667">
        <w:rPr>
          <w:rFonts w:asciiTheme="minorHAnsi" w:eastAsia="Times New Roman" w:hAnsiTheme="minorHAnsi" w:cstheme="minorHAnsi"/>
          <w:bCs/>
          <w:sz w:val="22"/>
          <w:szCs w:val="22"/>
          <w:lang w:val="en-GB"/>
        </w:rPr>
        <w:t xml:space="preserve"> </w:t>
      </w:r>
      <w:r w:rsidR="0008571D">
        <w:rPr>
          <w:rFonts w:asciiTheme="minorHAnsi" w:eastAsia="Times New Roman" w:hAnsiTheme="minorHAnsi" w:cstheme="minorHAnsi"/>
          <w:bCs/>
          <w:sz w:val="22"/>
          <w:szCs w:val="22"/>
          <w:lang w:val="en-GB"/>
        </w:rPr>
        <w:t xml:space="preserve">or otherwise </w:t>
      </w:r>
      <w:r w:rsidR="00D628EA">
        <w:rPr>
          <w:rFonts w:asciiTheme="minorHAnsi" w:eastAsia="Times New Roman" w:hAnsiTheme="minorHAnsi" w:cstheme="minorHAnsi"/>
          <w:bCs/>
          <w:sz w:val="22"/>
          <w:szCs w:val="22"/>
          <w:lang w:val="en-GB"/>
        </w:rPr>
        <w:t xml:space="preserve">can only be enforced with </w:t>
      </w:r>
      <w:r w:rsidR="0008571D">
        <w:rPr>
          <w:rFonts w:asciiTheme="minorHAnsi" w:eastAsia="Times New Roman" w:hAnsiTheme="minorHAnsi" w:cstheme="minorHAnsi"/>
          <w:bCs/>
          <w:sz w:val="22"/>
          <w:szCs w:val="22"/>
          <w:lang w:val="en-GB"/>
        </w:rPr>
        <w:t xml:space="preserve">penalties and/or </w:t>
      </w:r>
      <w:r w:rsidR="0008571D">
        <w:rPr>
          <w:rFonts w:asciiTheme="minorHAnsi" w:eastAsia="Times New Roman" w:hAnsiTheme="minorHAnsi" w:cstheme="minorHAnsi"/>
          <w:bCs/>
          <w:sz w:val="22"/>
          <w:szCs w:val="22"/>
          <w:lang w:val="en-GB"/>
        </w:rPr>
        <w:lastRenderedPageBreak/>
        <w:t>rewards</w:t>
      </w:r>
      <w:r w:rsidR="00466667">
        <w:rPr>
          <w:rFonts w:asciiTheme="minorHAnsi" w:eastAsia="Times New Roman" w:hAnsiTheme="minorHAnsi" w:cstheme="minorHAnsi"/>
          <w:bCs/>
          <w:sz w:val="22"/>
          <w:szCs w:val="22"/>
          <w:lang w:val="en-GB"/>
        </w:rPr>
        <w:t xml:space="preserve">. Indeed, it is </w:t>
      </w:r>
      <w:r w:rsidR="00A23796" w:rsidRPr="00077629">
        <w:rPr>
          <w:rFonts w:asciiTheme="minorHAnsi" w:eastAsia="Times New Roman" w:hAnsiTheme="minorHAnsi" w:cstheme="minorHAnsi"/>
          <w:bCs/>
          <w:sz w:val="22"/>
          <w:szCs w:val="22"/>
          <w:lang w:val="en-GB"/>
        </w:rPr>
        <w:t>well</w:t>
      </w:r>
      <w:r w:rsidR="00466667">
        <w:rPr>
          <w:rFonts w:asciiTheme="minorHAnsi" w:eastAsia="Times New Roman" w:hAnsiTheme="minorHAnsi" w:cstheme="minorHAnsi"/>
          <w:bCs/>
          <w:sz w:val="22"/>
          <w:szCs w:val="22"/>
          <w:lang w:val="en-GB"/>
        </w:rPr>
        <w:t>-</w:t>
      </w:r>
      <w:r w:rsidR="00A23796" w:rsidRPr="00077629">
        <w:rPr>
          <w:rFonts w:asciiTheme="minorHAnsi" w:eastAsia="Times New Roman" w:hAnsiTheme="minorHAnsi" w:cstheme="minorHAnsi"/>
          <w:bCs/>
          <w:sz w:val="22"/>
          <w:szCs w:val="22"/>
          <w:lang w:val="en-GB"/>
        </w:rPr>
        <w:t xml:space="preserve">recognized that the way in which we reward science should be changed. </w:t>
      </w:r>
      <w:r w:rsidR="00E833EC">
        <w:rPr>
          <w:rFonts w:asciiTheme="minorHAnsi" w:eastAsia="Times New Roman" w:hAnsiTheme="minorHAnsi" w:cstheme="minorHAnsi"/>
          <w:bCs/>
          <w:sz w:val="22"/>
          <w:szCs w:val="22"/>
          <w:lang w:val="en-GB"/>
        </w:rPr>
        <w:t>For example, t</w:t>
      </w:r>
      <w:r w:rsidR="00A23796" w:rsidRPr="00077629">
        <w:rPr>
          <w:rFonts w:asciiTheme="minorHAnsi" w:eastAsia="Times New Roman" w:hAnsiTheme="minorHAnsi" w:cstheme="minorHAnsi"/>
          <w:bCs/>
          <w:sz w:val="22"/>
          <w:szCs w:val="22"/>
          <w:lang w:val="en-GB"/>
        </w:rPr>
        <w:t xml:space="preserve">he Declaration on Research Assessment (DORA) is a global initiative that proposes to change the evaluation of researchers and scholarly research output by funding agencies, academic institutions, and other parties  </w:t>
      </w:r>
      <w:r w:rsidR="00A23796" w:rsidRPr="00077629">
        <w:rPr>
          <w:rFonts w:asciiTheme="minorHAnsi" w:eastAsia="Times New Roman" w:hAnsiTheme="minorHAnsi" w:cstheme="minorHAnsi"/>
          <w:bCs/>
          <w:sz w:val="22"/>
          <w:szCs w:val="22"/>
          <w:lang w:val="en-GB"/>
        </w:rPr>
        <w:fldChar w:fldCharType="begin"/>
      </w:r>
      <w:r w:rsidR="00A23796" w:rsidRPr="00077629">
        <w:rPr>
          <w:rFonts w:asciiTheme="minorHAnsi" w:eastAsia="Times New Roman" w:hAnsiTheme="minorHAnsi" w:cstheme="minorHAnsi"/>
          <w:bCs/>
          <w:sz w:val="22"/>
          <w:szCs w:val="22"/>
          <w:lang w:val="en-GB"/>
        </w:rPr>
        <w:instrText xml:space="preserve"> ADDIN EN.CITE &lt;EndNote&gt;&lt;Cite&gt;&lt;Author&gt;DORA&lt;/Author&gt;&lt;Year&gt;2023&lt;/Year&gt;&lt;RecNum&gt;7343&lt;/RecNum&gt;&lt;DisplayText&gt;(DORA, 2023)&lt;/DisplayText&gt;&lt;record&gt;&lt;rec-number&gt;7343&lt;/rec-number&gt;&lt;foreign-keys&gt;&lt;key app="EN" db-id="sfxpwwt9asr05de5przpt5fuvpdvta5wwtv2" timestamp="1690271455"&gt;7343&lt;/key&gt;&lt;/foreign-keys&gt;&lt;ref-type name="Web Page"&gt;12&lt;/ref-type&gt;&lt;contributors&gt;&lt;authors&gt;&lt;author&gt;DORA&lt;/author&gt;&lt;/authors&gt;&lt;/contributors&gt;&lt;titles&gt;&lt;title&gt;The Declaration on Research Assessment&lt;/title&gt;&lt;/titles&gt;&lt;number&gt;July 2023&lt;/number&gt;&lt;dates&gt;&lt;year&gt;2023&lt;/year&gt;&lt;/dates&gt;&lt;label&gt;Reproducibility&amp;#xD;&lt;/label&gt;&lt;urls&gt;&lt;related-urls&gt;&lt;url&gt;https://sfdora.org/&lt;/url&gt;&lt;/related-urls&gt;&lt;/urls&gt;&lt;/record&gt;&lt;/Cite&gt;&lt;/EndNote&gt;</w:instrText>
      </w:r>
      <w:r w:rsidR="00A23796" w:rsidRPr="00077629">
        <w:rPr>
          <w:rFonts w:asciiTheme="minorHAnsi" w:eastAsia="Times New Roman" w:hAnsiTheme="minorHAnsi" w:cstheme="minorHAnsi"/>
          <w:bCs/>
          <w:sz w:val="22"/>
          <w:szCs w:val="22"/>
          <w:lang w:val="en-GB"/>
        </w:rPr>
        <w:fldChar w:fldCharType="separate"/>
      </w:r>
      <w:r w:rsidR="00A23796" w:rsidRPr="00077629">
        <w:rPr>
          <w:rFonts w:asciiTheme="minorHAnsi" w:eastAsia="Times New Roman" w:hAnsiTheme="minorHAnsi" w:cstheme="minorHAnsi"/>
          <w:bCs/>
          <w:noProof/>
          <w:sz w:val="22"/>
          <w:szCs w:val="22"/>
          <w:lang w:val="en-GB"/>
        </w:rPr>
        <w:t>(DORA, 2023)</w:t>
      </w:r>
      <w:r w:rsidR="00A23796" w:rsidRPr="00077629">
        <w:rPr>
          <w:rFonts w:asciiTheme="minorHAnsi" w:eastAsia="Times New Roman" w:hAnsiTheme="minorHAnsi" w:cstheme="minorHAnsi"/>
          <w:bCs/>
          <w:sz w:val="22"/>
          <w:szCs w:val="22"/>
          <w:lang w:val="en-GB"/>
        </w:rPr>
        <w:fldChar w:fldCharType="end"/>
      </w:r>
      <w:r w:rsidR="00A23796" w:rsidRPr="00077629">
        <w:rPr>
          <w:rFonts w:asciiTheme="minorHAnsi" w:eastAsia="Times New Roman" w:hAnsiTheme="minorHAnsi" w:cstheme="minorHAnsi"/>
          <w:bCs/>
          <w:sz w:val="22"/>
          <w:szCs w:val="22"/>
          <w:lang w:val="en-GB"/>
        </w:rPr>
        <w:t xml:space="preserve">. </w:t>
      </w:r>
      <w:r w:rsidR="00E833EC">
        <w:rPr>
          <w:rFonts w:asciiTheme="minorHAnsi" w:eastAsia="Times New Roman" w:hAnsiTheme="minorHAnsi" w:cstheme="minorHAnsi"/>
          <w:bCs/>
          <w:sz w:val="22"/>
          <w:szCs w:val="22"/>
          <w:lang w:val="en-GB"/>
        </w:rPr>
        <w:t>Complementary</w:t>
      </w:r>
      <w:r w:rsidR="00A23796">
        <w:rPr>
          <w:rFonts w:asciiTheme="minorHAnsi" w:eastAsia="Times New Roman" w:hAnsiTheme="minorHAnsi" w:cstheme="minorHAnsi"/>
          <w:bCs/>
          <w:sz w:val="22"/>
          <w:szCs w:val="22"/>
          <w:lang w:val="en-GB"/>
        </w:rPr>
        <w:t>,</w:t>
      </w:r>
      <w:r w:rsidR="00A23796" w:rsidRPr="00077629">
        <w:rPr>
          <w:rFonts w:asciiTheme="minorHAnsi" w:eastAsia="Times New Roman" w:hAnsiTheme="minorHAnsi" w:cstheme="minorHAnsi"/>
          <w:bCs/>
          <w:sz w:val="22"/>
          <w:szCs w:val="22"/>
          <w:lang w:val="en-GB"/>
        </w:rPr>
        <w:t xml:space="preserve"> at the national level similar initiatives emerged. For example, </w:t>
      </w:r>
      <w:r w:rsidR="00A23796">
        <w:rPr>
          <w:rFonts w:asciiTheme="minorHAnsi" w:eastAsia="Times New Roman" w:hAnsiTheme="minorHAnsi" w:cstheme="minorHAnsi"/>
          <w:bCs/>
          <w:sz w:val="22"/>
          <w:szCs w:val="22"/>
          <w:lang w:val="en-GB"/>
        </w:rPr>
        <w:t>t</w:t>
      </w:r>
      <w:r w:rsidR="00A23796" w:rsidRPr="00077629">
        <w:rPr>
          <w:rFonts w:asciiTheme="minorHAnsi" w:eastAsia="Times New Roman" w:hAnsiTheme="minorHAnsi" w:cstheme="minorHAnsi"/>
          <w:bCs/>
          <w:sz w:val="22"/>
          <w:szCs w:val="22"/>
          <w:lang w:val="en-GB"/>
        </w:rPr>
        <w:t>he Dutch public knowledge institut</w:t>
      </w:r>
      <w:r w:rsidR="000416EA">
        <w:rPr>
          <w:rFonts w:asciiTheme="minorHAnsi" w:eastAsia="Times New Roman" w:hAnsiTheme="minorHAnsi" w:cstheme="minorHAnsi"/>
          <w:bCs/>
          <w:sz w:val="22"/>
          <w:szCs w:val="22"/>
          <w:lang w:val="en-GB"/>
        </w:rPr>
        <w:t>e</w:t>
      </w:r>
      <w:r w:rsidR="00A23796" w:rsidRPr="00077629">
        <w:rPr>
          <w:rFonts w:asciiTheme="minorHAnsi" w:eastAsia="Times New Roman" w:hAnsiTheme="minorHAnsi" w:cstheme="minorHAnsi"/>
          <w:bCs/>
          <w:sz w:val="22"/>
          <w:szCs w:val="22"/>
          <w:lang w:val="en-GB"/>
        </w:rPr>
        <w:t xml:space="preserve">s and </w:t>
      </w:r>
      <w:r w:rsidR="000416EA">
        <w:rPr>
          <w:rFonts w:asciiTheme="minorHAnsi" w:eastAsia="Times New Roman" w:hAnsiTheme="minorHAnsi" w:cstheme="minorHAnsi"/>
          <w:bCs/>
          <w:sz w:val="22"/>
          <w:szCs w:val="22"/>
          <w:lang w:val="en-GB"/>
        </w:rPr>
        <w:t xml:space="preserve">research </w:t>
      </w:r>
      <w:r w:rsidR="00A23796" w:rsidRPr="00077629">
        <w:rPr>
          <w:rFonts w:asciiTheme="minorHAnsi" w:eastAsia="Times New Roman" w:hAnsiTheme="minorHAnsi" w:cstheme="minorHAnsi"/>
          <w:bCs/>
          <w:sz w:val="22"/>
          <w:szCs w:val="22"/>
          <w:lang w:val="en-GB"/>
        </w:rPr>
        <w:t>funders wrote a position paper that</w:t>
      </w:r>
      <w:r w:rsidR="00EB782E">
        <w:rPr>
          <w:rFonts w:asciiTheme="minorHAnsi" w:eastAsia="Times New Roman" w:hAnsiTheme="minorHAnsi" w:cstheme="minorHAnsi"/>
          <w:bCs/>
          <w:sz w:val="22"/>
          <w:szCs w:val="22"/>
          <w:lang w:val="en-GB"/>
        </w:rPr>
        <w:t>,</w:t>
      </w:r>
      <w:r w:rsidR="00A23796" w:rsidRPr="00077629">
        <w:rPr>
          <w:rFonts w:asciiTheme="minorHAnsi" w:eastAsia="Times New Roman" w:hAnsiTheme="minorHAnsi" w:cstheme="minorHAnsi"/>
          <w:bCs/>
          <w:sz w:val="22"/>
          <w:szCs w:val="22"/>
          <w:lang w:val="en-GB"/>
        </w:rPr>
        <w:t xml:space="preserve"> </w:t>
      </w:r>
      <w:r w:rsidR="00A23796">
        <w:rPr>
          <w:rFonts w:asciiTheme="minorHAnsi" w:eastAsia="Times New Roman" w:hAnsiTheme="minorHAnsi" w:cstheme="minorHAnsi"/>
          <w:bCs/>
          <w:sz w:val="22"/>
          <w:szCs w:val="22"/>
          <w:lang w:val="en-GB"/>
        </w:rPr>
        <w:t>among others</w:t>
      </w:r>
      <w:r w:rsidR="00EB782E">
        <w:rPr>
          <w:rFonts w:asciiTheme="minorHAnsi" w:eastAsia="Times New Roman" w:hAnsiTheme="minorHAnsi" w:cstheme="minorHAnsi"/>
          <w:bCs/>
          <w:sz w:val="22"/>
          <w:szCs w:val="22"/>
          <w:lang w:val="en-GB"/>
        </w:rPr>
        <w:t>,</w:t>
      </w:r>
      <w:r w:rsidR="00A23796">
        <w:rPr>
          <w:rFonts w:asciiTheme="minorHAnsi" w:eastAsia="Times New Roman" w:hAnsiTheme="minorHAnsi" w:cstheme="minorHAnsi"/>
          <w:bCs/>
          <w:sz w:val="22"/>
          <w:szCs w:val="22"/>
          <w:lang w:val="en-GB"/>
        </w:rPr>
        <w:t xml:space="preserve"> </w:t>
      </w:r>
      <w:r w:rsidR="00A23796" w:rsidRPr="00077629">
        <w:rPr>
          <w:rFonts w:asciiTheme="minorHAnsi" w:eastAsia="Times New Roman" w:hAnsiTheme="minorHAnsi" w:cstheme="minorHAnsi"/>
          <w:bCs/>
          <w:sz w:val="22"/>
          <w:szCs w:val="22"/>
          <w:lang w:val="en-GB"/>
        </w:rPr>
        <w:t>encourag</w:t>
      </w:r>
      <w:r w:rsidR="00A23796">
        <w:rPr>
          <w:rFonts w:asciiTheme="minorHAnsi" w:eastAsia="Times New Roman" w:hAnsiTheme="minorHAnsi" w:cstheme="minorHAnsi"/>
          <w:bCs/>
          <w:sz w:val="22"/>
          <w:szCs w:val="22"/>
          <w:lang w:val="en-GB"/>
        </w:rPr>
        <w:t>es</w:t>
      </w:r>
      <w:r w:rsidR="00A23796" w:rsidRPr="00077629">
        <w:rPr>
          <w:rFonts w:asciiTheme="minorHAnsi" w:eastAsia="Times New Roman" w:hAnsiTheme="minorHAnsi" w:cstheme="minorHAnsi"/>
          <w:bCs/>
          <w:sz w:val="22"/>
          <w:szCs w:val="22"/>
          <w:lang w:val="en-GB"/>
        </w:rPr>
        <w:t xml:space="preserve"> Open Science</w:t>
      </w:r>
      <w:r w:rsidR="00A23796">
        <w:rPr>
          <w:rFonts w:asciiTheme="minorHAnsi" w:eastAsia="Times New Roman" w:hAnsiTheme="minorHAnsi" w:cstheme="minorHAnsi"/>
          <w:bCs/>
          <w:sz w:val="22"/>
          <w:szCs w:val="22"/>
          <w:lang w:val="en-GB"/>
        </w:rPr>
        <w:t xml:space="preserve"> </w:t>
      </w:r>
      <w:r w:rsidR="00A23796">
        <w:rPr>
          <w:rFonts w:asciiTheme="minorHAnsi" w:eastAsia="Times New Roman" w:hAnsiTheme="minorHAnsi" w:cstheme="minorHAnsi"/>
          <w:bCs/>
          <w:sz w:val="22"/>
          <w:szCs w:val="22"/>
          <w:lang w:val="en-GB"/>
        </w:rPr>
        <w:fldChar w:fldCharType="begin"/>
      </w:r>
      <w:r w:rsidR="00A23796">
        <w:rPr>
          <w:rFonts w:asciiTheme="minorHAnsi" w:eastAsia="Times New Roman" w:hAnsiTheme="minorHAnsi" w:cstheme="minorHAnsi"/>
          <w:bCs/>
          <w:sz w:val="22"/>
          <w:szCs w:val="22"/>
          <w:lang w:val="en-GB"/>
        </w:rPr>
        <w:instrText xml:space="preserve"> ADDIN EN.CITE &lt;EndNote&gt;&lt;Cite&gt;&lt;Author&gt;VSNU&lt;/Author&gt;&lt;Year&gt;2019&lt;/Year&gt;&lt;RecNum&gt;7342&lt;/RecNum&gt;&lt;DisplayText&gt;(VSNU et al., 2019)&lt;/DisplayText&gt;&lt;record&gt;&lt;rec-number&gt;7342&lt;/rec-number&gt;&lt;foreign-keys&gt;&lt;key app="EN" db-id="sfxpwwt9asr05de5przpt5fuvpdvta5wwtv2" timestamp="1690270875"&gt;7342&lt;/key&gt;&lt;/foreign-keys&gt;&lt;ref-type name="Report"&gt;27&lt;/ref-type&gt;&lt;contributors&gt;&lt;authors&gt;&lt;author&gt;VSNU&lt;/author&gt;&lt;author&gt;NFU&lt;/author&gt;&lt;author&gt;KNAW&lt;/author&gt;&lt;author&gt;NWO&lt;/author&gt;&lt;author&gt;ZonMw&lt;/author&gt;&lt;/authors&gt;&lt;/contributors&gt;&lt;titles&gt;&lt;title&gt;Room for everyone’s talent: towards a new balance in the recognition and rewards for academics&lt;/title&gt;&lt;/titles&gt;&lt;dates&gt;&lt;year&gt;2019&lt;/year&gt;&lt;/dates&gt;&lt;pub-location&gt;The Hague&lt;/pub-location&gt;&lt;label&gt;Reproducibility&amp;#xD;&lt;/label&gt;&lt;urls&gt;&lt;related-urls&gt;&lt;url&gt;https://recognitionrewards.nl/wp-content/uploads/2020/12/position-paper-room-for-everyones-talent.pdf&lt;/url&gt;&lt;/related-urls&gt;&lt;/urls&gt;&lt;/record&gt;&lt;/Cite&gt;&lt;/EndNote&gt;</w:instrText>
      </w:r>
      <w:r w:rsidR="00A23796">
        <w:rPr>
          <w:rFonts w:asciiTheme="minorHAnsi" w:eastAsia="Times New Roman" w:hAnsiTheme="minorHAnsi" w:cstheme="minorHAnsi"/>
          <w:bCs/>
          <w:sz w:val="22"/>
          <w:szCs w:val="22"/>
          <w:lang w:val="en-GB"/>
        </w:rPr>
        <w:fldChar w:fldCharType="separate"/>
      </w:r>
      <w:r w:rsidR="00A23796">
        <w:rPr>
          <w:rFonts w:asciiTheme="minorHAnsi" w:eastAsia="Times New Roman" w:hAnsiTheme="minorHAnsi" w:cstheme="minorHAnsi"/>
          <w:bCs/>
          <w:noProof/>
          <w:sz w:val="22"/>
          <w:szCs w:val="22"/>
          <w:lang w:val="en-GB"/>
        </w:rPr>
        <w:t>(VSNU et al., 2019)</w:t>
      </w:r>
      <w:r w:rsidR="00A23796">
        <w:rPr>
          <w:rFonts w:asciiTheme="minorHAnsi" w:eastAsia="Times New Roman" w:hAnsiTheme="minorHAnsi" w:cstheme="minorHAnsi"/>
          <w:bCs/>
          <w:sz w:val="22"/>
          <w:szCs w:val="22"/>
          <w:lang w:val="en-GB"/>
        </w:rPr>
        <w:fldChar w:fldCharType="end"/>
      </w:r>
      <w:r w:rsidR="00A23796">
        <w:rPr>
          <w:rFonts w:asciiTheme="minorHAnsi" w:eastAsia="Times New Roman" w:hAnsiTheme="minorHAnsi" w:cstheme="minorHAnsi"/>
          <w:bCs/>
          <w:sz w:val="22"/>
          <w:szCs w:val="22"/>
          <w:lang w:val="en-GB"/>
        </w:rPr>
        <w:t>.</w:t>
      </w:r>
      <w:r w:rsidR="00E833EC">
        <w:rPr>
          <w:rFonts w:asciiTheme="minorHAnsi" w:eastAsia="Times New Roman" w:hAnsiTheme="minorHAnsi" w:cstheme="minorHAnsi"/>
          <w:bCs/>
          <w:sz w:val="22"/>
          <w:szCs w:val="22"/>
          <w:lang w:val="en-GB"/>
        </w:rPr>
        <w:t xml:space="preserve"> </w:t>
      </w:r>
      <w:r w:rsidR="0008571D">
        <w:rPr>
          <w:rFonts w:asciiTheme="minorHAnsi" w:eastAsia="Times New Roman" w:hAnsiTheme="minorHAnsi" w:cstheme="minorHAnsi"/>
          <w:bCs/>
          <w:sz w:val="22"/>
          <w:szCs w:val="22"/>
          <w:lang w:val="en-GB"/>
        </w:rPr>
        <w:t xml:space="preserve">In addition, </w:t>
      </w:r>
      <w:r w:rsidR="00DA1732">
        <w:rPr>
          <w:rFonts w:asciiTheme="minorHAnsi" w:eastAsia="Times New Roman" w:hAnsiTheme="minorHAnsi" w:cstheme="minorHAnsi"/>
          <w:bCs/>
          <w:sz w:val="22"/>
          <w:szCs w:val="22"/>
          <w:lang w:val="en-GB"/>
        </w:rPr>
        <w:t>projects like Osiris aim to i</w:t>
      </w:r>
      <w:r w:rsidR="00DA1732" w:rsidRPr="00DA1732">
        <w:rPr>
          <w:rFonts w:asciiTheme="minorHAnsi" w:eastAsia="Times New Roman" w:hAnsiTheme="minorHAnsi" w:cstheme="minorHAnsi"/>
          <w:bCs/>
          <w:sz w:val="22"/>
          <w:szCs w:val="22"/>
          <w:lang w:val="en-GB"/>
        </w:rPr>
        <w:t>dentify incentives for reproducibility by stakeholders, and embedding reproducibility in research design</w:t>
      </w:r>
      <w:r w:rsidR="00DA1732">
        <w:rPr>
          <w:rFonts w:asciiTheme="minorHAnsi" w:eastAsia="Times New Roman" w:hAnsiTheme="minorHAnsi" w:cstheme="minorHAnsi"/>
          <w:bCs/>
          <w:sz w:val="22"/>
          <w:szCs w:val="22"/>
          <w:lang w:val="en-GB"/>
        </w:rPr>
        <w:t xml:space="preserve"> </w:t>
      </w:r>
      <w:r w:rsidR="00DA1732">
        <w:rPr>
          <w:rFonts w:asciiTheme="minorHAnsi" w:eastAsia="Times New Roman" w:hAnsiTheme="minorHAnsi" w:cstheme="minorHAnsi"/>
          <w:bCs/>
          <w:sz w:val="22"/>
          <w:szCs w:val="22"/>
          <w:lang w:val="en-GB"/>
        </w:rPr>
        <w:fldChar w:fldCharType="begin"/>
      </w:r>
      <w:r w:rsidR="00DA1732">
        <w:rPr>
          <w:rFonts w:asciiTheme="minorHAnsi" w:eastAsia="Times New Roman" w:hAnsiTheme="minorHAnsi" w:cstheme="minorHAnsi"/>
          <w:bCs/>
          <w:sz w:val="22"/>
          <w:szCs w:val="22"/>
          <w:lang w:val="en-GB"/>
        </w:rPr>
        <w:instrText xml:space="preserve"> ADDIN EN.CITE &lt;EndNote&gt;&lt;Cite&gt;&lt;Author&gt;Osiris&lt;/Author&gt;&lt;Year&gt;2024&lt;/Year&gt;&lt;RecNum&gt;7437&lt;/RecNum&gt;&lt;DisplayText&gt;(Osiris, 2024)&lt;/DisplayText&gt;&lt;record&gt;&lt;rec-number&gt;7437&lt;/rec-number&gt;&lt;foreign-keys&gt;&lt;key app="EN" db-id="sfxpwwt9asr05de5przpt5fuvpdvta5wwtv2" timestamp="1707827546"&gt;7437&lt;/key&gt;&lt;/foreign-keys&gt;&lt;ref-type name="Web Page"&gt;12&lt;/ref-type&gt;&lt;contributors&gt;&lt;authors&gt;&lt;author&gt;Osiris&lt;/author&gt;&lt;/authors&gt;&lt;/contributors&gt;&lt;titles&gt;&lt;title&gt;Open Science to Increase Reproducibility in Science&lt;/title&gt;&lt;/titles&gt;&lt;volume&gt;13 February 2024&lt;/volume&gt;&lt;number&gt;13 February 2024&lt;/number&gt;&lt;keywords&gt;&lt;keyword&gt;Open Science&lt;/keyword&gt;&lt;/keywords&gt;&lt;dates&gt;&lt;year&gt;2024&lt;/year&gt;&lt;/dates&gt;&lt;label&gt;Reproducibility&amp;#xD;&lt;/label&gt;&lt;urls&gt;&lt;related-urls&gt;&lt;url&gt;https://osiris4r.eu/&lt;/url&gt;&lt;/related-urls&gt;&lt;/urls&gt;&lt;/record&gt;&lt;/Cite&gt;&lt;/EndNote&gt;</w:instrText>
      </w:r>
      <w:r w:rsidR="00DA1732">
        <w:rPr>
          <w:rFonts w:asciiTheme="minorHAnsi" w:eastAsia="Times New Roman" w:hAnsiTheme="minorHAnsi" w:cstheme="minorHAnsi"/>
          <w:bCs/>
          <w:sz w:val="22"/>
          <w:szCs w:val="22"/>
          <w:lang w:val="en-GB"/>
        </w:rPr>
        <w:fldChar w:fldCharType="separate"/>
      </w:r>
      <w:r w:rsidR="00DA1732">
        <w:rPr>
          <w:rFonts w:asciiTheme="minorHAnsi" w:eastAsia="Times New Roman" w:hAnsiTheme="minorHAnsi" w:cstheme="minorHAnsi"/>
          <w:bCs/>
          <w:noProof/>
          <w:sz w:val="22"/>
          <w:szCs w:val="22"/>
          <w:lang w:val="en-GB"/>
        </w:rPr>
        <w:t>(Osiris, 2024)</w:t>
      </w:r>
      <w:r w:rsidR="00DA1732">
        <w:rPr>
          <w:rFonts w:asciiTheme="minorHAnsi" w:eastAsia="Times New Roman" w:hAnsiTheme="minorHAnsi" w:cstheme="minorHAnsi"/>
          <w:bCs/>
          <w:sz w:val="22"/>
          <w:szCs w:val="22"/>
          <w:lang w:val="en-GB"/>
        </w:rPr>
        <w:fldChar w:fldCharType="end"/>
      </w:r>
      <w:r w:rsidR="00DA1732">
        <w:rPr>
          <w:rFonts w:asciiTheme="minorHAnsi" w:eastAsia="Times New Roman" w:hAnsiTheme="minorHAnsi" w:cstheme="minorHAnsi"/>
          <w:bCs/>
          <w:sz w:val="22"/>
          <w:szCs w:val="22"/>
          <w:lang w:val="en-GB"/>
        </w:rPr>
        <w:t>. Due to such initiatives, w</w:t>
      </w:r>
      <w:r w:rsidR="00E833EC">
        <w:rPr>
          <w:rFonts w:asciiTheme="minorHAnsi" w:eastAsia="Times New Roman" w:hAnsiTheme="minorHAnsi" w:cstheme="minorHAnsi"/>
          <w:bCs/>
          <w:sz w:val="22"/>
          <w:szCs w:val="22"/>
          <w:lang w:val="en-GB"/>
        </w:rPr>
        <w:t xml:space="preserve">e slowly witness a change in the reward </w:t>
      </w:r>
      <w:r w:rsidR="00E64A1A">
        <w:rPr>
          <w:rFonts w:asciiTheme="minorHAnsi" w:eastAsia="Times New Roman" w:hAnsiTheme="minorHAnsi" w:cstheme="minorHAnsi"/>
          <w:bCs/>
          <w:sz w:val="22"/>
          <w:szCs w:val="22"/>
          <w:lang w:val="en-GB"/>
        </w:rPr>
        <w:t>system,</w:t>
      </w:r>
      <w:r w:rsidR="00E833EC">
        <w:rPr>
          <w:rFonts w:asciiTheme="minorHAnsi" w:eastAsia="Times New Roman" w:hAnsiTheme="minorHAnsi" w:cstheme="minorHAnsi"/>
          <w:bCs/>
          <w:sz w:val="22"/>
          <w:szCs w:val="22"/>
          <w:lang w:val="en-GB"/>
        </w:rPr>
        <w:t xml:space="preserve"> and we expect that this will largely contribute to </w:t>
      </w:r>
      <w:r w:rsidR="00D628EA">
        <w:rPr>
          <w:rFonts w:asciiTheme="minorHAnsi" w:eastAsia="Times New Roman" w:hAnsiTheme="minorHAnsi" w:cstheme="minorHAnsi"/>
          <w:bCs/>
          <w:sz w:val="22"/>
          <w:szCs w:val="22"/>
          <w:lang w:val="en-GB"/>
        </w:rPr>
        <w:t xml:space="preserve">more </w:t>
      </w:r>
      <w:r w:rsidR="00E833EC">
        <w:rPr>
          <w:rFonts w:asciiTheme="minorHAnsi" w:eastAsia="Times New Roman" w:hAnsiTheme="minorHAnsi" w:cstheme="minorHAnsi"/>
          <w:bCs/>
          <w:sz w:val="22"/>
          <w:szCs w:val="22"/>
          <w:lang w:val="en-GB"/>
        </w:rPr>
        <w:t xml:space="preserve">reproducible </w:t>
      </w:r>
      <w:r w:rsidR="00D628EA">
        <w:rPr>
          <w:rFonts w:asciiTheme="minorHAnsi" w:eastAsia="Times New Roman" w:hAnsiTheme="minorHAnsi" w:cstheme="minorHAnsi"/>
          <w:bCs/>
          <w:sz w:val="22"/>
          <w:szCs w:val="22"/>
          <w:lang w:val="en-GB"/>
        </w:rPr>
        <w:t>research</w:t>
      </w:r>
      <w:r w:rsidR="00E833EC">
        <w:rPr>
          <w:rFonts w:asciiTheme="minorHAnsi" w:eastAsia="Times New Roman" w:hAnsiTheme="minorHAnsi" w:cstheme="minorHAnsi"/>
          <w:bCs/>
          <w:sz w:val="22"/>
          <w:szCs w:val="22"/>
          <w:lang w:val="en-GB"/>
        </w:rPr>
        <w:t xml:space="preserve">. </w:t>
      </w:r>
      <w:r w:rsidR="00584426">
        <w:rPr>
          <w:rFonts w:asciiTheme="minorHAnsi" w:eastAsia="Times New Roman" w:hAnsiTheme="minorHAnsi" w:cstheme="minorHAnsi"/>
          <w:bCs/>
          <w:sz w:val="22"/>
          <w:szCs w:val="22"/>
          <w:lang w:val="en-GB"/>
        </w:rPr>
        <w:t xml:space="preserve">Stodden and co-workers suggested to have </w:t>
      </w:r>
      <w:r w:rsidR="00584426" w:rsidRPr="00B53294">
        <w:rPr>
          <w:rFonts w:asciiTheme="minorHAnsi" w:eastAsia="Times New Roman" w:hAnsiTheme="minorHAnsi" w:cstheme="minorHAnsi"/>
          <w:bCs/>
          <w:sz w:val="22"/>
          <w:szCs w:val="22"/>
          <w:lang w:val="en-GB"/>
        </w:rPr>
        <w:t>journals and/or professional societies</w:t>
      </w:r>
      <w:r w:rsidR="00584426">
        <w:rPr>
          <w:rFonts w:asciiTheme="minorHAnsi" w:eastAsia="Times New Roman" w:hAnsiTheme="minorHAnsi" w:cstheme="minorHAnsi"/>
          <w:bCs/>
          <w:sz w:val="22"/>
          <w:szCs w:val="22"/>
          <w:lang w:val="en-GB"/>
        </w:rPr>
        <w:t xml:space="preserve"> discern a yearly award for (young)</w:t>
      </w:r>
      <w:r w:rsidR="00584426" w:rsidRPr="00B53294">
        <w:rPr>
          <w:rFonts w:asciiTheme="minorHAnsi" w:eastAsia="Times New Roman" w:hAnsiTheme="minorHAnsi" w:cstheme="minorHAnsi"/>
          <w:bCs/>
          <w:sz w:val="22"/>
          <w:szCs w:val="22"/>
          <w:lang w:val="en-GB"/>
        </w:rPr>
        <w:t xml:space="preserve"> investigators for excellent reproducible practice</w:t>
      </w:r>
      <w:r w:rsidR="00584426">
        <w:rPr>
          <w:rFonts w:asciiTheme="minorHAnsi" w:eastAsia="Times New Roman" w:hAnsiTheme="minorHAnsi" w:cstheme="minorHAnsi"/>
          <w:bCs/>
          <w:sz w:val="22"/>
          <w:szCs w:val="22"/>
          <w:lang w:val="en-GB"/>
        </w:rPr>
        <w:t xml:space="preserve"> </w:t>
      </w:r>
      <w:r w:rsidR="00584426">
        <w:rPr>
          <w:rFonts w:asciiTheme="minorHAnsi" w:eastAsia="Times New Roman" w:hAnsiTheme="minorHAnsi" w:cstheme="minorHAnsi"/>
          <w:bCs/>
          <w:sz w:val="22"/>
          <w:szCs w:val="22"/>
          <w:lang w:val="en-GB"/>
        </w:rPr>
        <w:fldChar w:fldCharType="begin"/>
      </w:r>
      <w:r w:rsidR="00584426">
        <w:rPr>
          <w:rFonts w:asciiTheme="minorHAnsi" w:eastAsia="Times New Roman" w:hAnsiTheme="minorHAnsi" w:cstheme="minorHAnsi"/>
          <w:bCs/>
          <w:sz w:val="22"/>
          <w:szCs w:val="22"/>
          <w:lang w:val="en-GB"/>
        </w:rPr>
        <w:instrText xml:space="preserve"> ADDIN EN.CITE &lt;EndNote&gt;&lt;Cite&gt;&lt;Author&gt;Stodden&lt;/Author&gt;&lt;Year&gt;2012&lt;/Year&gt;&lt;RecNum&gt;7251&lt;/RecNum&gt;&lt;DisplayText&gt;(Stodden et al., 2012)&lt;/DisplayText&gt;&lt;record&gt;&lt;rec-number&gt;7251&lt;/rec-number&gt;&lt;foreign-keys&gt;&lt;key app="EN" db-id="sfxpwwt9asr05de5przpt5fuvpdvta5wwtv2" timestamp="1679661034"&gt;7251&lt;/key&gt;&lt;/foreign-keys&gt;&lt;ref-type name="Electronic Article"&gt;43&lt;/ref-type&gt;&lt;contributors&gt;&lt;authors&gt;&lt;author&gt;Stodden, V.&lt;/author&gt;&lt;author&gt;Bailey, D.H.&lt;/author&gt;&lt;author&gt;Borwein, J.&lt;/author&gt;&lt;author&gt;LeVeque, R.J.&lt;/author&gt;&lt;author&gt;Rider, W.&lt;/author&gt;&lt;author&gt;Stein, W.&lt;/author&gt;&lt;/authors&gt;&lt;/contributors&gt;&lt;titles&gt;&lt;title&gt;Setting the Default to Reproducible Reproducibility in Computational and Experimental Mathematics&lt;/title&gt;&lt;secondary-title&gt;ICERM workshop&lt;/secondary-title&gt;&lt;/titles&gt;&lt;dates&gt;&lt;year&gt;2012&lt;/year&gt;&lt;/dates&gt;&lt;publisher&gt;ICERM&lt;/publisher&gt;&lt;label&gt;Reproducibility&amp;#xD;&lt;/label&gt;&lt;urls&gt;&lt;related-urls&gt;&lt;url&gt;https://icerm.brown.edu/topical_workshops/tw12-5-rcem/icerm_report.pdf&lt;/url&gt;&lt;/related-urls&gt;&lt;/urls&gt;&lt;custom1&gt;Providence&lt;/custom1&gt;&lt;/record&gt;&lt;/Cite&gt;&lt;/EndNote&gt;</w:instrText>
      </w:r>
      <w:r w:rsidR="00584426">
        <w:rPr>
          <w:rFonts w:asciiTheme="minorHAnsi" w:eastAsia="Times New Roman" w:hAnsiTheme="minorHAnsi" w:cstheme="minorHAnsi"/>
          <w:bCs/>
          <w:sz w:val="22"/>
          <w:szCs w:val="22"/>
          <w:lang w:val="en-GB"/>
        </w:rPr>
        <w:fldChar w:fldCharType="separate"/>
      </w:r>
      <w:r w:rsidR="00584426">
        <w:rPr>
          <w:rFonts w:asciiTheme="minorHAnsi" w:eastAsia="Times New Roman" w:hAnsiTheme="minorHAnsi" w:cstheme="minorHAnsi"/>
          <w:bCs/>
          <w:noProof/>
          <w:sz w:val="22"/>
          <w:szCs w:val="22"/>
          <w:lang w:val="en-GB"/>
        </w:rPr>
        <w:t>(Stodden et al., 2012)</w:t>
      </w:r>
      <w:r w:rsidR="00584426">
        <w:rPr>
          <w:rFonts w:asciiTheme="minorHAnsi" w:eastAsia="Times New Roman" w:hAnsiTheme="minorHAnsi" w:cstheme="minorHAnsi"/>
          <w:bCs/>
          <w:sz w:val="22"/>
          <w:szCs w:val="22"/>
          <w:lang w:val="en-GB"/>
        </w:rPr>
        <w:fldChar w:fldCharType="end"/>
      </w:r>
      <w:r w:rsidR="00584426">
        <w:rPr>
          <w:rFonts w:asciiTheme="minorHAnsi" w:eastAsia="Times New Roman" w:hAnsiTheme="minorHAnsi" w:cstheme="minorHAnsi"/>
          <w:bCs/>
          <w:sz w:val="22"/>
          <w:szCs w:val="22"/>
          <w:lang w:val="en-GB"/>
        </w:rPr>
        <w:t xml:space="preserve">. ENCORE perfectly matches with these suggestions and would contribute to building the researcher’s scientific track record. </w:t>
      </w:r>
      <w:r w:rsidR="00E64A1A">
        <w:rPr>
          <w:rFonts w:asciiTheme="minorHAnsi" w:eastAsia="Times New Roman" w:hAnsiTheme="minorHAnsi" w:cstheme="minorHAnsi"/>
          <w:bCs/>
          <w:sz w:val="22"/>
          <w:szCs w:val="22"/>
          <w:lang w:val="en-GB"/>
        </w:rPr>
        <w:t>A</w:t>
      </w:r>
      <w:r w:rsidR="00584426">
        <w:rPr>
          <w:rFonts w:asciiTheme="minorHAnsi" w:eastAsia="Times New Roman" w:hAnsiTheme="minorHAnsi" w:cstheme="minorHAnsi"/>
          <w:bCs/>
          <w:sz w:val="22"/>
          <w:szCs w:val="22"/>
          <w:lang w:val="en-GB"/>
        </w:rPr>
        <w:t xml:space="preserve">n </w:t>
      </w:r>
      <w:r w:rsidR="00E64A1A">
        <w:rPr>
          <w:rFonts w:asciiTheme="minorHAnsi" w:eastAsia="Times New Roman" w:hAnsiTheme="minorHAnsi" w:cstheme="minorHAnsi"/>
          <w:bCs/>
          <w:sz w:val="22"/>
          <w:szCs w:val="22"/>
          <w:lang w:val="en-GB"/>
        </w:rPr>
        <w:t xml:space="preserve">ENCORE </w:t>
      </w:r>
      <w:r w:rsidR="005E586F">
        <w:rPr>
          <w:rFonts w:asciiTheme="minorHAnsi" w:eastAsia="Times New Roman" w:hAnsiTheme="minorHAnsi" w:cstheme="minorHAnsi"/>
          <w:bCs/>
          <w:sz w:val="22"/>
          <w:szCs w:val="22"/>
          <w:lang w:val="en-GB"/>
        </w:rPr>
        <w:t>project bundle</w:t>
      </w:r>
      <w:r w:rsidR="00E64A1A">
        <w:rPr>
          <w:rFonts w:asciiTheme="minorHAnsi" w:eastAsia="Times New Roman" w:hAnsiTheme="minorHAnsi" w:cstheme="minorHAnsi"/>
          <w:bCs/>
          <w:sz w:val="22"/>
          <w:szCs w:val="22"/>
          <w:lang w:val="en-GB"/>
        </w:rPr>
        <w:t xml:space="preserve"> can be shared through public repositories and assigned a DOI</w:t>
      </w:r>
      <w:r w:rsidR="004A7E3C">
        <w:rPr>
          <w:rFonts w:asciiTheme="minorHAnsi" w:eastAsia="Times New Roman" w:hAnsiTheme="minorHAnsi" w:cstheme="minorHAnsi"/>
          <w:bCs/>
          <w:sz w:val="22"/>
          <w:szCs w:val="22"/>
          <w:lang w:val="en-GB"/>
        </w:rPr>
        <w:t xml:space="preserve">. We recently submitted </w:t>
      </w:r>
      <w:r w:rsidR="002B6CC5">
        <w:rPr>
          <w:rFonts w:asciiTheme="minorHAnsi" w:eastAsia="Times New Roman" w:hAnsiTheme="minorHAnsi" w:cstheme="minorHAnsi"/>
          <w:bCs/>
          <w:sz w:val="22"/>
          <w:szCs w:val="22"/>
          <w:lang w:val="en-GB"/>
        </w:rPr>
        <w:t>the first</w:t>
      </w:r>
      <w:r w:rsidR="004A7E3C">
        <w:rPr>
          <w:rFonts w:asciiTheme="minorHAnsi" w:eastAsia="Times New Roman" w:hAnsiTheme="minorHAnsi" w:cstheme="minorHAnsi"/>
          <w:bCs/>
          <w:sz w:val="22"/>
          <w:szCs w:val="22"/>
          <w:lang w:val="en-GB"/>
        </w:rPr>
        <w:t xml:space="preserve"> ENCORE project to </w:t>
      </w:r>
      <w:proofErr w:type="spellStart"/>
      <w:r w:rsidR="004A7E3C">
        <w:rPr>
          <w:rFonts w:asciiTheme="minorHAnsi" w:eastAsia="Times New Roman" w:hAnsiTheme="minorHAnsi" w:cstheme="minorHAnsi"/>
          <w:bCs/>
          <w:sz w:val="22"/>
          <w:szCs w:val="22"/>
          <w:lang w:val="en-GB"/>
        </w:rPr>
        <w:t>Zenodo</w:t>
      </w:r>
      <w:proofErr w:type="spellEnd"/>
      <w:r w:rsidR="004A7E3C">
        <w:rPr>
          <w:rFonts w:asciiTheme="minorHAnsi" w:eastAsia="Times New Roman" w:hAnsiTheme="minorHAnsi" w:cstheme="minorHAnsi"/>
          <w:bCs/>
          <w:sz w:val="22"/>
          <w:szCs w:val="22"/>
          <w:lang w:val="en-GB"/>
        </w:rPr>
        <w:t xml:space="preserve"> </w:t>
      </w:r>
      <w:r w:rsidR="004A7E3C">
        <w:rPr>
          <w:rFonts w:asciiTheme="minorHAnsi" w:eastAsia="Times New Roman" w:hAnsiTheme="minorHAnsi" w:cstheme="minorHAnsi"/>
          <w:bCs/>
          <w:sz w:val="22"/>
          <w:szCs w:val="22"/>
          <w:lang w:val="en-GB"/>
        </w:rPr>
        <w:fldChar w:fldCharType="begin"/>
      </w:r>
      <w:r w:rsidR="002D3343">
        <w:rPr>
          <w:rFonts w:asciiTheme="minorHAnsi" w:eastAsia="Times New Roman" w:hAnsiTheme="minorHAnsi" w:cstheme="minorHAnsi"/>
          <w:bCs/>
          <w:sz w:val="22"/>
          <w:szCs w:val="22"/>
          <w:lang w:val="en-GB"/>
        </w:rPr>
        <w:instrText xml:space="preserve"> ADDIN EN.CITE &lt;EndNote&gt;&lt;Cite&gt;&lt;Author&gt;Van Kampen&lt;/Author&gt;&lt;Year&gt;2023&lt;/Year&gt;&lt;RecNum&gt;7309&lt;/RecNum&gt;&lt;DisplayText&gt;(Van Kampen et al., 2023)&lt;/DisplayText&gt;&lt;record&gt;&lt;rec-number&gt;7309&lt;/rec-number&gt;&lt;foreign-keys&gt;&lt;key app="EN" db-id="sfxpwwt9asr05de5przpt5fuvpdvta5wwtv2" timestamp="1684821628"&gt;7309&lt;/key&gt;&lt;/foreign-keys&gt;&lt;ref-type name="Web Page"&gt;12&lt;/ref-type&gt;&lt;contributors&gt;&lt;authors&gt;&lt;author&gt;Van Kampen, A.H.C.&lt;/author&gt;&lt;author&gt;Jongejan, A.&lt;/author&gt;&lt;author&gt;Mahamune, U.&lt;/author&gt;&lt;/authors&gt;&lt;/contributors&gt;&lt;titles&gt;&lt;title&gt;The standardized file system structure (FSS) navigator repository&lt;/title&gt;&lt;/titles&gt;&lt;number&gt;May 2023&lt;/number&gt;&lt;dates&gt;&lt;year&gt;2023&lt;/year&gt;&lt;/dates&gt;&lt;label&gt;Reproducibility&lt;/label&gt;&lt;urls&gt;&lt;related-urls&gt;&lt;url&gt;https://github.com/EDS-Bioinformatics-Laboratory/FSS-Navigator&lt;/url&gt;&lt;/related-urls&gt;&lt;/urls&gt;&lt;/record&gt;&lt;/Cite&gt;&lt;/EndNote&gt;</w:instrText>
      </w:r>
      <w:r w:rsidR="004A7E3C">
        <w:rPr>
          <w:rFonts w:asciiTheme="minorHAnsi" w:eastAsia="Times New Roman" w:hAnsiTheme="minorHAnsi" w:cstheme="minorHAnsi"/>
          <w:bCs/>
          <w:sz w:val="22"/>
          <w:szCs w:val="22"/>
          <w:lang w:val="en-GB"/>
        </w:rPr>
        <w:fldChar w:fldCharType="separate"/>
      </w:r>
      <w:r w:rsidR="002D3343">
        <w:rPr>
          <w:rFonts w:asciiTheme="minorHAnsi" w:eastAsia="Times New Roman" w:hAnsiTheme="minorHAnsi" w:cstheme="minorHAnsi"/>
          <w:bCs/>
          <w:noProof/>
          <w:sz w:val="22"/>
          <w:szCs w:val="22"/>
          <w:lang w:val="en-GB"/>
        </w:rPr>
        <w:t>(Van Kampen et al., 2023)</w:t>
      </w:r>
      <w:r w:rsidR="004A7E3C">
        <w:rPr>
          <w:rFonts w:asciiTheme="minorHAnsi" w:eastAsia="Times New Roman" w:hAnsiTheme="minorHAnsi" w:cstheme="minorHAnsi"/>
          <w:bCs/>
          <w:sz w:val="22"/>
          <w:szCs w:val="22"/>
          <w:lang w:val="en-GB"/>
        </w:rPr>
        <w:fldChar w:fldCharType="end"/>
      </w:r>
      <w:r w:rsidR="002B6CC5">
        <w:rPr>
          <w:rFonts w:asciiTheme="minorHAnsi" w:eastAsia="Times New Roman" w:hAnsiTheme="minorHAnsi" w:cstheme="minorHAnsi"/>
          <w:bCs/>
          <w:sz w:val="22"/>
          <w:szCs w:val="22"/>
          <w:lang w:val="en-GB"/>
        </w:rPr>
        <w:t xml:space="preserve"> and </w:t>
      </w:r>
      <w:r w:rsidR="00584426">
        <w:rPr>
          <w:rFonts w:asciiTheme="minorHAnsi" w:eastAsia="Times New Roman" w:hAnsiTheme="minorHAnsi" w:cstheme="minorHAnsi"/>
          <w:bCs/>
          <w:sz w:val="22"/>
          <w:szCs w:val="22"/>
          <w:lang w:val="en-GB"/>
        </w:rPr>
        <w:t xml:space="preserve">most of </w:t>
      </w:r>
      <w:r w:rsidR="00D628EA">
        <w:rPr>
          <w:rFonts w:asciiTheme="minorHAnsi" w:eastAsia="Times New Roman" w:hAnsiTheme="minorHAnsi" w:cstheme="minorHAnsi"/>
          <w:bCs/>
          <w:sz w:val="22"/>
          <w:szCs w:val="22"/>
          <w:lang w:val="en-GB"/>
        </w:rPr>
        <w:t>our</w:t>
      </w:r>
      <w:r w:rsidR="00584426">
        <w:rPr>
          <w:rFonts w:asciiTheme="minorHAnsi" w:eastAsia="Times New Roman" w:hAnsiTheme="minorHAnsi" w:cstheme="minorHAnsi"/>
          <w:bCs/>
          <w:sz w:val="22"/>
          <w:szCs w:val="22"/>
          <w:lang w:val="en-GB"/>
        </w:rPr>
        <w:t xml:space="preserve"> future publications will be accompanied by an ENCORE project. In addition, we are preparing a publication describing specific challenges encountered when using ENCORE for a </w:t>
      </w:r>
      <w:r w:rsidR="004A7E3C">
        <w:rPr>
          <w:rFonts w:asciiTheme="minorHAnsi" w:eastAsia="Times New Roman" w:hAnsiTheme="minorHAnsi" w:cstheme="minorHAnsi"/>
          <w:bCs/>
          <w:sz w:val="22"/>
          <w:szCs w:val="22"/>
          <w:lang w:val="en-GB"/>
        </w:rPr>
        <w:t>benchmark</w:t>
      </w:r>
      <w:r w:rsidR="00584426">
        <w:rPr>
          <w:rFonts w:asciiTheme="minorHAnsi" w:eastAsia="Times New Roman" w:hAnsiTheme="minorHAnsi" w:cstheme="minorHAnsi"/>
          <w:bCs/>
          <w:sz w:val="22"/>
          <w:szCs w:val="22"/>
          <w:lang w:val="en-GB"/>
        </w:rPr>
        <w:t xml:space="preserve"> study</w:t>
      </w:r>
      <w:r w:rsidR="004A7E3C">
        <w:rPr>
          <w:rFonts w:asciiTheme="minorHAnsi" w:eastAsia="Times New Roman" w:hAnsiTheme="minorHAnsi" w:cstheme="minorHAnsi"/>
          <w:bCs/>
          <w:sz w:val="22"/>
          <w:szCs w:val="22"/>
          <w:lang w:val="en-GB"/>
        </w:rPr>
        <w:t xml:space="preserve"> for spatial transcriptomics deconvolution methods </w:t>
      </w:r>
      <w:r w:rsidR="009D7E9F">
        <w:rPr>
          <w:rFonts w:asciiTheme="minorHAnsi" w:eastAsia="Times New Roman" w:hAnsiTheme="minorHAnsi" w:cstheme="minorHAnsi"/>
          <w:bCs/>
          <w:sz w:val="22"/>
          <w:szCs w:val="22"/>
          <w:lang w:val="en-GB"/>
        </w:rPr>
        <w:fldChar w:fldCharType="begin"/>
      </w:r>
      <w:r w:rsidR="009D7E9F">
        <w:rPr>
          <w:rFonts w:asciiTheme="minorHAnsi" w:eastAsia="Times New Roman" w:hAnsiTheme="minorHAnsi" w:cstheme="minorHAnsi"/>
          <w:bCs/>
          <w:sz w:val="22"/>
          <w:szCs w:val="22"/>
          <w:lang w:val="en-GB"/>
        </w:rPr>
        <w:instrText xml:space="preserve"> ADDIN EN.CITE &lt;EndNote&gt;&lt;Cite&gt;&lt;Author&gt;Mahamune&lt;/Author&gt;&lt;Year&gt;In preparation&lt;/Year&gt;&lt;RecNum&gt;7351&lt;/RecNum&gt;&lt;DisplayText&gt;(Mahamune et al., In preparation)&lt;/DisplayText&gt;&lt;record&gt;&lt;rec-number&gt;7351&lt;/rec-number&gt;&lt;foreign-keys&gt;&lt;key app="EN" db-id="sfxpwwt9asr05de5przpt5fuvpdvta5wwtv2" timestamp="1690973803"&gt;7351&lt;/key&gt;&lt;/foreign-keys&gt;&lt;ref-type name="Journal Article"&gt;17&lt;/ref-type&gt;&lt;contributors&gt;&lt;authors&gt;&lt;author&gt;Mahamune, U.&lt;/author&gt;&lt;author&gt;Jongejan, A.&lt;/author&gt;&lt;author&gt;Moerland, P D&lt;/author&gt;&lt;author&gt;Van Kampen, A.H.C.&lt;/author&gt;&lt;/authors&gt;&lt;/contributors&gt;&lt;titles&gt;&lt;title&gt;ENCORE. A reproducibility case study for benchmarking deconvolution methods for spatial transcriptomics&lt;/title&gt;&lt;/titles&gt;&lt;dates&gt;&lt;year&gt;In preparation&lt;/year&gt;&lt;/dates&gt;&lt;label&gt;Reproducibility&amp;#xD;&lt;/label&gt;&lt;urls&gt;&lt;/urls&gt;&lt;/record&gt;&lt;/Cite&gt;&lt;/EndNote&gt;</w:instrText>
      </w:r>
      <w:r w:rsidR="009D7E9F">
        <w:rPr>
          <w:rFonts w:asciiTheme="minorHAnsi" w:eastAsia="Times New Roman" w:hAnsiTheme="minorHAnsi" w:cstheme="minorHAnsi"/>
          <w:bCs/>
          <w:sz w:val="22"/>
          <w:szCs w:val="22"/>
          <w:lang w:val="en-GB"/>
        </w:rPr>
        <w:fldChar w:fldCharType="separate"/>
      </w:r>
      <w:r w:rsidR="009D7E9F">
        <w:rPr>
          <w:rFonts w:asciiTheme="minorHAnsi" w:eastAsia="Times New Roman" w:hAnsiTheme="minorHAnsi" w:cstheme="minorHAnsi"/>
          <w:bCs/>
          <w:noProof/>
          <w:sz w:val="22"/>
          <w:szCs w:val="22"/>
          <w:lang w:val="en-GB"/>
        </w:rPr>
        <w:t>(Mahamune et al., In preparation)</w:t>
      </w:r>
      <w:r w:rsidR="009D7E9F">
        <w:rPr>
          <w:rFonts w:asciiTheme="minorHAnsi" w:eastAsia="Times New Roman" w:hAnsiTheme="minorHAnsi" w:cstheme="minorHAnsi"/>
          <w:bCs/>
          <w:sz w:val="22"/>
          <w:szCs w:val="22"/>
          <w:lang w:val="en-GB"/>
        </w:rPr>
        <w:fldChar w:fldCharType="end"/>
      </w:r>
      <w:r w:rsidR="004A7E3C">
        <w:rPr>
          <w:rFonts w:asciiTheme="minorHAnsi" w:eastAsia="Times New Roman" w:hAnsiTheme="minorHAnsi" w:cstheme="minorHAnsi"/>
          <w:bCs/>
          <w:sz w:val="22"/>
          <w:szCs w:val="22"/>
          <w:lang w:val="en-GB"/>
        </w:rPr>
        <w:t xml:space="preserve">. </w:t>
      </w:r>
      <w:r w:rsidR="00B53294">
        <w:rPr>
          <w:rFonts w:asciiTheme="minorHAnsi" w:eastAsia="Times New Roman" w:hAnsiTheme="minorHAnsi" w:cstheme="minorHAnsi"/>
          <w:bCs/>
          <w:sz w:val="22"/>
          <w:szCs w:val="22"/>
          <w:lang w:val="en-GB"/>
        </w:rPr>
        <w:t xml:space="preserve"> </w:t>
      </w:r>
    </w:p>
    <w:bookmarkEnd w:id="15"/>
    <w:p w14:paraId="65D746EE" w14:textId="4347A559" w:rsidR="003E1F79" w:rsidRPr="00F374D1" w:rsidRDefault="003E1F79" w:rsidP="00115EC4">
      <w:pPr>
        <w:spacing w:line="276" w:lineRule="auto"/>
        <w:rPr>
          <w:rFonts w:asciiTheme="minorHAnsi" w:eastAsia="Times New Roman" w:hAnsiTheme="minorHAnsi" w:cstheme="minorHAnsi"/>
          <w:bCs/>
          <w:sz w:val="22"/>
          <w:szCs w:val="22"/>
          <w:lang w:val="en-GB"/>
        </w:rPr>
      </w:pPr>
    </w:p>
    <w:p w14:paraId="2E9F1C74" w14:textId="4670B255" w:rsidR="008D0963" w:rsidRPr="00F374D1" w:rsidRDefault="00330C0B" w:rsidP="00115EC4">
      <w:pPr>
        <w:spacing w:line="276" w:lineRule="auto"/>
        <w:rPr>
          <w:rFonts w:asciiTheme="minorHAnsi" w:eastAsia="Times New Roman" w:hAnsiTheme="minorHAnsi" w:cstheme="minorHAnsi"/>
          <w:bCs/>
          <w:i/>
          <w:iCs/>
          <w:sz w:val="22"/>
          <w:szCs w:val="22"/>
        </w:rPr>
      </w:pPr>
      <w:r>
        <w:rPr>
          <w:rFonts w:asciiTheme="minorHAnsi" w:eastAsia="Times New Roman" w:hAnsiTheme="minorHAnsi" w:cstheme="minorHAnsi"/>
          <w:bCs/>
          <w:i/>
          <w:iCs/>
          <w:sz w:val="22"/>
          <w:szCs w:val="22"/>
        </w:rPr>
        <w:t xml:space="preserve">Limitations of </w:t>
      </w:r>
      <w:r w:rsidR="00C23710" w:rsidRPr="00F374D1">
        <w:rPr>
          <w:rFonts w:asciiTheme="minorHAnsi" w:eastAsia="Times New Roman" w:hAnsiTheme="minorHAnsi" w:cstheme="minorHAnsi"/>
          <w:bCs/>
          <w:i/>
          <w:iCs/>
          <w:sz w:val="22"/>
          <w:szCs w:val="22"/>
        </w:rPr>
        <w:t>ENCORE</w:t>
      </w:r>
      <w:r w:rsidR="00033419">
        <w:rPr>
          <w:rFonts w:asciiTheme="minorHAnsi" w:eastAsia="Times New Roman" w:hAnsiTheme="minorHAnsi" w:cstheme="minorHAnsi"/>
          <w:bCs/>
          <w:i/>
          <w:iCs/>
          <w:sz w:val="22"/>
          <w:szCs w:val="22"/>
        </w:rPr>
        <w:t xml:space="preserve"> </w:t>
      </w:r>
    </w:p>
    <w:p w14:paraId="5E3EF313" w14:textId="57C7FD82" w:rsidR="00DA6233" w:rsidRDefault="00F374D1" w:rsidP="00033419">
      <w:pPr>
        <w:spacing w:line="276" w:lineRule="auto"/>
        <w:rPr>
          <w:rFonts w:asciiTheme="minorHAnsi" w:eastAsia="Times New Roman" w:hAnsiTheme="minorHAnsi" w:cstheme="minorHAnsi"/>
          <w:bCs/>
          <w:sz w:val="22"/>
          <w:szCs w:val="22"/>
          <w:lang w:val="en-GB"/>
        </w:rPr>
      </w:pPr>
      <w:r>
        <w:rPr>
          <w:rFonts w:asciiTheme="minorHAnsi" w:eastAsia="Times New Roman" w:hAnsiTheme="minorHAnsi" w:cstheme="minorHAnsi"/>
          <w:bCs/>
          <w:sz w:val="22"/>
          <w:szCs w:val="22"/>
          <w:lang w:val="en-GB"/>
        </w:rPr>
        <w:t xml:space="preserve">We consider ENCORE to be a step towards reproducible science, but it is not without several limitations and weaknesses. </w:t>
      </w:r>
      <w:r w:rsidR="008C382C">
        <w:rPr>
          <w:rFonts w:asciiTheme="minorHAnsi" w:eastAsia="Times New Roman" w:hAnsiTheme="minorHAnsi" w:cstheme="minorHAnsi"/>
          <w:bCs/>
          <w:sz w:val="22"/>
          <w:szCs w:val="22"/>
          <w:lang w:val="en-GB"/>
        </w:rPr>
        <w:t xml:space="preserve">First, ENCORE </w:t>
      </w:r>
      <w:r>
        <w:rPr>
          <w:rFonts w:asciiTheme="minorHAnsi" w:eastAsia="Times New Roman" w:hAnsiTheme="minorHAnsi" w:cstheme="minorHAnsi"/>
          <w:bCs/>
          <w:sz w:val="22"/>
          <w:szCs w:val="22"/>
          <w:lang w:val="en-GB"/>
        </w:rPr>
        <w:t>is a compromise based on previous ways of working and, therefore, may not always fit the preferred way of working of an individual researcher. However, we believe ENCORE provides sufficient flexibility to accommodate most researchers</w:t>
      </w:r>
      <w:r w:rsidR="00542E5D">
        <w:rPr>
          <w:rFonts w:asciiTheme="minorHAnsi" w:eastAsia="Times New Roman" w:hAnsiTheme="minorHAnsi" w:cstheme="minorHAnsi"/>
          <w:bCs/>
          <w:sz w:val="22"/>
          <w:szCs w:val="22"/>
          <w:lang w:val="en-GB"/>
        </w:rPr>
        <w:t xml:space="preserve"> and research practices</w:t>
      </w:r>
      <w:r>
        <w:rPr>
          <w:rFonts w:asciiTheme="minorHAnsi" w:eastAsia="Times New Roman" w:hAnsiTheme="minorHAnsi" w:cstheme="minorHAnsi"/>
          <w:bCs/>
          <w:sz w:val="22"/>
          <w:szCs w:val="22"/>
          <w:lang w:val="en-GB"/>
        </w:rPr>
        <w:t xml:space="preserve">. </w:t>
      </w:r>
      <w:r w:rsidR="008C382C">
        <w:rPr>
          <w:rFonts w:asciiTheme="minorHAnsi" w:eastAsia="Times New Roman" w:hAnsiTheme="minorHAnsi" w:cstheme="minorHAnsi"/>
          <w:bCs/>
          <w:sz w:val="22"/>
          <w:szCs w:val="22"/>
          <w:lang w:val="en-GB"/>
        </w:rPr>
        <w:t>Second,</w:t>
      </w:r>
      <w:r w:rsidR="0045442E">
        <w:rPr>
          <w:rFonts w:asciiTheme="minorHAnsi" w:eastAsia="Times New Roman" w:hAnsiTheme="minorHAnsi" w:cstheme="minorHAnsi"/>
          <w:bCs/>
          <w:sz w:val="22"/>
          <w:szCs w:val="22"/>
          <w:lang w:val="en-GB"/>
        </w:rPr>
        <w:t xml:space="preserve"> </w:t>
      </w:r>
      <w:r w:rsidR="008C382C">
        <w:rPr>
          <w:rFonts w:asciiTheme="minorHAnsi" w:eastAsia="Times New Roman" w:hAnsiTheme="minorHAnsi" w:cstheme="minorHAnsi"/>
          <w:bCs/>
          <w:sz w:val="22"/>
          <w:szCs w:val="22"/>
          <w:lang w:val="en-GB"/>
        </w:rPr>
        <w:t>t</w:t>
      </w:r>
      <w:r w:rsidR="00EF3284">
        <w:rPr>
          <w:rFonts w:asciiTheme="minorHAnsi" w:eastAsia="Times New Roman" w:hAnsiTheme="minorHAnsi" w:cstheme="minorHAnsi"/>
          <w:bCs/>
          <w:sz w:val="22"/>
          <w:szCs w:val="22"/>
          <w:lang w:val="en-GB"/>
        </w:rPr>
        <w:t xml:space="preserve">he current </w:t>
      </w:r>
      <w:r w:rsidR="00D628EA">
        <w:rPr>
          <w:rFonts w:asciiTheme="minorHAnsi" w:eastAsia="Times New Roman" w:hAnsiTheme="minorHAnsi" w:cstheme="minorHAnsi"/>
          <w:bCs/>
          <w:sz w:val="22"/>
          <w:szCs w:val="22"/>
          <w:lang w:val="en-GB"/>
        </w:rPr>
        <w:t>s</w:t>
      </w:r>
      <w:r w:rsidR="00EF3284">
        <w:rPr>
          <w:rFonts w:asciiTheme="minorHAnsi" w:eastAsia="Times New Roman" w:hAnsiTheme="minorHAnsi" w:cstheme="minorHAnsi"/>
          <w:bCs/>
          <w:sz w:val="22"/>
          <w:szCs w:val="22"/>
          <w:lang w:val="en-GB"/>
        </w:rPr>
        <w:t xml:space="preserve">FSS Navigator has limited functionality, ways to present information, and possibilities to </w:t>
      </w:r>
      <w:r w:rsidR="00D628EA">
        <w:rPr>
          <w:rFonts w:asciiTheme="minorHAnsi" w:eastAsia="Times New Roman" w:hAnsiTheme="minorHAnsi" w:cstheme="minorHAnsi"/>
          <w:bCs/>
          <w:sz w:val="22"/>
          <w:szCs w:val="22"/>
          <w:lang w:val="en-GB"/>
        </w:rPr>
        <w:t>configure</w:t>
      </w:r>
      <w:r w:rsidR="00EF3284">
        <w:rPr>
          <w:rFonts w:asciiTheme="minorHAnsi" w:eastAsia="Times New Roman" w:hAnsiTheme="minorHAnsi" w:cstheme="minorHAnsi"/>
          <w:bCs/>
          <w:sz w:val="22"/>
          <w:szCs w:val="22"/>
          <w:lang w:val="en-GB"/>
        </w:rPr>
        <w:t xml:space="preserve">. </w:t>
      </w:r>
      <w:r w:rsidR="00DA5835">
        <w:rPr>
          <w:rFonts w:asciiTheme="minorHAnsi" w:eastAsia="Times New Roman" w:hAnsiTheme="minorHAnsi" w:cstheme="minorHAnsi"/>
          <w:bCs/>
          <w:sz w:val="22"/>
          <w:szCs w:val="22"/>
          <w:lang w:val="en-GB"/>
        </w:rPr>
        <w:t>We are in the process of improving the Navigator.</w:t>
      </w:r>
      <w:r w:rsidR="0045442E">
        <w:rPr>
          <w:rFonts w:asciiTheme="minorHAnsi" w:eastAsia="Times New Roman" w:hAnsiTheme="minorHAnsi" w:cstheme="minorHAnsi"/>
          <w:bCs/>
          <w:sz w:val="22"/>
          <w:szCs w:val="22"/>
          <w:lang w:val="en-GB"/>
        </w:rPr>
        <w:t xml:space="preserve"> </w:t>
      </w:r>
      <w:r w:rsidR="008C382C">
        <w:rPr>
          <w:rFonts w:asciiTheme="minorHAnsi" w:eastAsia="Times New Roman" w:hAnsiTheme="minorHAnsi" w:cstheme="minorHAnsi"/>
          <w:bCs/>
          <w:sz w:val="22"/>
          <w:szCs w:val="22"/>
          <w:lang w:val="en-GB"/>
        </w:rPr>
        <w:t>Third, a</w:t>
      </w:r>
      <w:r>
        <w:rPr>
          <w:rFonts w:asciiTheme="minorHAnsi" w:eastAsia="Times New Roman" w:hAnsiTheme="minorHAnsi" w:cstheme="minorHAnsi"/>
          <w:bCs/>
          <w:sz w:val="22"/>
          <w:szCs w:val="22"/>
          <w:lang w:val="en-GB"/>
        </w:rPr>
        <w:t xml:space="preserve"> shortcoming of ENCORE is the lack of</w:t>
      </w:r>
      <w:r w:rsidR="00DA5835">
        <w:rPr>
          <w:rFonts w:asciiTheme="minorHAnsi" w:eastAsia="Times New Roman" w:hAnsiTheme="minorHAnsi" w:cstheme="minorHAnsi"/>
          <w:bCs/>
          <w:sz w:val="22"/>
          <w:szCs w:val="22"/>
          <w:lang w:val="en-GB"/>
        </w:rPr>
        <w:t xml:space="preserve"> and clear and easy approach to specify</w:t>
      </w:r>
      <w:r>
        <w:rPr>
          <w:rFonts w:asciiTheme="minorHAnsi" w:eastAsia="Times New Roman" w:hAnsiTheme="minorHAnsi" w:cstheme="minorHAnsi"/>
          <w:bCs/>
          <w:sz w:val="22"/>
          <w:szCs w:val="22"/>
          <w:lang w:val="en-GB"/>
        </w:rPr>
        <w:t xml:space="preserve"> explicit links between results, code, data, and concepts</w:t>
      </w:r>
      <w:r w:rsidR="00DA5835">
        <w:rPr>
          <w:rFonts w:asciiTheme="minorHAnsi" w:eastAsia="Times New Roman" w:hAnsiTheme="minorHAnsi" w:cstheme="minorHAnsi"/>
          <w:bCs/>
          <w:sz w:val="22"/>
          <w:szCs w:val="22"/>
          <w:lang w:val="en-GB"/>
        </w:rPr>
        <w:t xml:space="preserve">. Currently, such links are </w:t>
      </w:r>
      <w:r>
        <w:rPr>
          <w:rFonts w:asciiTheme="minorHAnsi" w:eastAsia="Times New Roman" w:hAnsiTheme="minorHAnsi" w:cstheme="minorHAnsi"/>
          <w:bCs/>
          <w:sz w:val="22"/>
          <w:szCs w:val="22"/>
          <w:lang w:val="en-GB"/>
        </w:rPr>
        <w:t>imposed by the sF</w:t>
      </w:r>
      <w:r w:rsidR="000453B2">
        <w:rPr>
          <w:rFonts w:asciiTheme="minorHAnsi" w:eastAsia="Times New Roman" w:hAnsiTheme="minorHAnsi" w:cstheme="minorHAnsi"/>
          <w:bCs/>
          <w:sz w:val="22"/>
          <w:szCs w:val="22"/>
          <w:lang w:val="en-GB"/>
        </w:rPr>
        <w:t>S</w:t>
      </w:r>
      <w:r>
        <w:rPr>
          <w:rFonts w:asciiTheme="minorHAnsi" w:eastAsia="Times New Roman" w:hAnsiTheme="minorHAnsi" w:cstheme="minorHAnsi"/>
          <w:bCs/>
          <w:sz w:val="22"/>
          <w:szCs w:val="22"/>
          <w:lang w:val="en-GB"/>
        </w:rPr>
        <w:t xml:space="preserve">S structure, the paths in the code, and/or </w:t>
      </w:r>
      <w:r w:rsidR="00DA5835">
        <w:rPr>
          <w:rFonts w:asciiTheme="minorHAnsi" w:eastAsia="Times New Roman" w:hAnsiTheme="minorHAnsi" w:cstheme="minorHAnsi"/>
          <w:bCs/>
          <w:sz w:val="22"/>
          <w:szCs w:val="22"/>
          <w:lang w:val="en-GB"/>
        </w:rPr>
        <w:t xml:space="preserve">manually added links specified in </w:t>
      </w:r>
      <w:r>
        <w:rPr>
          <w:rFonts w:asciiTheme="minorHAnsi" w:eastAsia="Times New Roman" w:hAnsiTheme="minorHAnsi" w:cstheme="minorHAnsi"/>
          <w:bCs/>
          <w:sz w:val="22"/>
          <w:szCs w:val="22"/>
          <w:lang w:val="en-GB"/>
        </w:rPr>
        <w:t>the documentation</w:t>
      </w:r>
      <w:r w:rsidR="008C382C">
        <w:rPr>
          <w:rFonts w:asciiTheme="minorHAnsi" w:eastAsia="Times New Roman" w:hAnsiTheme="minorHAnsi" w:cstheme="minorHAnsi"/>
          <w:bCs/>
          <w:sz w:val="22"/>
          <w:szCs w:val="22"/>
          <w:lang w:val="en-GB"/>
        </w:rPr>
        <w:t>.</w:t>
      </w:r>
      <w:r w:rsidR="00DA5835">
        <w:rPr>
          <w:rFonts w:asciiTheme="minorHAnsi" w:eastAsia="Times New Roman" w:hAnsiTheme="minorHAnsi" w:cstheme="minorHAnsi"/>
          <w:bCs/>
          <w:sz w:val="22"/>
          <w:szCs w:val="22"/>
          <w:lang w:val="en-GB"/>
        </w:rPr>
        <w:t xml:space="preserve"> T</w:t>
      </w:r>
      <w:r w:rsidR="008C382C">
        <w:rPr>
          <w:rFonts w:asciiTheme="minorHAnsi" w:eastAsia="Times New Roman" w:hAnsiTheme="minorHAnsi" w:cstheme="minorHAnsi"/>
          <w:bCs/>
          <w:sz w:val="22"/>
          <w:szCs w:val="22"/>
          <w:lang w:val="en-GB"/>
        </w:rPr>
        <w:t xml:space="preserve">he documentation has an important function in gluing the </w:t>
      </w:r>
      <w:r w:rsidR="00614A95">
        <w:rPr>
          <w:rFonts w:asciiTheme="minorHAnsi" w:eastAsia="Times New Roman" w:hAnsiTheme="minorHAnsi" w:cstheme="minorHAnsi"/>
          <w:bCs/>
          <w:sz w:val="22"/>
          <w:szCs w:val="22"/>
          <w:lang w:val="en-GB"/>
        </w:rPr>
        <w:t>project</w:t>
      </w:r>
      <w:r w:rsidR="008C382C">
        <w:rPr>
          <w:rFonts w:asciiTheme="minorHAnsi" w:eastAsia="Times New Roman" w:hAnsiTheme="minorHAnsi" w:cstheme="minorHAnsi"/>
          <w:bCs/>
          <w:sz w:val="22"/>
          <w:szCs w:val="22"/>
          <w:lang w:val="en-GB"/>
        </w:rPr>
        <w:t xml:space="preserve"> parts</w:t>
      </w:r>
      <w:r w:rsidR="00614A95">
        <w:rPr>
          <w:rFonts w:asciiTheme="minorHAnsi" w:eastAsia="Times New Roman" w:hAnsiTheme="minorHAnsi" w:cstheme="minorHAnsi"/>
          <w:bCs/>
          <w:sz w:val="22"/>
          <w:szCs w:val="22"/>
          <w:lang w:val="en-GB"/>
        </w:rPr>
        <w:t xml:space="preserve"> together</w:t>
      </w:r>
      <w:r w:rsidR="00D628EA">
        <w:rPr>
          <w:rFonts w:asciiTheme="minorHAnsi" w:eastAsia="Times New Roman" w:hAnsiTheme="minorHAnsi" w:cstheme="minorHAnsi"/>
          <w:bCs/>
          <w:sz w:val="22"/>
          <w:szCs w:val="22"/>
          <w:lang w:val="en-GB"/>
        </w:rPr>
        <w:t>,</w:t>
      </w:r>
      <w:r w:rsidR="00DA5835">
        <w:rPr>
          <w:rFonts w:asciiTheme="minorHAnsi" w:eastAsia="Times New Roman" w:hAnsiTheme="minorHAnsi" w:cstheme="minorHAnsi"/>
          <w:bCs/>
          <w:sz w:val="22"/>
          <w:szCs w:val="22"/>
          <w:lang w:val="en-GB"/>
        </w:rPr>
        <w:t xml:space="preserve"> but</w:t>
      </w:r>
      <w:r w:rsidR="00D628EA">
        <w:rPr>
          <w:rFonts w:asciiTheme="minorHAnsi" w:eastAsia="Times New Roman" w:hAnsiTheme="minorHAnsi" w:cstheme="minorHAnsi"/>
          <w:bCs/>
          <w:sz w:val="22"/>
          <w:szCs w:val="22"/>
          <w:lang w:val="en-GB"/>
        </w:rPr>
        <w:t xml:space="preserve"> it</w:t>
      </w:r>
      <w:r w:rsidR="00DA5835">
        <w:rPr>
          <w:rFonts w:asciiTheme="minorHAnsi" w:eastAsia="Times New Roman" w:hAnsiTheme="minorHAnsi" w:cstheme="minorHAnsi"/>
          <w:bCs/>
          <w:sz w:val="22"/>
          <w:szCs w:val="22"/>
          <w:lang w:val="en-GB"/>
        </w:rPr>
        <w:t xml:space="preserve"> </w:t>
      </w:r>
      <w:r w:rsidR="002D5294">
        <w:rPr>
          <w:rFonts w:asciiTheme="minorHAnsi" w:eastAsia="Times New Roman" w:hAnsiTheme="minorHAnsi" w:cstheme="minorHAnsi"/>
          <w:bCs/>
          <w:sz w:val="22"/>
          <w:szCs w:val="22"/>
          <w:lang w:val="en-GB"/>
        </w:rPr>
        <w:t xml:space="preserve">requires </w:t>
      </w:r>
      <w:r w:rsidR="00482F51">
        <w:rPr>
          <w:rFonts w:asciiTheme="minorHAnsi" w:eastAsia="Times New Roman" w:hAnsiTheme="minorHAnsi" w:cstheme="minorHAnsi"/>
          <w:bCs/>
          <w:sz w:val="22"/>
          <w:szCs w:val="22"/>
          <w:lang w:val="en-GB"/>
        </w:rPr>
        <w:t xml:space="preserve">effort </w:t>
      </w:r>
      <w:r w:rsidR="002D5294">
        <w:rPr>
          <w:rFonts w:asciiTheme="minorHAnsi" w:eastAsia="Times New Roman" w:hAnsiTheme="minorHAnsi" w:cstheme="minorHAnsi"/>
          <w:bCs/>
          <w:sz w:val="22"/>
          <w:szCs w:val="22"/>
          <w:lang w:val="en-GB"/>
        </w:rPr>
        <w:t xml:space="preserve">from the </w:t>
      </w:r>
      <w:r w:rsidR="00DA5835">
        <w:rPr>
          <w:rFonts w:asciiTheme="minorHAnsi" w:eastAsia="Times New Roman" w:hAnsiTheme="minorHAnsi" w:cstheme="minorHAnsi"/>
          <w:bCs/>
          <w:sz w:val="22"/>
          <w:szCs w:val="22"/>
          <w:lang w:val="en-GB"/>
        </w:rPr>
        <w:t>researcher to specify relations between parts of the project, and</w:t>
      </w:r>
      <w:r w:rsidR="00D628EA">
        <w:rPr>
          <w:rFonts w:asciiTheme="minorHAnsi" w:eastAsia="Times New Roman" w:hAnsiTheme="minorHAnsi" w:cstheme="minorHAnsi"/>
          <w:bCs/>
          <w:sz w:val="22"/>
          <w:szCs w:val="22"/>
          <w:lang w:val="en-GB"/>
        </w:rPr>
        <w:t xml:space="preserve"> to</w:t>
      </w:r>
      <w:r w:rsidR="00DA5835">
        <w:rPr>
          <w:rFonts w:asciiTheme="minorHAnsi" w:eastAsia="Times New Roman" w:hAnsiTheme="minorHAnsi" w:cstheme="minorHAnsi"/>
          <w:bCs/>
          <w:sz w:val="22"/>
          <w:szCs w:val="22"/>
          <w:lang w:val="en-GB"/>
        </w:rPr>
        <w:t xml:space="preserve"> maintain this information.</w:t>
      </w:r>
      <w:r w:rsidR="00482F51">
        <w:rPr>
          <w:rFonts w:asciiTheme="minorHAnsi" w:eastAsia="Times New Roman" w:hAnsiTheme="minorHAnsi" w:cstheme="minorHAnsi"/>
          <w:bCs/>
          <w:sz w:val="22"/>
          <w:szCs w:val="22"/>
          <w:lang w:val="en-GB"/>
        </w:rPr>
        <w:t xml:space="preserve"> </w:t>
      </w:r>
      <w:r w:rsidR="00DA5835">
        <w:rPr>
          <w:rFonts w:asciiTheme="minorHAnsi" w:eastAsia="Times New Roman" w:hAnsiTheme="minorHAnsi" w:cstheme="minorHAnsi"/>
          <w:bCs/>
          <w:sz w:val="22"/>
          <w:szCs w:val="22"/>
          <w:lang w:val="en-GB"/>
        </w:rPr>
        <w:t xml:space="preserve">ENCORE would benefit from improved integration approaches to </w:t>
      </w:r>
      <w:r w:rsidR="002D5294">
        <w:rPr>
          <w:rFonts w:asciiTheme="minorHAnsi" w:eastAsia="Times New Roman" w:hAnsiTheme="minorHAnsi" w:cstheme="minorHAnsi"/>
          <w:bCs/>
          <w:sz w:val="22"/>
          <w:szCs w:val="22"/>
          <w:lang w:val="en-GB"/>
        </w:rPr>
        <w:t>improve transparency and</w:t>
      </w:r>
      <w:r w:rsidR="008C382C">
        <w:rPr>
          <w:rFonts w:asciiTheme="minorHAnsi" w:eastAsia="Times New Roman" w:hAnsiTheme="minorHAnsi" w:cstheme="minorHAnsi"/>
          <w:bCs/>
          <w:sz w:val="22"/>
          <w:szCs w:val="22"/>
          <w:lang w:val="en-GB"/>
        </w:rPr>
        <w:t xml:space="preserve"> reproducibility</w:t>
      </w:r>
      <w:r w:rsidR="002D5294">
        <w:rPr>
          <w:rFonts w:asciiTheme="minorHAnsi" w:eastAsia="Times New Roman" w:hAnsiTheme="minorHAnsi" w:cstheme="minorHAnsi"/>
          <w:bCs/>
          <w:sz w:val="22"/>
          <w:szCs w:val="22"/>
          <w:lang w:val="en-GB"/>
        </w:rPr>
        <w:t xml:space="preserve">. </w:t>
      </w:r>
      <w:r w:rsidR="00DA5835">
        <w:rPr>
          <w:rFonts w:asciiTheme="minorHAnsi" w:eastAsia="Times New Roman" w:hAnsiTheme="minorHAnsi" w:cstheme="minorHAnsi"/>
          <w:bCs/>
          <w:sz w:val="22"/>
          <w:szCs w:val="22"/>
          <w:lang w:val="en-GB"/>
        </w:rPr>
        <w:t>One</w:t>
      </w:r>
      <w:r w:rsidR="002D5294">
        <w:rPr>
          <w:rFonts w:asciiTheme="minorHAnsi" w:eastAsia="Times New Roman" w:hAnsiTheme="minorHAnsi" w:cstheme="minorHAnsi"/>
          <w:bCs/>
          <w:sz w:val="22"/>
          <w:szCs w:val="22"/>
          <w:lang w:val="en-GB"/>
        </w:rPr>
        <w:t xml:space="preserve"> possible approach is the use of YAML</w:t>
      </w:r>
      <w:r w:rsidR="00917182">
        <w:rPr>
          <w:rFonts w:asciiTheme="minorHAnsi" w:eastAsia="Times New Roman" w:hAnsiTheme="minorHAnsi" w:cstheme="minorHAnsi"/>
          <w:bCs/>
          <w:sz w:val="22"/>
          <w:szCs w:val="22"/>
          <w:lang w:val="en-GB"/>
        </w:rPr>
        <w:t xml:space="preserve"> </w:t>
      </w:r>
      <w:r w:rsidR="00917182">
        <w:rPr>
          <w:rFonts w:asciiTheme="minorHAnsi" w:eastAsia="Times New Roman" w:hAnsiTheme="minorHAnsi" w:cstheme="minorHAnsi"/>
          <w:bCs/>
          <w:sz w:val="22"/>
          <w:szCs w:val="22"/>
          <w:lang w:val="en-GB"/>
        </w:rPr>
        <w:fldChar w:fldCharType="begin"/>
      </w:r>
      <w:r w:rsidR="00917182">
        <w:rPr>
          <w:rFonts w:asciiTheme="minorHAnsi" w:eastAsia="Times New Roman" w:hAnsiTheme="minorHAnsi" w:cstheme="minorHAnsi"/>
          <w:bCs/>
          <w:sz w:val="22"/>
          <w:szCs w:val="22"/>
          <w:lang w:val="en-GB"/>
        </w:rPr>
        <w:instrText xml:space="preserve"> ADDIN EN.CITE &lt;EndNote&gt;&lt;Cite&gt;&lt;Author&gt;YAML&lt;/Author&gt;&lt;Year&gt;2023&lt;/Year&gt;&lt;RecNum&gt;7352&lt;/RecNum&gt;&lt;DisplayText&gt;(YAML, 2023)&lt;/DisplayText&gt;&lt;record&gt;&lt;rec-number&gt;7352&lt;/rec-number&gt;&lt;foreign-keys&gt;&lt;key app="EN" db-id="sfxpwwt9asr05de5przpt5fuvpdvta5wwtv2" timestamp="1690975460"&gt;7352&lt;/key&gt;&lt;/foreign-keys&gt;&lt;ref-type name="Web Page"&gt;12&lt;/ref-type&gt;&lt;contributors&gt;&lt;authors&gt;&lt;author&gt;YAML&lt;/author&gt;&lt;/authors&gt;&lt;/contributors&gt;&lt;titles&gt;&lt;title&gt;YAML Ain&amp;apos;t Markup Language&lt;/title&gt;&lt;/titles&gt;&lt;number&gt;August 2023&lt;/number&gt;&lt;dates&gt;&lt;year&gt;2023&lt;/year&gt;&lt;/dates&gt;&lt;label&gt;Reproducibility&amp;#xD;&lt;/label&gt;&lt;urls&gt;&lt;related-urls&gt;&lt;url&gt;https://yaml.org/&lt;/url&gt;&lt;/related-urls&gt;&lt;/urls&gt;&lt;/record&gt;&lt;/Cite&gt;&lt;/EndNote&gt;</w:instrText>
      </w:r>
      <w:r w:rsidR="00917182">
        <w:rPr>
          <w:rFonts w:asciiTheme="minorHAnsi" w:eastAsia="Times New Roman" w:hAnsiTheme="minorHAnsi" w:cstheme="minorHAnsi"/>
          <w:bCs/>
          <w:sz w:val="22"/>
          <w:szCs w:val="22"/>
          <w:lang w:val="en-GB"/>
        </w:rPr>
        <w:fldChar w:fldCharType="separate"/>
      </w:r>
      <w:r w:rsidR="00917182">
        <w:rPr>
          <w:rFonts w:asciiTheme="minorHAnsi" w:eastAsia="Times New Roman" w:hAnsiTheme="minorHAnsi" w:cstheme="minorHAnsi"/>
          <w:bCs/>
          <w:noProof/>
          <w:sz w:val="22"/>
          <w:szCs w:val="22"/>
          <w:lang w:val="en-GB"/>
        </w:rPr>
        <w:t>(YAML, 2023)</w:t>
      </w:r>
      <w:r w:rsidR="00917182">
        <w:rPr>
          <w:rFonts w:asciiTheme="minorHAnsi" w:eastAsia="Times New Roman" w:hAnsiTheme="minorHAnsi" w:cstheme="minorHAnsi"/>
          <w:bCs/>
          <w:sz w:val="22"/>
          <w:szCs w:val="22"/>
          <w:lang w:val="en-GB"/>
        </w:rPr>
        <w:fldChar w:fldCharType="end"/>
      </w:r>
      <w:r w:rsidR="002D5294">
        <w:rPr>
          <w:rFonts w:asciiTheme="minorHAnsi" w:eastAsia="Times New Roman" w:hAnsiTheme="minorHAnsi" w:cstheme="minorHAnsi"/>
          <w:bCs/>
          <w:sz w:val="22"/>
          <w:szCs w:val="22"/>
          <w:lang w:val="en-GB"/>
        </w:rPr>
        <w:t xml:space="preserve"> as demonstrated by Spreckelsen and co-workers </w:t>
      </w:r>
      <w:r w:rsidR="002D5294">
        <w:rPr>
          <w:rFonts w:asciiTheme="minorHAnsi" w:eastAsia="Times New Roman" w:hAnsiTheme="minorHAnsi" w:cstheme="minorHAnsi"/>
          <w:bCs/>
          <w:sz w:val="22"/>
          <w:szCs w:val="22"/>
          <w:lang w:val="en-GB"/>
        </w:rPr>
        <w:fldChar w:fldCharType="begin"/>
      </w:r>
      <w:r w:rsidR="002D5294">
        <w:rPr>
          <w:rFonts w:asciiTheme="minorHAnsi" w:eastAsia="Times New Roman" w:hAnsiTheme="minorHAnsi" w:cstheme="minorHAnsi"/>
          <w:bCs/>
          <w:sz w:val="22"/>
          <w:szCs w:val="22"/>
          <w:lang w:val="en-GB"/>
        </w:rPr>
        <w:instrText xml:space="preserve"> ADDIN EN.CITE &lt;EndNote&gt;&lt;Cite&gt;&lt;Author&gt;Spreckelsen&lt;/Author&gt;&lt;Year&gt;2020&lt;/Year&gt;&lt;RecNum&gt;7152&lt;/RecNum&gt;&lt;DisplayText&gt;(Spreckelsen et al., 2020)&lt;/DisplayText&gt;&lt;record&gt;&lt;rec-number&gt;7152&lt;/rec-number&gt;&lt;foreign-keys&gt;&lt;key app="EN" db-id="sfxpwwt9asr05de5przpt5fuvpdvta5wwtv2" timestamp="1679412654"&gt;7152&lt;/key&gt;&lt;/foreign-keys&gt;&lt;ref-type name="Journal Article"&gt;17&lt;/ref-type&gt;&lt;contributors&gt;&lt;authors&gt;&lt;author&gt;Spreckelsen, Florian&lt;/author&gt;&lt;author&gt;Rüchardt, Baltasar&lt;/author&gt;&lt;author&gt;Lebert, Jan&lt;/author&gt;&lt;author&gt;Luther, Stefan&lt;/author&gt;&lt;author&gt;Parlitz, Ulrich&lt;/author&gt;&lt;author&gt;Schlemmer, Alexander&lt;/author&gt;&lt;/authors&gt;&lt;/contributors&gt;&lt;titles&gt;&lt;title&gt;Guidelines for a Standardized Filesystem Layout for Scientific Data&lt;/title&gt;&lt;secondary-title&gt;Data&lt;/secondary-title&gt;&lt;/titles&gt;&lt;periodical&gt;&lt;full-title&gt;Data&lt;/full-title&gt;&lt;/periodical&gt;&lt;volume&gt;5&lt;/volume&gt;&lt;number&gt;2&lt;/number&gt;&lt;section&gt;43&lt;/section&gt;&lt;dates&gt;&lt;year&gt;2020&lt;/year&gt;&lt;/dates&gt;&lt;isbn&gt;2306-5729&lt;/isbn&gt;&lt;label&gt;Reproducibility&lt;/label&gt;&lt;urls&gt;&lt;/urls&gt;&lt;electronic-resource-num&gt;10.3390/data5020043&lt;/electronic-resource-num&gt;&lt;/record&gt;&lt;/Cite&gt;&lt;/EndNote&gt;</w:instrText>
      </w:r>
      <w:r w:rsidR="002D5294">
        <w:rPr>
          <w:rFonts w:asciiTheme="minorHAnsi" w:eastAsia="Times New Roman" w:hAnsiTheme="minorHAnsi" w:cstheme="minorHAnsi"/>
          <w:bCs/>
          <w:sz w:val="22"/>
          <w:szCs w:val="22"/>
          <w:lang w:val="en-GB"/>
        </w:rPr>
        <w:fldChar w:fldCharType="separate"/>
      </w:r>
      <w:r w:rsidR="002D5294">
        <w:rPr>
          <w:rFonts w:asciiTheme="minorHAnsi" w:eastAsia="Times New Roman" w:hAnsiTheme="minorHAnsi" w:cstheme="minorHAnsi"/>
          <w:bCs/>
          <w:noProof/>
          <w:sz w:val="22"/>
          <w:szCs w:val="22"/>
          <w:lang w:val="en-GB"/>
        </w:rPr>
        <w:t>(Spreckelsen et al., 2020)</w:t>
      </w:r>
      <w:r w:rsidR="002D5294">
        <w:rPr>
          <w:rFonts w:asciiTheme="minorHAnsi" w:eastAsia="Times New Roman" w:hAnsiTheme="minorHAnsi" w:cstheme="minorHAnsi"/>
          <w:bCs/>
          <w:sz w:val="22"/>
          <w:szCs w:val="22"/>
          <w:lang w:val="en-GB"/>
        </w:rPr>
        <w:fldChar w:fldCharType="end"/>
      </w:r>
      <w:r w:rsidR="002D5294">
        <w:rPr>
          <w:rFonts w:asciiTheme="minorHAnsi" w:eastAsia="Times New Roman" w:hAnsiTheme="minorHAnsi" w:cstheme="minorHAnsi"/>
          <w:bCs/>
          <w:sz w:val="22"/>
          <w:szCs w:val="22"/>
          <w:lang w:val="en-GB"/>
        </w:rPr>
        <w:t>.</w:t>
      </w:r>
      <w:r w:rsidR="0045442E">
        <w:rPr>
          <w:rFonts w:asciiTheme="minorHAnsi" w:eastAsia="Times New Roman" w:hAnsiTheme="minorHAnsi" w:cstheme="minorHAnsi"/>
          <w:bCs/>
          <w:sz w:val="22"/>
          <w:szCs w:val="22"/>
          <w:lang w:val="en-GB"/>
        </w:rPr>
        <w:t xml:space="preserve"> </w:t>
      </w:r>
      <w:r w:rsidR="00AB104E">
        <w:rPr>
          <w:rFonts w:asciiTheme="minorHAnsi" w:eastAsia="Times New Roman" w:hAnsiTheme="minorHAnsi" w:cstheme="minorHAnsi"/>
          <w:bCs/>
          <w:sz w:val="22"/>
          <w:szCs w:val="22"/>
          <w:lang w:val="en-GB"/>
        </w:rPr>
        <w:t>Fourth, a</w:t>
      </w:r>
      <w:r w:rsidR="00917182">
        <w:rPr>
          <w:rFonts w:asciiTheme="minorHAnsi" w:eastAsia="Times New Roman" w:hAnsiTheme="minorHAnsi" w:cstheme="minorHAnsi"/>
          <w:bCs/>
          <w:sz w:val="22"/>
          <w:szCs w:val="22"/>
          <w:lang w:val="en-GB"/>
        </w:rPr>
        <w:t>nother challenge that is only partially addressed</w:t>
      </w:r>
      <w:r w:rsidR="00077629" w:rsidRPr="005720B6">
        <w:rPr>
          <w:rFonts w:asciiTheme="minorHAnsi" w:eastAsia="Times New Roman" w:hAnsiTheme="minorHAnsi" w:cstheme="minorHAnsi"/>
          <w:bCs/>
          <w:sz w:val="22"/>
          <w:szCs w:val="22"/>
          <w:lang w:val="en-GB"/>
        </w:rPr>
        <w:t xml:space="preserve"> by ENCORE concerns the preservation of the full computing environment. This environment </w:t>
      </w:r>
      <w:r w:rsidR="00DE0294" w:rsidRPr="005720B6">
        <w:rPr>
          <w:rFonts w:asciiTheme="minorHAnsi" w:eastAsia="Times New Roman" w:hAnsiTheme="minorHAnsi" w:cstheme="minorHAnsi"/>
          <w:bCs/>
          <w:sz w:val="22"/>
          <w:szCs w:val="22"/>
          <w:lang w:val="en-GB"/>
        </w:rPr>
        <w:t xml:space="preserve">is defined by </w:t>
      </w:r>
      <w:r w:rsidR="00033419">
        <w:rPr>
          <w:rFonts w:asciiTheme="minorHAnsi" w:eastAsia="Times New Roman" w:hAnsiTheme="minorHAnsi" w:cstheme="minorHAnsi"/>
          <w:bCs/>
          <w:sz w:val="22"/>
          <w:szCs w:val="22"/>
          <w:lang w:val="en-GB"/>
        </w:rPr>
        <w:t xml:space="preserve">(interdependencies of) </w:t>
      </w:r>
      <w:r w:rsidR="00DE0294" w:rsidRPr="005720B6">
        <w:rPr>
          <w:rFonts w:asciiTheme="minorHAnsi" w:eastAsia="Times New Roman" w:hAnsiTheme="minorHAnsi" w:cstheme="minorHAnsi"/>
          <w:bCs/>
          <w:sz w:val="22"/>
          <w:szCs w:val="22"/>
          <w:lang w:val="en-GB"/>
        </w:rPr>
        <w:t xml:space="preserve">the operating system, </w:t>
      </w:r>
      <w:r w:rsidR="00077629" w:rsidRPr="005720B6">
        <w:rPr>
          <w:rFonts w:asciiTheme="minorHAnsi" w:eastAsia="Times New Roman" w:hAnsiTheme="minorHAnsi" w:cstheme="minorHAnsi"/>
          <w:bCs/>
          <w:sz w:val="22"/>
          <w:szCs w:val="22"/>
          <w:lang w:val="en-GB"/>
        </w:rPr>
        <w:t xml:space="preserve">software tools, </w:t>
      </w:r>
      <w:r w:rsidR="00DE0294" w:rsidRPr="005720B6">
        <w:rPr>
          <w:rFonts w:asciiTheme="minorHAnsi" w:eastAsia="Times New Roman" w:hAnsiTheme="minorHAnsi" w:cstheme="minorHAnsi"/>
          <w:bCs/>
          <w:sz w:val="22"/>
          <w:szCs w:val="22"/>
          <w:lang w:val="en-GB"/>
        </w:rPr>
        <w:t xml:space="preserve">versions and dependencies, programming language libraries, etc. Gruning and co-workers proposed a software stack of interconnected technologies to preserve the computing environment </w:t>
      </w:r>
      <w:r w:rsidR="00DE0294" w:rsidRPr="005720B6">
        <w:rPr>
          <w:rFonts w:asciiTheme="minorHAnsi" w:eastAsia="Times New Roman" w:hAnsiTheme="minorHAnsi" w:cstheme="minorHAnsi"/>
          <w:bCs/>
          <w:sz w:val="22"/>
          <w:szCs w:val="22"/>
          <w:lang w:val="en-GB"/>
        </w:rPr>
        <w:fldChar w:fldCharType="begin">
          <w:fldData xml:space="preserve">PEVuZE5vdGU+PENpdGU+PEF1dGhvcj5HcnVuaW5nPC9BdXRob3I+PFllYXI+MjAxODwvWWVhcj48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</w:fldData>
        </w:fldChar>
      </w:r>
      <w:r w:rsidR="005720B6" w:rsidRPr="005720B6">
        <w:rPr>
          <w:rFonts w:asciiTheme="minorHAnsi" w:eastAsia="Times New Roman" w:hAnsiTheme="minorHAnsi" w:cstheme="minorHAnsi"/>
          <w:bCs/>
          <w:sz w:val="22"/>
          <w:szCs w:val="22"/>
          <w:lang w:val="en-GB"/>
        </w:rPr>
        <w:instrText xml:space="preserve"> ADDIN EN.CITE </w:instrText>
      </w:r>
      <w:r w:rsidR="005720B6" w:rsidRPr="005720B6">
        <w:rPr>
          <w:rFonts w:asciiTheme="minorHAnsi" w:eastAsia="Times New Roman" w:hAnsiTheme="minorHAnsi" w:cstheme="minorHAnsi"/>
          <w:bCs/>
          <w:sz w:val="22"/>
          <w:szCs w:val="22"/>
          <w:lang w:val="en-GB"/>
        </w:rPr>
        <w:fldChar w:fldCharType="begin">
          <w:fldData xml:space="preserve">PEVuZE5vdGU+PENpdGU+PEF1dGhvcj5HcnVuaW5nPC9BdXRob3I+PFllYXI+MjAxODwvWWVhcj48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</w:fldData>
        </w:fldChar>
      </w:r>
      <w:r w:rsidR="005720B6" w:rsidRPr="005720B6">
        <w:rPr>
          <w:rFonts w:asciiTheme="minorHAnsi" w:eastAsia="Times New Roman" w:hAnsiTheme="minorHAnsi" w:cstheme="minorHAnsi"/>
          <w:bCs/>
          <w:sz w:val="22"/>
          <w:szCs w:val="22"/>
          <w:lang w:val="en-GB"/>
        </w:rPr>
        <w:instrText xml:space="preserve"> ADDIN EN.CITE.DATA </w:instrText>
      </w:r>
      <w:r w:rsidR="005720B6" w:rsidRPr="005720B6">
        <w:rPr>
          <w:rFonts w:asciiTheme="minorHAnsi" w:eastAsia="Times New Roman" w:hAnsiTheme="minorHAnsi" w:cstheme="minorHAnsi"/>
          <w:bCs/>
          <w:sz w:val="22"/>
          <w:szCs w:val="22"/>
          <w:lang w:val="en-GB"/>
        </w:rPr>
      </w:r>
      <w:r w:rsidR="005720B6" w:rsidRPr="005720B6">
        <w:rPr>
          <w:rFonts w:asciiTheme="minorHAnsi" w:eastAsia="Times New Roman" w:hAnsiTheme="minorHAnsi" w:cstheme="minorHAnsi"/>
          <w:bCs/>
          <w:sz w:val="22"/>
          <w:szCs w:val="22"/>
          <w:lang w:val="en-GB"/>
        </w:rPr>
        <w:fldChar w:fldCharType="end"/>
      </w:r>
      <w:r w:rsidR="00DE0294" w:rsidRPr="005720B6">
        <w:rPr>
          <w:rFonts w:asciiTheme="minorHAnsi" w:eastAsia="Times New Roman" w:hAnsiTheme="minorHAnsi" w:cstheme="minorHAnsi"/>
          <w:bCs/>
          <w:sz w:val="22"/>
          <w:szCs w:val="22"/>
          <w:lang w:val="en-GB"/>
        </w:rPr>
      </w:r>
      <w:r w:rsidR="00DE0294" w:rsidRPr="005720B6">
        <w:rPr>
          <w:rFonts w:asciiTheme="minorHAnsi" w:eastAsia="Times New Roman" w:hAnsiTheme="minorHAnsi" w:cstheme="minorHAnsi"/>
          <w:bCs/>
          <w:sz w:val="22"/>
          <w:szCs w:val="22"/>
          <w:lang w:val="en-GB"/>
        </w:rPr>
        <w:fldChar w:fldCharType="separate"/>
      </w:r>
      <w:r w:rsidR="005720B6" w:rsidRPr="005720B6">
        <w:rPr>
          <w:rFonts w:asciiTheme="minorHAnsi" w:eastAsia="Times New Roman" w:hAnsiTheme="minorHAnsi" w:cstheme="minorHAnsi"/>
          <w:bCs/>
          <w:noProof/>
          <w:sz w:val="22"/>
          <w:szCs w:val="22"/>
          <w:lang w:val="en-GB"/>
        </w:rPr>
        <w:t>(Gruning, Chilton, et al., 2018)</w:t>
      </w:r>
      <w:r w:rsidR="00DE0294" w:rsidRPr="005720B6">
        <w:rPr>
          <w:rFonts w:asciiTheme="minorHAnsi" w:eastAsia="Times New Roman" w:hAnsiTheme="minorHAnsi" w:cstheme="minorHAnsi"/>
          <w:bCs/>
          <w:sz w:val="22"/>
          <w:szCs w:val="22"/>
          <w:lang w:val="en-GB"/>
        </w:rPr>
        <w:fldChar w:fldCharType="end"/>
      </w:r>
      <w:r w:rsidR="00DE0294" w:rsidRPr="005720B6">
        <w:rPr>
          <w:rFonts w:asciiTheme="minorHAnsi" w:eastAsia="Times New Roman" w:hAnsiTheme="minorHAnsi" w:cstheme="minorHAnsi"/>
          <w:bCs/>
          <w:sz w:val="22"/>
          <w:szCs w:val="22"/>
          <w:lang w:val="en-GB"/>
        </w:rPr>
        <w:t xml:space="preserve">. This stack comprises </w:t>
      </w:r>
      <w:r w:rsidR="008C382C">
        <w:rPr>
          <w:rFonts w:asciiTheme="minorHAnsi" w:eastAsia="Times New Roman" w:hAnsiTheme="minorHAnsi" w:cstheme="minorHAnsi"/>
          <w:bCs/>
          <w:sz w:val="22"/>
          <w:szCs w:val="22"/>
          <w:lang w:val="en-GB"/>
        </w:rPr>
        <w:t>(</w:t>
      </w:r>
      <w:proofErr w:type="spellStart"/>
      <w:r w:rsidR="008C382C">
        <w:rPr>
          <w:rFonts w:asciiTheme="minorHAnsi" w:eastAsia="Times New Roman" w:hAnsiTheme="minorHAnsi" w:cstheme="minorHAnsi"/>
          <w:bCs/>
          <w:sz w:val="22"/>
          <w:szCs w:val="22"/>
          <w:lang w:val="en-GB"/>
        </w:rPr>
        <w:t>i</w:t>
      </w:r>
      <w:proofErr w:type="spellEnd"/>
      <w:r w:rsidR="008C382C">
        <w:rPr>
          <w:rFonts w:asciiTheme="minorHAnsi" w:eastAsia="Times New Roman" w:hAnsiTheme="minorHAnsi" w:cstheme="minorHAnsi"/>
          <w:bCs/>
          <w:sz w:val="22"/>
          <w:szCs w:val="22"/>
          <w:lang w:val="en-GB"/>
        </w:rPr>
        <w:t xml:space="preserve">) </w:t>
      </w:r>
      <w:r w:rsidR="00DE0294" w:rsidRPr="005720B6">
        <w:rPr>
          <w:rFonts w:asciiTheme="minorHAnsi" w:eastAsia="Times New Roman" w:hAnsiTheme="minorHAnsi" w:cstheme="minorHAnsi"/>
          <w:bCs/>
          <w:sz w:val="22"/>
          <w:szCs w:val="22"/>
          <w:lang w:val="en-GB"/>
        </w:rPr>
        <w:t>(Bio)Conda</w:t>
      </w:r>
      <w:r w:rsidR="005720B6" w:rsidRPr="005720B6">
        <w:rPr>
          <w:rFonts w:asciiTheme="minorHAnsi" w:eastAsia="Times New Roman" w:hAnsiTheme="minorHAnsi" w:cstheme="minorHAnsi"/>
          <w:bCs/>
          <w:sz w:val="22"/>
          <w:szCs w:val="22"/>
          <w:lang w:val="en-GB"/>
        </w:rPr>
        <w:t xml:space="preserve"> </w:t>
      </w:r>
      <w:r w:rsidR="005720B6" w:rsidRPr="005720B6">
        <w:rPr>
          <w:rFonts w:asciiTheme="minorHAnsi" w:eastAsia="Times New Roman" w:hAnsiTheme="minorHAnsi" w:cstheme="minorHAnsi"/>
          <w:bCs/>
          <w:sz w:val="22"/>
          <w:szCs w:val="22"/>
          <w:lang w:val="en-GB"/>
        </w:rPr>
        <w:fldChar w:fldCharType="begin">
          <w:fldData xml:space="preserve">PEVuZE5vdGU+PENpdGU+PEF1dGhvcj5HcnVuaW5nPC9BdXRob3I+PFllYXI+MjAxODwvWWVhcj48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</w:fldData>
        </w:fldChar>
      </w:r>
      <w:r w:rsidR="005720B6" w:rsidRPr="005720B6">
        <w:rPr>
          <w:rFonts w:asciiTheme="minorHAnsi" w:eastAsia="Times New Roman" w:hAnsiTheme="minorHAnsi" w:cstheme="minorHAnsi"/>
          <w:bCs/>
          <w:sz w:val="22"/>
          <w:szCs w:val="22"/>
          <w:lang w:val="en-GB"/>
        </w:rPr>
        <w:instrText xml:space="preserve"> ADDIN EN.CITE </w:instrText>
      </w:r>
      <w:r w:rsidR="005720B6" w:rsidRPr="005720B6">
        <w:rPr>
          <w:rFonts w:asciiTheme="minorHAnsi" w:eastAsia="Times New Roman" w:hAnsiTheme="minorHAnsi" w:cstheme="minorHAnsi"/>
          <w:bCs/>
          <w:sz w:val="22"/>
          <w:szCs w:val="22"/>
          <w:lang w:val="en-GB"/>
        </w:rPr>
        <w:fldChar w:fldCharType="begin">
          <w:fldData xml:space="preserve">PEVuZE5vdGU+PENpdGU+PEF1dGhvcj5HcnVuaW5nPC9BdXRob3I+PFllYXI+MjAxODwvWWVhcj48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</w:fldData>
        </w:fldChar>
      </w:r>
      <w:r w:rsidR="005720B6" w:rsidRPr="005720B6">
        <w:rPr>
          <w:rFonts w:asciiTheme="minorHAnsi" w:eastAsia="Times New Roman" w:hAnsiTheme="minorHAnsi" w:cstheme="minorHAnsi"/>
          <w:bCs/>
          <w:sz w:val="22"/>
          <w:szCs w:val="22"/>
          <w:lang w:val="en-GB"/>
        </w:rPr>
        <w:instrText xml:space="preserve"> ADDIN EN.CITE.DATA </w:instrText>
      </w:r>
      <w:r w:rsidR="005720B6" w:rsidRPr="005720B6">
        <w:rPr>
          <w:rFonts w:asciiTheme="minorHAnsi" w:eastAsia="Times New Roman" w:hAnsiTheme="minorHAnsi" w:cstheme="minorHAnsi"/>
          <w:bCs/>
          <w:sz w:val="22"/>
          <w:szCs w:val="22"/>
          <w:lang w:val="en-GB"/>
        </w:rPr>
      </w:r>
      <w:r w:rsidR="005720B6" w:rsidRPr="005720B6">
        <w:rPr>
          <w:rFonts w:asciiTheme="minorHAnsi" w:eastAsia="Times New Roman" w:hAnsiTheme="minorHAnsi" w:cstheme="minorHAnsi"/>
          <w:bCs/>
          <w:sz w:val="22"/>
          <w:szCs w:val="22"/>
          <w:lang w:val="en-GB"/>
        </w:rPr>
        <w:fldChar w:fldCharType="end"/>
      </w:r>
      <w:r w:rsidR="005720B6" w:rsidRPr="005720B6">
        <w:rPr>
          <w:rFonts w:asciiTheme="minorHAnsi" w:eastAsia="Times New Roman" w:hAnsiTheme="minorHAnsi" w:cstheme="minorHAnsi"/>
          <w:bCs/>
          <w:sz w:val="22"/>
          <w:szCs w:val="22"/>
          <w:lang w:val="en-GB"/>
        </w:rPr>
      </w:r>
      <w:r w:rsidR="005720B6" w:rsidRPr="005720B6">
        <w:rPr>
          <w:rFonts w:asciiTheme="minorHAnsi" w:eastAsia="Times New Roman" w:hAnsiTheme="minorHAnsi" w:cstheme="minorHAnsi"/>
          <w:bCs/>
          <w:sz w:val="22"/>
          <w:szCs w:val="22"/>
          <w:lang w:val="en-GB"/>
        </w:rPr>
        <w:fldChar w:fldCharType="separate"/>
      </w:r>
      <w:r w:rsidR="005720B6" w:rsidRPr="005720B6">
        <w:rPr>
          <w:rFonts w:asciiTheme="minorHAnsi" w:eastAsia="Times New Roman" w:hAnsiTheme="minorHAnsi" w:cstheme="minorHAnsi"/>
          <w:bCs/>
          <w:noProof/>
          <w:sz w:val="22"/>
          <w:szCs w:val="22"/>
          <w:lang w:val="en-GB"/>
        </w:rPr>
        <w:t>(Anaconda Software Distribution, 2020; Gruning, Dale, et al., 2018)</w:t>
      </w:r>
      <w:r w:rsidR="005720B6" w:rsidRPr="005720B6">
        <w:rPr>
          <w:rFonts w:asciiTheme="minorHAnsi" w:eastAsia="Times New Roman" w:hAnsiTheme="minorHAnsi" w:cstheme="minorHAnsi"/>
          <w:bCs/>
          <w:sz w:val="22"/>
          <w:szCs w:val="22"/>
          <w:lang w:val="en-GB"/>
        </w:rPr>
        <w:fldChar w:fldCharType="end"/>
      </w:r>
      <w:r w:rsidR="005720B6" w:rsidRPr="005720B6">
        <w:rPr>
          <w:rFonts w:asciiTheme="minorHAnsi" w:eastAsia="Times New Roman" w:hAnsiTheme="minorHAnsi" w:cstheme="minorHAnsi"/>
          <w:bCs/>
          <w:sz w:val="22"/>
          <w:szCs w:val="22"/>
          <w:lang w:val="en-GB"/>
        </w:rPr>
        <w:t xml:space="preserve"> to provide virtual execution environments</w:t>
      </w:r>
      <w:r w:rsidR="005720B6">
        <w:rPr>
          <w:rFonts w:asciiTheme="minorHAnsi" w:eastAsia="Times New Roman" w:hAnsiTheme="minorHAnsi" w:cstheme="minorHAnsi"/>
          <w:bCs/>
          <w:sz w:val="22"/>
          <w:szCs w:val="22"/>
          <w:lang w:val="en-GB"/>
        </w:rPr>
        <w:t xml:space="preserve"> addressing software versions and dependencies</w:t>
      </w:r>
      <w:r w:rsidR="005720B6" w:rsidRPr="005720B6">
        <w:rPr>
          <w:rFonts w:asciiTheme="minorHAnsi" w:eastAsia="Times New Roman" w:hAnsiTheme="minorHAnsi" w:cstheme="minorHAnsi"/>
          <w:bCs/>
          <w:sz w:val="22"/>
          <w:szCs w:val="22"/>
          <w:lang w:val="en-GB"/>
        </w:rPr>
        <w:t xml:space="preserve">, </w:t>
      </w:r>
      <w:r w:rsidR="008C382C">
        <w:rPr>
          <w:rFonts w:asciiTheme="minorHAnsi" w:eastAsia="Times New Roman" w:hAnsiTheme="minorHAnsi" w:cstheme="minorHAnsi"/>
          <w:bCs/>
          <w:sz w:val="22"/>
          <w:szCs w:val="22"/>
          <w:lang w:val="en-GB"/>
        </w:rPr>
        <w:t xml:space="preserve">(ii) </w:t>
      </w:r>
      <w:r w:rsidR="005720B6" w:rsidRPr="005720B6">
        <w:rPr>
          <w:rFonts w:asciiTheme="minorHAnsi" w:eastAsia="Times New Roman" w:hAnsiTheme="minorHAnsi" w:cstheme="minorHAnsi"/>
          <w:bCs/>
          <w:sz w:val="22"/>
          <w:szCs w:val="22"/>
          <w:lang w:val="en-GB"/>
        </w:rPr>
        <w:t xml:space="preserve">container platforms such as Docker </w:t>
      </w:r>
      <w:r w:rsidR="005720B6" w:rsidRPr="005720B6">
        <w:rPr>
          <w:rFonts w:asciiTheme="minorHAnsi" w:eastAsia="Times New Roman" w:hAnsiTheme="minorHAnsi" w:cstheme="minorHAnsi"/>
          <w:bCs/>
          <w:sz w:val="22"/>
          <w:szCs w:val="22"/>
          <w:lang w:val="en-GB"/>
        </w:rPr>
        <w:fldChar w:fldCharType="begin">
          <w:fldData xml:space="preserve">PEVuZE5vdGU+PENpdGU+PEF1dGhvcj5OdXN0PC9BdXRob3I+PFllYXI+MjAyMDwvWWVhcj48UmVj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</w:fldData>
        </w:fldChar>
      </w:r>
      <w:r w:rsidR="005720B6" w:rsidRPr="005720B6">
        <w:rPr>
          <w:rFonts w:asciiTheme="minorHAnsi" w:eastAsia="Times New Roman" w:hAnsiTheme="minorHAnsi" w:cstheme="minorHAnsi"/>
          <w:bCs/>
          <w:sz w:val="22"/>
          <w:szCs w:val="22"/>
          <w:lang w:val="en-GB"/>
        </w:rPr>
        <w:instrText xml:space="preserve"> ADDIN EN.CITE </w:instrText>
      </w:r>
      <w:r w:rsidR="005720B6" w:rsidRPr="005720B6">
        <w:rPr>
          <w:rFonts w:asciiTheme="minorHAnsi" w:eastAsia="Times New Roman" w:hAnsiTheme="minorHAnsi" w:cstheme="minorHAnsi"/>
          <w:bCs/>
          <w:sz w:val="22"/>
          <w:szCs w:val="22"/>
          <w:lang w:val="en-GB"/>
        </w:rPr>
        <w:fldChar w:fldCharType="begin">
          <w:fldData xml:space="preserve">PEVuZE5vdGU+PENpdGU+PEF1dGhvcj5OdXN0PC9BdXRob3I+PFllYXI+MjAyMDwvWWVhcj48UmVj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</w:fldData>
        </w:fldChar>
      </w:r>
      <w:r w:rsidR="005720B6" w:rsidRPr="005720B6">
        <w:rPr>
          <w:rFonts w:asciiTheme="minorHAnsi" w:eastAsia="Times New Roman" w:hAnsiTheme="minorHAnsi" w:cstheme="minorHAnsi"/>
          <w:bCs/>
          <w:sz w:val="22"/>
          <w:szCs w:val="22"/>
          <w:lang w:val="en-GB"/>
        </w:rPr>
        <w:instrText xml:space="preserve"> ADDIN EN.CITE.DATA </w:instrText>
      </w:r>
      <w:r w:rsidR="005720B6" w:rsidRPr="005720B6">
        <w:rPr>
          <w:rFonts w:asciiTheme="minorHAnsi" w:eastAsia="Times New Roman" w:hAnsiTheme="minorHAnsi" w:cstheme="minorHAnsi"/>
          <w:bCs/>
          <w:sz w:val="22"/>
          <w:szCs w:val="22"/>
          <w:lang w:val="en-GB"/>
        </w:rPr>
      </w:r>
      <w:r w:rsidR="005720B6" w:rsidRPr="005720B6">
        <w:rPr>
          <w:rFonts w:asciiTheme="minorHAnsi" w:eastAsia="Times New Roman" w:hAnsiTheme="minorHAnsi" w:cstheme="minorHAnsi"/>
          <w:bCs/>
          <w:sz w:val="22"/>
          <w:szCs w:val="22"/>
          <w:lang w:val="en-GB"/>
        </w:rPr>
        <w:fldChar w:fldCharType="end"/>
      </w:r>
      <w:r w:rsidR="005720B6" w:rsidRPr="005720B6">
        <w:rPr>
          <w:rFonts w:asciiTheme="minorHAnsi" w:eastAsia="Times New Roman" w:hAnsiTheme="minorHAnsi" w:cstheme="minorHAnsi"/>
          <w:bCs/>
          <w:sz w:val="22"/>
          <w:szCs w:val="22"/>
          <w:lang w:val="en-GB"/>
        </w:rPr>
      </w:r>
      <w:r w:rsidR="005720B6" w:rsidRPr="005720B6">
        <w:rPr>
          <w:rFonts w:asciiTheme="minorHAnsi" w:eastAsia="Times New Roman" w:hAnsiTheme="minorHAnsi" w:cstheme="minorHAnsi"/>
          <w:bCs/>
          <w:sz w:val="22"/>
          <w:szCs w:val="22"/>
          <w:lang w:val="en-GB"/>
        </w:rPr>
        <w:fldChar w:fldCharType="separate"/>
      </w:r>
      <w:r w:rsidR="005720B6" w:rsidRPr="005720B6">
        <w:rPr>
          <w:rFonts w:asciiTheme="minorHAnsi" w:eastAsia="Times New Roman" w:hAnsiTheme="minorHAnsi" w:cstheme="minorHAnsi"/>
          <w:bCs/>
          <w:noProof/>
          <w:sz w:val="22"/>
          <w:szCs w:val="22"/>
          <w:lang w:val="en-GB"/>
        </w:rPr>
        <w:t>(Nust et al., 2020)</w:t>
      </w:r>
      <w:r w:rsidR="005720B6" w:rsidRPr="005720B6">
        <w:rPr>
          <w:rFonts w:asciiTheme="minorHAnsi" w:eastAsia="Times New Roman" w:hAnsiTheme="minorHAnsi" w:cstheme="minorHAnsi"/>
          <w:bCs/>
          <w:sz w:val="22"/>
          <w:szCs w:val="22"/>
          <w:lang w:val="en-GB"/>
        </w:rPr>
        <w:fldChar w:fldCharType="end"/>
      </w:r>
      <w:r w:rsidR="005720B6">
        <w:rPr>
          <w:rFonts w:asciiTheme="minorHAnsi" w:eastAsia="Times New Roman" w:hAnsiTheme="minorHAnsi" w:cstheme="minorHAnsi"/>
          <w:bCs/>
          <w:sz w:val="22"/>
          <w:szCs w:val="22"/>
          <w:lang w:val="en-GB"/>
        </w:rPr>
        <w:t xml:space="preserve"> to preserve other aspects of the runtime environment, and </w:t>
      </w:r>
      <w:r w:rsidR="008C382C">
        <w:rPr>
          <w:rFonts w:asciiTheme="minorHAnsi" w:eastAsia="Times New Roman" w:hAnsiTheme="minorHAnsi" w:cstheme="minorHAnsi"/>
          <w:bCs/>
          <w:sz w:val="22"/>
          <w:szCs w:val="22"/>
          <w:lang w:val="en-GB"/>
        </w:rPr>
        <w:t xml:space="preserve">(iii) </w:t>
      </w:r>
      <w:r w:rsidR="005720B6">
        <w:rPr>
          <w:rFonts w:asciiTheme="minorHAnsi" w:eastAsia="Times New Roman" w:hAnsiTheme="minorHAnsi" w:cstheme="minorHAnsi"/>
          <w:bCs/>
          <w:sz w:val="22"/>
          <w:szCs w:val="22"/>
          <w:lang w:val="en-GB"/>
        </w:rPr>
        <w:t xml:space="preserve">virtual machines using cloud systems or dedicated applications such as VMware, to overcome the dependencies on the operating system and hardware. </w:t>
      </w:r>
      <w:r w:rsidR="00033419">
        <w:rPr>
          <w:rFonts w:asciiTheme="minorHAnsi" w:eastAsia="Times New Roman" w:hAnsiTheme="minorHAnsi" w:cstheme="minorHAnsi"/>
          <w:bCs/>
          <w:sz w:val="22"/>
          <w:szCs w:val="22"/>
          <w:lang w:val="en-GB"/>
        </w:rPr>
        <w:t xml:space="preserve">We are currently investigating how to best approach this within the </w:t>
      </w:r>
      <w:r w:rsidR="00D628EA">
        <w:rPr>
          <w:rFonts w:asciiTheme="minorHAnsi" w:eastAsia="Times New Roman" w:hAnsiTheme="minorHAnsi" w:cstheme="minorHAnsi"/>
          <w:bCs/>
          <w:sz w:val="22"/>
          <w:szCs w:val="22"/>
          <w:lang w:val="en-GB"/>
        </w:rPr>
        <w:t xml:space="preserve">context of </w:t>
      </w:r>
      <w:r w:rsidR="00033419">
        <w:rPr>
          <w:rFonts w:asciiTheme="minorHAnsi" w:eastAsia="Times New Roman" w:hAnsiTheme="minorHAnsi" w:cstheme="minorHAnsi"/>
          <w:bCs/>
          <w:sz w:val="22"/>
          <w:szCs w:val="22"/>
          <w:lang w:val="en-GB"/>
        </w:rPr>
        <w:t xml:space="preserve">ENCORE. Reproducibility can further </w:t>
      </w:r>
      <w:r w:rsidR="00443847">
        <w:rPr>
          <w:rFonts w:asciiTheme="minorHAnsi" w:eastAsia="Times New Roman" w:hAnsiTheme="minorHAnsi" w:cstheme="minorHAnsi"/>
          <w:bCs/>
          <w:sz w:val="22"/>
          <w:szCs w:val="22"/>
          <w:lang w:val="en-GB"/>
        </w:rPr>
        <w:t xml:space="preserve">be </w:t>
      </w:r>
      <w:r w:rsidR="00033419">
        <w:rPr>
          <w:rFonts w:asciiTheme="minorHAnsi" w:eastAsia="Times New Roman" w:hAnsiTheme="minorHAnsi" w:cstheme="minorHAnsi"/>
          <w:bCs/>
          <w:sz w:val="22"/>
          <w:szCs w:val="22"/>
          <w:lang w:val="en-GB"/>
        </w:rPr>
        <w:t xml:space="preserve">improved by using scientific workflow systems, which </w:t>
      </w:r>
      <w:r w:rsidR="00D628EA">
        <w:rPr>
          <w:rFonts w:asciiTheme="minorHAnsi" w:eastAsia="Times New Roman" w:hAnsiTheme="minorHAnsi" w:cstheme="minorHAnsi"/>
          <w:bCs/>
          <w:sz w:val="22"/>
          <w:szCs w:val="22"/>
          <w:lang w:val="en-GB"/>
        </w:rPr>
        <w:t>have been</w:t>
      </w:r>
      <w:r w:rsidR="00033419">
        <w:rPr>
          <w:rFonts w:asciiTheme="minorHAnsi" w:eastAsia="Times New Roman" w:hAnsiTheme="minorHAnsi" w:cstheme="minorHAnsi"/>
          <w:bCs/>
          <w:sz w:val="22"/>
          <w:szCs w:val="22"/>
          <w:lang w:val="en-GB"/>
        </w:rPr>
        <w:t xml:space="preserve"> developed to modularize and execute steps in computations. Many workflow systems are available</w:t>
      </w:r>
      <w:r w:rsidR="0071695E">
        <w:rPr>
          <w:rFonts w:asciiTheme="minorHAnsi" w:eastAsia="Times New Roman" w:hAnsiTheme="minorHAnsi" w:cstheme="minorHAnsi"/>
          <w:bCs/>
          <w:sz w:val="22"/>
          <w:szCs w:val="22"/>
          <w:lang w:val="en-GB"/>
        </w:rPr>
        <w:t>,</w:t>
      </w:r>
      <w:r w:rsidR="00033419">
        <w:rPr>
          <w:rFonts w:asciiTheme="minorHAnsi" w:eastAsia="Times New Roman" w:hAnsiTheme="minorHAnsi" w:cstheme="minorHAnsi"/>
          <w:bCs/>
          <w:sz w:val="22"/>
          <w:szCs w:val="22"/>
          <w:lang w:val="en-GB"/>
        </w:rPr>
        <w:t xml:space="preserve"> including Galaxy</w:t>
      </w:r>
      <w:r w:rsidR="001832CB">
        <w:rPr>
          <w:rFonts w:asciiTheme="minorHAnsi" w:eastAsia="Times New Roman" w:hAnsiTheme="minorHAnsi" w:cstheme="minorHAnsi"/>
          <w:bCs/>
          <w:sz w:val="22"/>
          <w:szCs w:val="22"/>
          <w:lang w:val="en-GB"/>
        </w:rPr>
        <w:t xml:space="preserve"> </w:t>
      </w:r>
      <w:r w:rsidR="001832CB">
        <w:rPr>
          <w:rFonts w:asciiTheme="minorHAnsi" w:eastAsia="Times New Roman" w:hAnsiTheme="minorHAnsi" w:cstheme="minorHAnsi"/>
          <w:bCs/>
          <w:sz w:val="22"/>
          <w:szCs w:val="22"/>
          <w:lang w:val="en-GB"/>
        </w:rPr>
        <w:fldChar w:fldCharType="begin"/>
      </w:r>
      <w:r w:rsidR="001832CB">
        <w:rPr>
          <w:rFonts w:asciiTheme="minorHAnsi" w:eastAsia="Times New Roman" w:hAnsiTheme="minorHAnsi" w:cstheme="minorHAnsi"/>
          <w:bCs/>
          <w:sz w:val="22"/>
          <w:szCs w:val="22"/>
          <w:lang w:val="en-GB"/>
        </w:rPr>
        <w:instrText xml:space="preserve"> ADDIN EN.CITE &lt;EndNote&gt;&lt;Cite&gt;&lt;Author&gt;Galaxy&lt;/Author&gt;&lt;Year&gt;2022&lt;/Year&gt;&lt;RecNum&gt;7353&lt;/RecNum&gt;&lt;DisplayText&gt;(Galaxy, 2022)&lt;/DisplayText&gt;&lt;record&gt;&lt;rec-number&gt;7353&lt;/rec-number&gt;&lt;foreign-keys&gt;&lt;key app="EN" db-id="sfxpwwt9asr05de5przpt5fuvpdvta5wwtv2" timestamp="1690976393"&gt;7353&lt;/key&gt;&lt;/foreign-keys&gt;&lt;ref-type name="Journal Article"&gt;17&lt;/ref-type&gt;&lt;contributors&gt;&lt;authors&gt;&lt;author&gt;Galaxy, Community&lt;/author&gt;&lt;/authors&gt;&lt;/contributors&gt;&lt;titles&gt;&lt;title&gt;The Galaxy platform for accessible, reproducible and collaborative biomedical analyses: 2022 update&lt;/title&gt;&lt;secondary-title&gt;Nucleic Acids Res&lt;/secondary-title&gt;&lt;/titles&gt;&lt;periodical&gt;&lt;full-title&gt;Nucleic Acids Res&lt;/full-title&gt;&lt;abbr-1&gt;Nucleic acids research&lt;/abbr-1&gt;&lt;/periodical&gt;&lt;pages&gt;W345-W351&lt;/pages&gt;&lt;volume&gt;50&lt;/volume&gt;&lt;number&gt;W1&lt;/number&gt;&lt;keywords&gt;&lt;keyword&gt;Humans&lt;/keyword&gt;&lt;keyword&gt;*Computational Biology&lt;/keyword&gt;&lt;keyword&gt;*covid-19&lt;/keyword&gt;&lt;keyword&gt;SARS-CoV-2/genetics&lt;/keyword&gt;&lt;keyword&gt;Software&lt;/keyword&gt;&lt;keyword&gt;Workflow&lt;/keyword&gt;&lt;/keywords&gt;&lt;dates&gt;&lt;year&gt;2022&lt;/year&gt;&lt;pub-dates&gt;&lt;date&gt;Jul 5&lt;/date&gt;&lt;/pub-dates&gt;&lt;/dates&gt;&lt;isbn&gt;1362-4962 (Electronic)&amp;#xD;0305-1048 (Print)&amp;#xD;0305-1048 (Linking)&lt;/isbn&gt;&lt;accession-num&gt;35446428&lt;/accession-num&gt;&lt;urls&gt;&lt;related-urls&gt;&lt;url&gt;https://www.ncbi.nlm.nih.gov/pubmed/35446428&lt;/url&gt;&lt;url&gt;https://air.unimi.it/bitstream/2434/924926/2/gkac247.pdf&lt;/url&gt;&lt;/related-urls&gt;&lt;/urls&gt;&lt;custom2&gt;PMC9252830&lt;/custom2&gt;&lt;electronic-resource-num&gt;10.1093/nar/gkac247&lt;/electronic-resource-num&gt;&lt;remote-database-name&gt;Medline&lt;/remote-database-name&gt;&lt;remote-database-provider&gt;NLM&lt;/remote-database-provider&gt;&lt;/record&gt;&lt;/Cite&gt;&lt;/EndNote&gt;</w:instrText>
      </w:r>
      <w:r w:rsidR="001832CB">
        <w:rPr>
          <w:rFonts w:asciiTheme="minorHAnsi" w:eastAsia="Times New Roman" w:hAnsiTheme="minorHAnsi" w:cstheme="minorHAnsi"/>
          <w:bCs/>
          <w:sz w:val="22"/>
          <w:szCs w:val="22"/>
          <w:lang w:val="en-GB"/>
        </w:rPr>
        <w:fldChar w:fldCharType="separate"/>
      </w:r>
      <w:r w:rsidR="001832CB">
        <w:rPr>
          <w:rFonts w:asciiTheme="minorHAnsi" w:eastAsia="Times New Roman" w:hAnsiTheme="minorHAnsi" w:cstheme="minorHAnsi"/>
          <w:bCs/>
          <w:noProof/>
          <w:sz w:val="22"/>
          <w:szCs w:val="22"/>
          <w:lang w:val="en-GB"/>
        </w:rPr>
        <w:t>(Galaxy, 2022)</w:t>
      </w:r>
      <w:r w:rsidR="001832CB">
        <w:rPr>
          <w:rFonts w:asciiTheme="minorHAnsi" w:eastAsia="Times New Roman" w:hAnsiTheme="minorHAnsi" w:cstheme="minorHAnsi"/>
          <w:bCs/>
          <w:sz w:val="22"/>
          <w:szCs w:val="22"/>
          <w:lang w:val="en-GB"/>
        </w:rPr>
        <w:fldChar w:fldCharType="end"/>
      </w:r>
      <w:r w:rsidR="00033419">
        <w:rPr>
          <w:rFonts w:asciiTheme="minorHAnsi" w:eastAsia="Times New Roman" w:hAnsiTheme="minorHAnsi" w:cstheme="minorHAnsi"/>
          <w:bCs/>
          <w:sz w:val="22"/>
          <w:szCs w:val="22"/>
          <w:lang w:val="en-GB"/>
        </w:rPr>
        <w:t>, KNIME</w:t>
      </w:r>
      <w:r w:rsidR="005508FE">
        <w:rPr>
          <w:rFonts w:asciiTheme="minorHAnsi" w:eastAsia="Times New Roman" w:hAnsiTheme="minorHAnsi" w:cstheme="minorHAnsi"/>
          <w:bCs/>
          <w:sz w:val="22"/>
          <w:szCs w:val="22"/>
          <w:lang w:val="en-GB"/>
        </w:rPr>
        <w:t xml:space="preserve"> </w:t>
      </w:r>
      <w:r w:rsidR="005508FE">
        <w:rPr>
          <w:rFonts w:asciiTheme="minorHAnsi" w:eastAsia="Times New Roman" w:hAnsiTheme="minorHAnsi" w:cstheme="minorHAnsi"/>
          <w:bCs/>
          <w:sz w:val="22"/>
          <w:szCs w:val="22"/>
          <w:lang w:val="en-GB"/>
        </w:rPr>
        <w:fldChar w:fldCharType="begin"/>
      </w:r>
      <w:r w:rsidR="009B506C">
        <w:rPr>
          <w:rFonts w:asciiTheme="minorHAnsi" w:eastAsia="Times New Roman" w:hAnsiTheme="minorHAnsi" w:cstheme="minorHAnsi"/>
          <w:bCs/>
          <w:sz w:val="22"/>
          <w:szCs w:val="22"/>
          <w:lang w:val="en-GB"/>
        </w:rPr>
        <w:instrText xml:space="preserve"> ADDIN EN.CITE &lt;EndNote&gt;&lt;Cite&gt;&lt;Author&gt;Berthold&lt;/Author&gt;&lt;Year&gt;2008&lt;/Year&gt;&lt;RecNum&gt;7354&lt;/RecNum&gt;&lt;DisplayText&gt;(Berthold et al., 2008)&lt;/DisplayText&gt;&lt;record&gt;&lt;rec-number&gt;7354&lt;/rec-number&gt;&lt;foreign-keys&gt;&lt;key app="EN" db-id="sfxpwwt9asr05de5przpt5fuvpdvta5wwtv2" timestamp="1690976818"&gt;7354&lt;/key&gt;&lt;/foreign-keys&gt;&lt;ref-type name="Conference Proceedings"&gt;10&lt;/ref-type&gt;&lt;contributors&gt;&lt;authors&gt;&lt;author&gt;Berthold, Michael R.&lt;/author&gt;&lt;author&gt;Cebron, Nicolas&lt;/author&gt;&lt;author&gt;Dill, Fabian&lt;/author&gt;&lt;author&gt;Gabriel, Thomas R.&lt;/author&gt;&lt;author&gt;Kötter, Tobias&lt;/author&gt;&lt;author&gt;Meinl, Thorsten&lt;/author&gt;&lt;author&gt;Ohl, Peter&lt;/author&gt;&lt;author&gt;Sieb, Christoph&lt;/author&gt;&lt;author&gt;Thiel, Kilian&lt;/author&gt;&lt;author&gt;Wiswedel, Bernd&lt;/author&gt;&lt;/authors&gt;&lt;secondary-authors&gt;&lt;author&gt;Preisach, Christine&lt;/author&gt;&lt;author&gt;Burkhardt, Hans&lt;/author&gt;&lt;author&gt;Schmidt-Thieme, Lars&lt;/author&gt;&lt;author&gt;Decker, Reinhold&lt;/author&gt;&lt;/secondary-authors&gt;&lt;/contributors&gt;&lt;titles&gt;&lt;title&gt;KNIME: The Konstanz Information Miner&lt;/title&gt;&lt;secondary-title&gt;Data Analysis, Machine Learning and Applications&lt;/secondary-title&gt;&lt;/titles&gt;&lt;pages&gt;319-326&lt;/pages&gt;&lt;dates&gt;&lt;year&gt;2008&lt;/year&gt;&lt;/dates&gt;&lt;pub-location&gt;Berlin, Heidelberg&lt;/pub-location&gt;&lt;publisher&gt;Springer Berlin Heidelberg&lt;/publisher&gt;&lt;isbn&gt;978-3-540-78246-9&lt;/isbn&gt;&lt;urls&gt;&lt;/urls&gt;&lt;/record&gt;&lt;/Cite&gt;&lt;/EndNote&gt;</w:instrText>
      </w:r>
      <w:r w:rsidR="005508FE">
        <w:rPr>
          <w:rFonts w:asciiTheme="minorHAnsi" w:eastAsia="Times New Roman" w:hAnsiTheme="minorHAnsi" w:cstheme="minorHAnsi"/>
          <w:bCs/>
          <w:sz w:val="22"/>
          <w:szCs w:val="22"/>
          <w:lang w:val="en-GB"/>
        </w:rPr>
        <w:fldChar w:fldCharType="separate"/>
      </w:r>
      <w:r w:rsidR="005508FE">
        <w:rPr>
          <w:rFonts w:asciiTheme="minorHAnsi" w:eastAsia="Times New Roman" w:hAnsiTheme="minorHAnsi" w:cstheme="minorHAnsi"/>
          <w:bCs/>
          <w:noProof/>
          <w:sz w:val="22"/>
          <w:szCs w:val="22"/>
          <w:lang w:val="en-GB"/>
        </w:rPr>
        <w:t>(Berthold et al., 2008)</w:t>
      </w:r>
      <w:r w:rsidR="005508FE">
        <w:rPr>
          <w:rFonts w:asciiTheme="minorHAnsi" w:eastAsia="Times New Roman" w:hAnsiTheme="minorHAnsi" w:cstheme="minorHAnsi"/>
          <w:bCs/>
          <w:sz w:val="22"/>
          <w:szCs w:val="22"/>
          <w:lang w:val="en-GB"/>
        </w:rPr>
        <w:fldChar w:fldCharType="end"/>
      </w:r>
      <w:r w:rsidR="00033419">
        <w:rPr>
          <w:rFonts w:asciiTheme="minorHAnsi" w:eastAsia="Times New Roman" w:hAnsiTheme="minorHAnsi" w:cstheme="minorHAnsi"/>
          <w:bCs/>
          <w:sz w:val="22"/>
          <w:szCs w:val="22"/>
          <w:lang w:val="en-GB"/>
        </w:rPr>
        <w:t xml:space="preserve">, </w:t>
      </w:r>
      <w:proofErr w:type="spellStart"/>
      <w:r w:rsidR="00033419">
        <w:rPr>
          <w:rFonts w:asciiTheme="minorHAnsi" w:eastAsia="Times New Roman" w:hAnsiTheme="minorHAnsi" w:cstheme="minorHAnsi"/>
          <w:bCs/>
          <w:sz w:val="22"/>
          <w:szCs w:val="22"/>
          <w:lang w:val="en-GB"/>
        </w:rPr>
        <w:t>Snakemake</w:t>
      </w:r>
      <w:proofErr w:type="spellEnd"/>
      <w:r w:rsidR="005508FE">
        <w:rPr>
          <w:rFonts w:asciiTheme="minorHAnsi" w:eastAsia="Times New Roman" w:hAnsiTheme="minorHAnsi" w:cstheme="minorHAnsi"/>
          <w:bCs/>
          <w:sz w:val="22"/>
          <w:szCs w:val="22"/>
          <w:lang w:val="en-GB"/>
        </w:rPr>
        <w:t xml:space="preserve"> </w:t>
      </w:r>
      <w:r w:rsidR="005508FE">
        <w:rPr>
          <w:rFonts w:asciiTheme="minorHAnsi" w:eastAsia="Times New Roman" w:hAnsiTheme="minorHAnsi" w:cstheme="minorHAnsi"/>
          <w:bCs/>
          <w:sz w:val="22"/>
          <w:szCs w:val="22"/>
          <w:lang w:val="en-GB"/>
        </w:rPr>
        <w:fldChar w:fldCharType="begin">
          <w:fldData xml:space="preserve">PEVuZE5vdGU+PENpdGU+PEF1dGhvcj5Nb2xkZXI8L0F1dGhvcj48WWVhcj4yMDIxPC9ZZWFyPjxS
ZWNOdW0+NzM1NTwvUmVjTnVtPjxEaXNwbGF5VGV4dD4oTW9sZGVyIGV0IGFsLiwgMjAyMSk8L0Rp
c3BsYXlUZXh0PjxyZWNvcmQ+PHJlYy1udW1iZXI+NzM1NTwvcmVjLW51bWJlcj48Zm9yZWlnbi1r
ZXlzPjxrZXkgYXBwPSJFTiIgZGItaWQ9InNmeHB3d3Q5YXNyMDVkZTVwcnpwdDVmdXZwZHZ0YTV3
d3R2MiIgdGltZXN0YW1wPSIxNjkwOTc3MDk2Ij43MzU1PC9rZXk+PC9mb3JlaWduLWtleXM+PHJl
Zi10eXBlIG5hbWU9IkpvdXJuYWwgQXJ0aWNsZSI+MTc8L3JlZi10eXBlPjxjb250cmlidXRvcnM+
PGF1dGhvcnM+PGF1dGhvcj5Nb2xkZXIsIEYuPC9hdXRob3I+PGF1dGhvcj5KYWJsb25za2ksIEsu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LCBTLjwvYXV0aG9yPjxhdXRob3I+S29zdGVyLCBKLjwvYXV0aG9yPjwvYXV0aG9ycz48L2NvbnRy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PC92b2x1bWU+PGVkaXRpb24+MjAyMTAxMTg8L2VkaXRpb24+PGtleXdvcmRzPjxrZXl3b3JkPipE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</w:fldData>
        </w:fldChar>
      </w:r>
      <w:r w:rsidR="005508FE">
        <w:rPr>
          <w:rFonts w:asciiTheme="minorHAnsi" w:eastAsia="Times New Roman" w:hAnsiTheme="minorHAnsi" w:cstheme="minorHAnsi"/>
          <w:bCs/>
          <w:sz w:val="22"/>
          <w:szCs w:val="22"/>
          <w:lang w:val="en-GB"/>
        </w:rPr>
        <w:instrText xml:space="preserve"> ADDIN EN.CITE </w:instrText>
      </w:r>
      <w:r w:rsidR="005508FE">
        <w:rPr>
          <w:rFonts w:asciiTheme="minorHAnsi" w:eastAsia="Times New Roman" w:hAnsiTheme="minorHAnsi" w:cstheme="minorHAnsi"/>
          <w:bCs/>
          <w:sz w:val="22"/>
          <w:szCs w:val="22"/>
          <w:lang w:val="en-GB"/>
        </w:rPr>
        <w:fldChar w:fldCharType="begin">
          <w:fldData xml:space="preserve">PEVuZE5vdGU+PENpdGU+PEF1dGhvcj5Nb2xkZXI8L0F1dGhvcj48WWVhcj4yMDIxPC9ZZWFyPjxS
ZWNOdW0+NzM1NTwvUmVjTnVtPjxEaXNwbGF5VGV4dD4oTW9sZGVyIGV0IGFsLiwgMjAyMSk8L0Rp
c3BsYXlUZXh0PjxyZWNvcmQ+PHJlYy1udW1iZXI+NzM1NTwvcmVjLW51bWJlcj48Zm9yZWlnbi1r
ZXlzPjxrZXkgYXBwPSJFTiIgZGItaWQ9InNmeHB3d3Q5YXNyMDVkZTVwcnpwdDVmdXZwZHZ0YTV3
d3R2MiIgdGltZXN0YW1wPSIxNjkwOTc3MDk2Ij43MzU1PC9rZXk+PC9mb3JlaWduLWtleXM+PHJl
Zi10eXBlIG5hbWU9IkpvdXJuYWwgQXJ0aWNsZSI+MTc8L3JlZi10eXBlPjxjb250cmlidXRvcnM+
PGF1dGhvcnM+PGF1dGhvcj5Nb2xkZXIsIEYuPC9hdXRob3I+PGF1dGhvcj5KYWJsb25za2ksIEsu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LCBTLjwvYXV0aG9yPjxhdXRob3I+S29zdGVyLCBKLjwvYXV0aG9yPjwvYXV0aG9ycz48L2NvbnRy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PC92b2x1bWU+PGVkaXRpb24+MjAyMTAxMTg8L2VkaXRpb24+PGtleXdvcmRzPjxrZXl3b3JkPipE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</w:fldData>
        </w:fldChar>
      </w:r>
      <w:r w:rsidR="005508FE">
        <w:rPr>
          <w:rFonts w:asciiTheme="minorHAnsi" w:eastAsia="Times New Roman" w:hAnsiTheme="minorHAnsi" w:cstheme="minorHAnsi"/>
          <w:bCs/>
          <w:sz w:val="22"/>
          <w:szCs w:val="22"/>
          <w:lang w:val="en-GB"/>
        </w:rPr>
        <w:instrText xml:space="preserve"> ADDIN EN.CITE.DATA </w:instrText>
      </w:r>
      <w:r w:rsidR="005508FE">
        <w:rPr>
          <w:rFonts w:asciiTheme="minorHAnsi" w:eastAsia="Times New Roman" w:hAnsiTheme="minorHAnsi" w:cstheme="minorHAnsi"/>
          <w:bCs/>
          <w:sz w:val="22"/>
          <w:szCs w:val="22"/>
          <w:lang w:val="en-GB"/>
        </w:rPr>
      </w:r>
      <w:r w:rsidR="005508FE">
        <w:rPr>
          <w:rFonts w:asciiTheme="minorHAnsi" w:eastAsia="Times New Roman" w:hAnsiTheme="minorHAnsi" w:cstheme="minorHAnsi"/>
          <w:bCs/>
          <w:sz w:val="22"/>
          <w:szCs w:val="22"/>
          <w:lang w:val="en-GB"/>
        </w:rPr>
        <w:fldChar w:fldCharType="end"/>
      </w:r>
      <w:r w:rsidR="005508FE">
        <w:rPr>
          <w:rFonts w:asciiTheme="minorHAnsi" w:eastAsia="Times New Roman" w:hAnsiTheme="minorHAnsi" w:cstheme="minorHAnsi"/>
          <w:bCs/>
          <w:sz w:val="22"/>
          <w:szCs w:val="22"/>
          <w:lang w:val="en-GB"/>
        </w:rPr>
      </w:r>
      <w:r w:rsidR="005508FE">
        <w:rPr>
          <w:rFonts w:asciiTheme="minorHAnsi" w:eastAsia="Times New Roman" w:hAnsiTheme="minorHAnsi" w:cstheme="minorHAnsi"/>
          <w:bCs/>
          <w:sz w:val="22"/>
          <w:szCs w:val="22"/>
          <w:lang w:val="en-GB"/>
        </w:rPr>
        <w:fldChar w:fldCharType="separate"/>
      </w:r>
      <w:r w:rsidR="005508FE">
        <w:rPr>
          <w:rFonts w:asciiTheme="minorHAnsi" w:eastAsia="Times New Roman" w:hAnsiTheme="minorHAnsi" w:cstheme="minorHAnsi"/>
          <w:bCs/>
          <w:noProof/>
          <w:sz w:val="22"/>
          <w:szCs w:val="22"/>
          <w:lang w:val="en-GB"/>
        </w:rPr>
        <w:t xml:space="preserve">(Molder et al., </w:t>
      </w:r>
      <w:r w:rsidR="005508FE">
        <w:rPr>
          <w:rFonts w:asciiTheme="minorHAnsi" w:eastAsia="Times New Roman" w:hAnsiTheme="minorHAnsi" w:cstheme="minorHAnsi"/>
          <w:bCs/>
          <w:noProof/>
          <w:sz w:val="22"/>
          <w:szCs w:val="22"/>
          <w:lang w:val="en-GB"/>
        </w:rPr>
        <w:lastRenderedPageBreak/>
        <w:t>2021)</w:t>
      </w:r>
      <w:r w:rsidR="005508FE">
        <w:rPr>
          <w:rFonts w:asciiTheme="minorHAnsi" w:eastAsia="Times New Roman" w:hAnsiTheme="minorHAnsi" w:cstheme="minorHAnsi"/>
          <w:bCs/>
          <w:sz w:val="22"/>
          <w:szCs w:val="22"/>
          <w:lang w:val="en-GB"/>
        </w:rPr>
        <w:fldChar w:fldCharType="end"/>
      </w:r>
      <w:r w:rsidR="005508FE">
        <w:rPr>
          <w:rFonts w:asciiTheme="minorHAnsi" w:eastAsia="Times New Roman" w:hAnsiTheme="minorHAnsi" w:cstheme="minorHAnsi"/>
          <w:bCs/>
          <w:sz w:val="22"/>
          <w:szCs w:val="22"/>
          <w:lang w:val="en-GB"/>
        </w:rPr>
        <w:t xml:space="preserve"> and</w:t>
      </w:r>
      <w:r w:rsidR="00033419">
        <w:rPr>
          <w:rFonts w:asciiTheme="minorHAnsi" w:eastAsia="Times New Roman" w:hAnsiTheme="minorHAnsi" w:cstheme="minorHAnsi"/>
          <w:bCs/>
          <w:sz w:val="22"/>
          <w:szCs w:val="22"/>
          <w:lang w:val="en-GB"/>
        </w:rPr>
        <w:t xml:space="preserve"> </w:t>
      </w:r>
      <w:proofErr w:type="spellStart"/>
      <w:r w:rsidR="00033419">
        <w:rPr>
          <w:rFonts w:asciiTheme="minorHAnsi" w:eastAsia="Times New Roman" w:hAnsiTheme="minorHAnsi" w:cstheme="minorHAnsi"/>
          <w:bCs/>
          <w:sz w:val="22"/>
          <w:szCs w:val="22"/>
          <w:lang w:val="en-GB"/>
        </w:rPr>
        <w:t>Nextflow</w:t>
      </w:r>
      <w:proofErr w:type="spellEnd"/>
      <w:r w:rsidR="00341B00">
        <w:rPr>
          <w:rFonts w:asciiTheme="minorHAnsi" w:eastAsia="Times New Roman" w:hAnsiTheme="minorHAnsi" w:cstheme="minorHAnsi"/>
          <w:bCs/>
          <w:sz w:val="22"/>
          <w:szCs w:val="22"/>
          <w:lang w:val="en-GB"/>
        </w:rPr>
        <w:t xml:space="preserve"> </w:t>
      </w:r>
      <w:r w:rsidR="00341B00">
        <w:rPr>
          <w:rFonts w:asciiTheme="minorHAnsi" w:eastAsia="Times New Roman" w:hAnsiTheme="minorHAnsi" w:cstheme="minorHAnsi"/>
          <w:bCs/>
          <w:sz w:val="22"/>
          <w:szCs w:val="22"/>
          <w:lang w:val="en-GB"/>
        </w:rPr>
        <w:fldChar w:fldCharType="begin"/>
      </w:r>
      <w:r w:rsidR="00341B00">
        <w:rPr>
          <w:rFonts w:asciiTheme="minorHAnsi" w:eastAsia="Times New Roman" w:hAnsiTheme="minorHAnsi" w:cstheme="minorHAnsi"/>
          <w:bCs/>
          <w:sz w:val="22"/>
          <w:szCs w:val="22"/>
          <w:lang w:val="en-GB"/>
        </w:rPr>
        <w:instrText xml:space="preserve"> ADDIN EN.CITE &lt;EndNote&gt;&lt;Cite&gt;&lt;Author&gt;Di Tommaso&lt;/Author&gt;&lt;Year&gt;2017&lt;/Year&gt;&lt;RecNum&gt;7356&lt;/RecNum&gt;&lt;DisplayText&gt;(Di Tommaso et al., 2017)&lt;/DisplayText&gt;&lt;record&gt;&lt;rec-number&gt;7356&lt;/rec-number&gt;&lt;foreign-keys&gt;&lt;key app="EN" db-id="sfxpwwt9asr05de5przpt5fuvpdvta5wwtv2" timestamp="1690977353"&gt;7356&lt;/key&gt;&lt;/foreign-keys&gt;&lt;ref-type name="Journal Article"&gt;17&lt;/ref-type&gt;&lt;contributors&gt;&lt;authors&gt;&lt;author&gt;Di Tommaso, P.&lt;/author&gt;&lt;author&gt;Chatzou, M.&lt;/author&gt;&lt;author&gt;Floden, E. W.&lt;/author&gt;&lt;author&gt;Barja, P. P.&lt;/author&gt;&lt;author&gt;Palumbo, E.&lt;/author&gt;&lt;author&gt;Notredame, C.&lt;/author&gt;&lt;/authors&gt;&lt;/contributors&gt;&lt;auth-address&gt;Centre for Genomic Regulation (CRG), The Barcelona Institute for Science and Technology, Barcelona, Spain.&amp;#xD;Universitat Pompeu Fabra (UPF), Barcelona, Spain.&lt;/auth-address&gt;&lt;titles&gt;&lt;title&gt;Nextflow enables reproducible computational workflows&lt;/title&gt;&lt;secondary-title&gt;Nat Biotechnol&lt;/secondary-title&gt;&lt;/titles&gt;&lt;periodical&gt;&lt;full-title&gt;Nat Biotechnol&lt;/full-title&gt;&lt;abbr-1&gt;Nature biotechnology&lt;/abbr-1&gt;&lt;/periodical&gt;&lt;pages&gt;316-319&lt;/pages&gt;&lt;volume&gt;35&lt;/volume&gt;&lt;number&gt;4&lt;/number&gt;&lt;keywords&gt;&lt;keyword&gt;Computational Biology/*methods&lt;/keyword&gt;&lt;keyword&gt;*Electronic Data Processing&lt;/keyword&gt;&lt;keyword&gt;*Genomics&lt;/keyword&gt;&lt;keyword&gt;*Software&lt;/keyword&gt;&lt;keyword&gt;Workflow&lt;/keyword&gt;&lt;/keywords&gt;&lt;dates&gt;&lt;year&gt;2017&lt;/year&gt;&lt;pub-dates&gt;&lt;date&gt;Apr 11&lt;/date&gt;&lt;/pub-dates&gt;&lt;/dates&gt;&lt;isbn&gt;1546-1696 (Electronic)&amp;#xD;1087-0156 (Linking)&lt;/isbn&gt;&lt;accession-num&gt;28398311&lt;/accession-num&gt;&lt;urls&gt;&lt;related-urls&gt;&lt;url&gt;https://www.ncbi.nlm.nih.gov/pubmed/28398311&lt;/url&gt;&lt;url&gt;https://www.nature.com/articles/nbt.3820&lt;/url&gt;&lt;/related-urls&gt;&lt;/urls&gt;&lt;electronic-resource-num&gt;10.1038/nbt.3820&lt;/electronic-resource-num&gt;&lt;remote-database-name&gt;Medline&lt;/remote-database-name&gt;&lt;remote-database-provider&gt;NLM&lt;/remote-database-provider&gt;&lt;/record&gt;&lt;/Cite&gt;&lt;/EndNote&gt;</w:instrText>
      </w:r>
      <w:r w:rsidR="00341B00">
        <w:rPr>
          <w:rFonts w:asciiTheme="minorHAnsi" w:eastAsia="Times New Roman" w:hAnsiTheme="minorHAnsi" w:cstheme="minorHAnsi"/>
          <w:bCs/>
          <w:sz w:val="22"/>
          <w:szCs w:val="22"/>
          <w:lang w:val="en-GB"/>
        </w:rPr>
        <w:fldChar w:fldCharType="separate"/>
      </w:r>
      <w:r w:rsidR="00341B00">
        <w:rPr>
          <w:rFonts w:asciiTheme="minorHAnsi" w:eastAsia="Times New Roman" w:hAnsiTheme="minorHAnsi" w:cstheme="minorHAnsi"/>
          <w:bCs/>
          <w:noProof/>
          <w:sz w:val="22"/>
          <w:szCs w:val="22"/>
          <w:lang w:val="en-GB"/>
        </w:rPr>
        <w:t>(Di Tommaso et al., 2017)</w:t>
      </w:r>
      <w:r w:rsidR="00341B00">
        <w:rPr>
          <w:rFonts w:asciiTheme="minorHAnsi" w:eastAsia="Times New Roman" w:hAnsiTheme="minorHAnsi" w:cstheme="minorHAnsi"/>
          <w:bCs/>
          <w:sz w:val="22"/>
          <w:szCs w:val="22"/>
          <w:lang w:val="en-GB"/>
        </w:rPr>
        <w:fldChar w:fldCharType="end"/>
      </w:r>
      <w:r w:rsidR="005508FE">
        <w:rPr>
          <w:rFonts w:asciiTheme="minorHAnsi" w:eastAsia="Times New Roman" w:hAnsiTheme="minorHAnsi" w:cstheme="minorHAnsi"/>
          <w:bCs/>
          <w:sz w:val="22"/>
          <w:szCs w:val="22"/>
          <w:lang w:val="en-GB"/>
        </w:rPr>
        <w:t>.</w:t>
      </w:r>
      <w:r w:rsidR="00341B00">
        <w:rPr>
          <w:rFonts w:asciiTheme="minorHAnsi" w:eastAsia="Times New Roman" w:hAnsiTheme="minorHAnsi" w:cstheme="minorHAnsi"/>
          <w:bCs/>
          <w:sz w:val="22"/>
          <w:szCs w:val="22"/>
          <w:lang w:val="en-GB"/>
        </w:rPr>
        <w:t xml:space="preserve"> These workflow systems improve reproducibility and help to maintain and share computational analyses. They also allow incorporation of steps that otherwise would have been performed manually. </w:t>
      </w:r>
      <w:r w:rsidR="00443847">
        <w:rPr>
          <w:rFonts w:asciiTheme="minorHAnsi" w:eastAsia="Times New Roman" w:hAnsiTheme="minorHAnsi" w:cstheme="minorHAnsi"/>
          <w:bCs/>
          <w:sz w:val="22"/>
          <w:szCs w:val="22"/>
          <w:lang w:val="en-GB"/>
        </w:rPr>
        <w:t>Our group has</w:t>
      </w:r>
      <w:r w:rsidR="00341B00">
        <w:rPr>
          <w:rFonts w:asciiTheme="minorHAnsi" w:eastAsia="Times New Roman" w:hAnsiTheme="minorHAnsi" w:cstheme="minorHAnsi"/>
          <w:bCs/>
          <w:sz w:val="22"/>
          <w:szCs w:val="22"/>
          <w:lang w:val="en-GB"/>
        </w:rPr>
        <w:t xml:space="preserve"> used workflow systems in the past (e.g., </w:t>
      </w:r>
      <w:r w:rsidR="007F37E1">
        <w:rPr>
          <w:rFonts w:asciiTheme="minorHAnsi" w:eastAsia="Times New Roman" w:hAnsiTheme="minorHAnsi" w:cstheme="minorHAnsi"/>
          <w:bCs/>
          <w:sz w:val="22"/>
          <w:szCs w:val="22"/>
          <w:lang w:val="en-GB"/>
        </w:rPr>
        <w:fldChar w:fldCharType="begin">
          <w:fldData xml:space="preserve">PEVuZE5vdGU+PENpdGU+PEF1dGhvcj5NYWRvdWdvdTwvQXV0aG9yPjxZZWFyPjIwMTI8L1llYXI+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</w:fldData>
        </w:fldChar>
      </w:r>
      <w:r w:rsidR="003C3F83">
        <w:rPr>
          <w:rFonts w:asciiTheme="minorHAnsi" w:eastAsia="Times New Roman" w:hAnsiTheme="minorHAnsi" w:cstheme="minorHAnsi"/>
          <w:bCs/>
          <w:sz w:val="22"/>
          <w:szCs w:val="22"/>
          <w:lang w:val="en-GB"/>
        </w:rPr>
        <w:instrText xml:space="preserve"> ADDIN EN.CITE </w:instrText>
      </w:r>
      <w:r w:rsidR="003C3F83">
        <w:rPr>
          <w:rFonts w:asciiTheme="minorHAnsi" w:eastAsia="Times New Roman" w:hAnsiTheme="minorHAnsi" w:cstheme="minorHAnsi"/>
          <w:bCs/>
          <w:sz w:val="22"/>
          <w:szCs w:val="22"/>
          <w:lang w:val="en-GB"/>
        </w:rPr>
        <w:fldChar w:fldCharType="begin">
          <w:fldData xml:space="preserve">PEVuZE5vdGU+PENpdGU+PEF1dGhvcj5NYWRvdWdvdTwvQXV0aG9yPjxZZWFyPjIwMTI8L1llYXI+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</w:fldData>
        </w:fldChar>
      </w:r>
      <w:r w:rsidR="003C3F83">
        <w:rPr>
          <w:rFonts w:asciiTheme="minorHAnsi" w:eastAsia="Times New Roman" w:hAnsiTheme="minorHAnsi" w:cstheme="minorHAnsi"/>
          <w:bCs/>
          <w:sz w:val="22"/>
          <w:szCs w:val="22"/>
          <w:lang w:val="en-GB"/>
        </w:rPr>
        <w:instrText xml:space="preserve"> ADDIN EN.CITE.DATA </w:instrText>
      </w:r>
      <w:r w:rsidR="003C3F83">
        <w:rPr>
          <w:rFonts w:asciiTheme="minorHAnsi" w:eastAsia="Times New Roman" w:hAnsiTheme="minorHAnsi" w:cstheme="minorHAnsi"/>
          <w:bCs/>
          <w:sz w:val="22"/>
          <w:szCs w:val="22"/>
          <w:lang w:val="en-GB"/>
        </w:rPr>
      </w:r>
      <w:r w:rsidR="003C3F83">
        <w:rPr>
          <w:rFonts w:asciiTheme="minorHAnsi" w:eastAsia="Times New Roman" w:hAnsiTheme="minorHAnsi" w:cstheme="minorHAnsi"/>
          <w:bCs/>
          <w:sz w:val="22"/>
          <w:szCs w:val="22"/>
          <w:lang w:val="en-GB"/>
        </w:rPr>
        <w:fldChar w:fldCharType="end"/>
      </w:r>
      <w:r w:rsidR="007F37E1">
        <w:rPr>
          <w:rFonts w:asciiTheme="minorHAnsi" w:eastAsia="Times New Roman" w:hAnsiTheme="minorHAnsi" w:cstheme="minorHAnsi"/>
          <w:bCs/>
          <w:sz w:val="22"/>
          <w:szCs w:val="22"/>
          <w:lang w:val="en-GB"/>
        </w:rPr>
      </w:r>
      <w:r w:rsidR="007F37E1">
        <w:rPr>
          <w:rFonts w:asciiTheme="minorHAnsi" w:eastAsia="Times New Roman" w:hAnsiTheme="minorHAnsi" w:cstheme="minorHAnsi"/>
          <w:bCs/>
          <w:sz w:val="22"/>
          <w:szCs w:val="22"/>
          <w:lang w:val="en-GB"/>
        </w:rPr>
        <w:fldChar w:fldCharType="separate"/>
      </w:r>
      <w:r w:rsidR="00A16FFA">
        <w:rPr>
          <w:rFonts w:asciiTheme="minorHAnsi" w:eastAsia="Times New Roman" w:hAnsiTheme="minorHAnsi" w:cstheme="minorHAnsi"/>
          <w:bCs/>
          <w:noProof/>
          <w:sz w:val="22"/>
          <w:szCs w:val="22"/>
          <w:lang w:val="en-GB"/>
        </w:rPr>
        <w:t>(Boekel et al., 2015; Madougou et al., 2012)</w:t>
      </w:r>
      <w:r w:rsidR="007F37E1">
        <w:rPr>
          <w:rFonts w:asciiTheme="minorHAnsi" w:eastAsia="Times New Roman" w:hAnsiTheme="minorHAnsi" w:cstheme="minorHAnsi"/>
          <w:bCs/>
          <w:sz w:val="22"/>
          <w:szCs w:val="22"/>
          <w:lang w:val="en-GB"/>
        </w:rPr>
        <w:fldChar w:fldCharType="end"/>
      </w:r>
      <w:r w:rsidR="00341B00">
        <w:rPr>
          <w:rFonts w:asciiTheme="minorHAnsi" w:eastAsia="Times New Roman" w:hAnsiTheme="minorHAnsi" w:cstheme="minorHAnsi"/>
          <w:bCs/>
          <w:sz w:val="22"/>
          <w:szCs w:val="22"/>
          <w:lang w:val="en-GB"/>
        </w:rPr>
        <w:t>)</w:t>
      </w:r>
      <w:r w:rsidR="00D628EA">
        <w:rPr>
          <w:rFonts w:asciiTheme="minorHAnsi" w:eastAsia="Times New Roman" w:hAnsiTheme="minorHAnsi" w:cstheme="minorHAnsi"/>
          <w:bCs/>
          <w:sz w:val="22"/>
          <w:szCs w:val="22"/>
          <w:lang w:val="en-GB"/>
        </w:rPr>
        <w:t>,</w:t>
      </w:r>
      <w:r w:rsidR="00341B00">
        <w:rPr>
          <w:rFonts w:asciiTheme="minorHAnsi" w:eastAsia="Times New Roman" w:hAnsiTheme="minorHAnsi" w:cstheme="minorHAnsi"/>
          <w:bCs/>
          <w:sz w:val="22"/>
          <w:szCs w:val="22"/>
          <w:lang w:val="en-GB"/>
        </w:rPr>
        <w:t xml:space="preserve"> but </w:t>
      </w:r>
      <w:r w:rsidR="002A015B">
        <w:rPr>
          <w:rFonts w:asciiTheme="minorHAnsi" w:eastAsia="Times New Roman" w:hAnsiTheme="minorHAnsi" w:cstheme="minorHAnsi"/>
          <w:bCs/>
          <w:sz w:val="22"/>
          <w:szCs w:val="22"/>
          <w:lang w:val="en-GB"/>
        </w:rPr>
        <w:t xml:space="preserve">we decided </w:t>
      </w:r>
      <w:r w:rsidR="00341B00">
        <w:rPr>
          <w:rFonts w:asciiTheme="minorHAnsi" w:eastAsia="Times New Roman" w:hAnsiTheme="minorHAnsi" w:cstheme="minorHAnsi"/>
          <w:bCs/>
          <w:sz w:val="22"/>
          <w:szCs w:val="22"/>
          <w:lang w:val="en-GB"/>
        </w:rPr>
        <w:t xml:space="preserve">not </w:t>
      </w:r>
      <w:r w:rsidR="002A015B">
        <w:rPr>
          <w:rFonts w:asciiTheme="minorHAnsi" w:eastAsia="Times New Roman" w:hAnsiTheme="minorHAnsi" w:cstheme="minorHAnsi"/>
          <w:bCs/>
          <w:sz w:val="22"/>
          <w:szCs w:val="22"/>
          <w:lang w:val="en-GB"/>
        </w:rPr>
        <w:t xml:space="preserve">to </w:t>
      </w:r>
      <w:r w:rsidR="00341B00">
        <w:rPr>
          <w:rFonts w:asciiTheme="minorHAnsi" w:eastAsia="Times New Roman" w:hAnsiTheme="minorHAnsi" w:cstheme="minorHAnsi"/>
          <w:bCs/>
          <w:sz w:val="22"/>
          <w:szCs w:val="22"/>
          <w:lang w:val="en-GB"/>
        </w:rPr>
        <w:t xml:space="preserve">make </w:t>
      </w:r>
      <w:r w:rsidR="002A015B">
        <w:rPr>
          <w:rFonts w:asciiTheme="minorHAnsi" w:eastAsia="Times New Roman" w:hAnsiTheme="minorHAnsi" w:cstheme="minorHAnsi"/>
          <w:bCs/>
          <w:sz w:val="22"/>
          <w:szCs w:val="22"/>
          <w:lang w:val="en-GB"/>
        </w:rPr>
        <w:t xml:space="preserve">a workflow system </w:t>
      </w:r>
      <w:r w:rsidR="00D628EA">
        <w:rPr>
          <w:rFonts w:asciiTheme="minorHAnsi" w:eastAsia="Times New Roman" w:hAnsiTheme="minorHAnsi" w:cstheme="minorHAnsi"/>
          <w:bCs/>
          <w:sz w:val="22"/>
          <w:szCs w:val="22"/>
          <w:lang w:val="en-GB"/>
        </w:rPr>
        <w:t xml:space="preserve">an </w:t>
      </w:r>
      <w:r w:rsidR="002A015B">
        <w:rPr>
          <w:rFonts w:asciiTheme="minorHAnsi" w:eastAsia="Times New Roman" w:hAnsiTheme="minorHAnsi" w:cstheme="minorHAnsi"/>
          <w:bCs/>
          <w:sz w:val="22"/>
          <w:szCs w:val="22"/>
          <w:lang w:val="en-GB"/>
        </w:rPr>
        <w:t xml:space="preserve">obligatory </w:t>
      </w:r>
      <w:r w:rsidR="00341B00">
        <w:rPr>
          <w:rFonts w:asciiTheme="minorHAnsi" w:eastAsia="Times New Roman" w:hAnsiTheme="minorHAnsi" w:cstheme="minorHAnsi"/>
          <w:bCs/>
          <w:sz w:val="22"/>
          <w:szCs w:val="22"/>
          <w:lang w:val="en-GB"/>
        </w:rPr>
        <w:t>part of the ENCORE approach</w:t>
      </w:r>
      <w:r w:rsidR="0001012B">
        <w:rPr>
          <w:rFonts w:asciiTheme="minorHAnsi" w:eastAsia="Times New Roman" w:hAnsiTheme="minorHAnsi" w:cstheme="minorHAnsi"/>
          <w:bCs/>
          <w:sz w:val="22"/>
          <w:szCs w:val="22"/>
          <w:lang w:val="en-GB"/>
        </w:rPr>
        <w:t xml:space="preserve"> since</w:t>
      </w:r>
      <w:r w:rsidR="00341B00">
        <w:rPr>
          <w:rFonts w:asciiTheme="minorHAnsi" w:eastAsia="Times New Roman" w:hAnsiTheme="minorHAnsi" w:cstheme="minorHAnsi"/>
          <w:bCs/>
          <w:sz w:val="22"/>
          <w:szCs w:val="22"/>
          <w:lang w:val="en-GB"/>
        </w:rPr>
        <w:t xml:space="preserve"> we believe this </w:t>
      </w:r>
      <w:r w:rsidR="00D628EA">
        <w:rPr>
          <w:rFonts w:asciiTheme="minorHAnsi" w:eastAsia="Times New Roman" w:hAnsiTheme="minorHAnsi" w:cstheme="minorHAnsi"/>
          <w:bCs/>
          <w:sz w:val="22"/>
          <w:szCs w:val="22"/>
          <w:lang w:val="en-GB"/>
        </w:rPr>
        <w:t>may</w:t>
      </w:r>
      <w:r w:rsidR="00341B00">
        <w:rPr>
          <w:rFonts w:asciiTheme="minorHAnsi" w:eastAsia="Times New Roman" w:hAnsiTheme="minorHAnsi" w:cstheme="minorHAnsi"/>
          <w:bCs/>
          <w:sz w:val="22"/>
          <w:szCs w:val="22"/>
          <w:lang w:val="en-GB"/>
        </w:rPr>
        <w:t xml:space="preserve"> be too disruptive for some researchers. Yet, we encourage our group members to use a workflow system of choice.</w:t>
      </w:r>
      <w:r w:rsidR="00033419">
        <w:rPr>
          <w:rFonts w:asciiTheme="minorHAnsi" w:eastAsia="Times New Roman" w:hAnsiTheme="minorHAnsi" w:cstheme="minorHAnsi"/>
          <w:bCs/>
          <w:sz w:val="22"/>
          <w:szCs w:val="22"/>
          <w:lang w:val="en-GB"/>
        </w:rPr>
        <w:t xml:space="preserve">  </w:t>
      </w:r>
      <w:r w:rsidR="0001012B">
        <w:rPr>
          <w:rFonts w:asciiTheme="minorHAnsi" w:eastAsia="Times New Roman" w:hAnsiTheme="minorHAnsi" w:cstheme="minorHAnsi"/>
          <w:bCs/>
          <w:sz w:val="22"/>
          <w:szCs w:val="22"/>
          <w:lang w:val="en-GB"/>
        </w:rPr>
        <w:t>Fifth</w:t>
      </w:r>
      <w:r w:rsidR="00AB104E">
        <w:rPr>
          <w:rFonts w:asciiTheme="minorHAnsi" w:eastAsia="Times New Roman" w:hAnsiTheme="minorHAnsi" w:cstheme="minorHAnsi"/>
          <w:bCs/>
          <w:sz w:val="22"/>
          <w:szCs w:val="22"/>
          <w:lang w:val="en-GB"/>
        </w:rPr>
        <w:t xml:space="preserve">, </w:t>
      </w:r>
      <w:r w:rsidR="00DA6233">
        <w:rPr>
          <w:rFonts w:asciiTheme="minorHAnsi" w:eastAsia="Times New Roman" w:hAnsiTheme="minorHAnsi" w:cstheme="minorHAnsi"/>
          <w:bCs/>
          <w:sz w:val="22"/>
          <w:szCs w:val="22"/>
          <w:lang w:val="en-GB"/>
        </w:rPr>
        <w:t xml:space="preserve">ENCORE </w:t>
      </w:r>
      <w:r w:rsidR="0001012B">
        <w:rPr>
          <w:rFonts w:asciiTheme="minorHAnsi" w:eastAsia="Times New Roman" w:hAnsiTheme="minorHAnsi" w:cstheme="minorHAnsi"/>
          <w:bCs/>
          <w:sz w:val="22"/>
          <w:szCs w:val="22"/>
          <w:lang w:val="en-GB"/>
        </w:rPr>
        <w:t xml:space="preserve">projects can easily be shared but currently we do not have a </w:t>
      </w:r>
      <w:r w:rsidR="00863A2A">
        <w:rPr>
          <w:rFonts w:asciiTheme="minorHAnsi" w:eastAsia="Times New Roman" w:hAnsiTheme="minorHAnsi" w:cstheme="minorHAnsi"/>
          <w:bCs/>
          <w:sz w:val="22"/>
          <w:szCs w:val="22"/>
          <w:lang w:val="en-GB"/>
        </w:rPr>
        <w:t>good mechanism</w:t>
      </w:r>
      <w:r w:rsidR="0001012B">
        <w:rPr>
          <w:rFonts w:asciiTheme="minorHAnsi" w:eastAsia="Times New Roman" w:hAnsiTheme="minorHAnsi" w:cstheme="minorHAnsi"/>
          <w:bCs/>
          <w:sz w:val="22"/>
          <w:szCs w:val="22"/>
          <w:lang w:val="en-GB"/>
        </w:rPr>
        <w:t xml:space="preserve"> to remove parts that </w:t>
      </w:r>
      <w:r w:rsidR="00D628EA">
        <w:rPr>
          <w:rFonts w:asciiTheme="minorHAnsi" w:eastAsia="Times New Roman" w:hAnsiTheme="minorHAnsi" w:cstheme="minorHAnsi"/>
          <w:bCs/>
          <w:sz w:val="22"/>
          <w:szCs w:val="22"/>
          <w:lang w:val="en-GB"/>
        </w:rPr>
        <w:t>should not be</w:t>
      </w:r>
      <w:r w:rsidR="0001012B">
        <w:rPr>
          <w:rFonts w:asciiTheme="minorHAnsi" w:eastAsia="Times New Roman" w:hAnsiTheme="minorHAnsi" w:cstheme="minorHAnsi"/>
          <w:bCs/>
          <w:sz w:val="22"/>
          <w:szCs w:val="22"/>
          <w:lang w:val="en-GB"/>
        </w:rPr>
        <w:t xml:space="preserve"> shared such as </w:t>
      </w:r>
      <w:r w:rsidR="00DA6233">
        <w:rPr>
          <w:rFonts w:asciiTheme="minorHAnsi" w:eastAsia="Times New Roman" w:hAnsiTheme="minorHAnsi" w:cstheme="minorHAnsi"/>
          <w:bCs/>
          <w:sz w:val="22"/>
          <w:szCs w:val="22"/>
          <w:lang w:val="en-GB"/>
        </w:rPr>
        <w:t xml:space="preserve">patient data, </w:t>
      </w:r>
      <w:r w:rsidR="00771B77">
        <w:rPr>
          <w:rFonts w:asciiTheme="minorHAnsi" w:eastAsia="Times New Roman" w:hAnsiTheme="minorHAnsi" w:cstheme="minorHAnsi"/>
          <w:bCs/>
          <w:sz w:val="22"/>
          <w:szCs w:val="22"/>
          <w:lang w:val="en-GB"/>
        </w:rPr>
        <w:t xml:space="preserve">controlled access data obtained from public repositories, </w:t>
      </w:r>
      <w:r w:rsidR="00DA6233">
        <w:rPr>
          <w:rFonts w:asciiTheme="minorHAnsi" w:eastAsia="Times New Roman" w:hAnsiTheme="minorHAnsi" w:cstheme="minorHAnsi"/>
          <w:bCs/>
          <w:sz w:val="22"/>
          <w:szCs w:val="22"/>
          <w:lang w:val="en-GB"/>
        </w:rPr>
        <w:t xml:space="preserve">or </w:t>
      </w:r>
      <w:r w:rsidR="00A573DA">
        <w:rPr>
          <w:rFonts w:asciiTheme="minorHAnsi" w:eastAsia="Times New Roman" w:hAnsiTheme="minorHAnsi" w:cstheme="minorHAnsi"/>
          <w:bCs/>
          <w:sz w:val="22"/>
          <w:szCs w:val="22"/>
          <w:lang w:val="en-GB"/>
        </w:rPr>
        <w:t>PDF</w:t>
      </w:r>
      <w:r w:rsidR="00DA6233">
        <w:rPr>
          <w:rFonts w:asciiTheme="minorHAnsi" w:eastAsia="Times New Roman" w:hAnsiTheme="minorHAnsi" w:cstheme="minorHAnsi"/>
          <w:bCs/>
          <w:sz w:val="22"/>
          <w:szCs w:val="22"/>
          <w:lang w:val="en-GB"/>
        </w:rPr>
        <w:t xml:space="preserve"> copies of </w:t>
      </w:r>
      <w:r w:rsidR="00771B77">
        <w:rPr>
          <w:rFonts w:asciiTheme="minorHAnsi" w:eastAsia="Times New Roman" w:hAnsiTheme="minorHAnsi" w:cstheme="minorHAnsi"/>
          <w:bCs/>
          <w:sz w:val="22"/>
          <w:szCs w:val="22"/>
          <w:lang w:val="en-GB"/>
        </w:rPr>
        <w:t xml:space="preserve">copyright protected </w:t>
      </w:r>
      <w:r w:rsidR="00DA6233">
        <w:rPr>
          <w:rFonts w:asciiTheme="minorHAnsi" w:eastAsia="Times New Roman" w:hAnsiTheme="minorHAnsi" w:cstheme="minorHAnsi"/>
          <w:bCs/>
          <w:sz w:val="22"/>
          <w:szCs w:val="22"/>
          <w:lang w:val="en-GB"/>
        </w:rPr>
        <w:t>scientific publications</w:t>
      </w:r>
      <w:r w:rsidR="00771B77">
        <w:rPr>
          <w:rFonts w:asciiTheme="minorHAnsi" w:eastAsia="Times New Roman" w:hAnsiTheme="minorHAnsi" w:cstheme="minorHAnsi"/>
          <w:bCs/>
          <w:sz w:val="22"/>
          <w:szCs w:val="22"/>
          <w:lang w:val="en-GB"/>
        </w:rPr>
        <w:t>.</w:t>
      </w:r>
      <w:r w:rsidR="00F651DF">
        <w:rPr>
          <w:rFonts w:asciiTheme="minorHAnsi" w:eastAsia="Times New Roman" w:hAnsiTheme="minorHAnsi" w:cstheme="minorHAnsi"/>
          <w:bCs/>
          <w:sz w:val="22"/>
          <w:szCs w:val="22"/>
          <w:lang w:val="en-GB"/>
        </w:rPr>
        <w:t xml:space="preserve"> Finally, ENCORE requires that all data used by the computations are within the sFSS structure. For large datasets this implies that sufficient storage must be available. We encountered situations where sufficient storage was available in the cloud but not on a local computer (e.g., </w:t>
      </w:r>
      <w:r w:rsidR="00F651DF" w:rsidRPr="00D628EA">
        <w:rPr>
          <w:rFonts w:asciiTheme="minorHAnsi" w:eastAsia="Times New Roman" w:hAnsiTheme="minorHAnsi" w:cstheme="minorHAnsi"/>
          <w:bCs/>
          <w:sz w:val="22"/>
          <w:szCs w:val="22"/>
          <w:lang w:val="en-GB"/>
        </w:rPr>
        <w:t xml:space="preserve">laptop; </w:t>
      </w:r>
      <w:r w:rsidR="00F651DF" w:rsidRPr="00D628EA">
        <w:rPr>
          <w:rFonts w:asciiTheme="minorHAnsi" w:eastAsia="Times New Roman" w:hAnsiTheme="minorHAnsi" w:cstheme="minorHAnsi"/>
          <w:b/>
          <w:sz w:val="22"/>
          <w:szCs w:val="22"/>
          <w:lang w:val="en-GB"/>
        </w:rPr>
        <w:t>Figure 7</w:t>
      </w:r>
      <w:r w:rsidR="00F651DF" w:rsidRPr="00D628EA">
        <w:rPr>
          <w:rFonts w:asciiTheme="minorHAnsi" w:eastAsia="Times New Roman" w:hAnsiTheme="minorHAnsi" w:cstheme="minorHAnsi"/>
          <w:bCs/>
          <w:sz w:val="22"/>
          <w:szCs w:val="22"/>
          <w:lang w:val="en-GB"/>
        </w:rPr>
        <w:t>)</w:t>
      </w:r>
      <w:r w:rsidR="00F651DF">
        <w:rPr>
          <w:rFonts w:asciiTheme="minorHAnsi" w:eastAsia="Times New Roman" w:hAnsiTheme="minorHAnsi" w:cstheme="minorHAnsi"/>
          <w:bCs/>
          <w:sz w:val="22"/>
          <w:szCs w:val="22"/>
          <w:lang w:val="en-GB"/>
        </w:rPr>
        <w:t xml:space="preserve"> which may prohibit data inspection or data analyses. </w:t>
      </w:r>
      <w:r w:rsidR="00DC3DAB">
        <w:rPr>
          <w:rFonts w:asciiTheme="minorHAnsi" w:eastAsia="Times New Roman" w:hAnsiTheme="minorHAnsi" w:cstheme="minorHAnsi"/>
          <w:bCs/>
          <w:sz w:val="22"/>
          <w:szCs w:val="22"/>
          <w:lang w:val="en-GB"/>
        </w:rPr>
        <w:t xml:space="preserve">Moreover, also the (local) archiving of ENCORE projects </w:t>
      </w:r>
      <w:proofErr w:type="gramStart"/>
      <w:r w:rsidR="009A2D35">
        <w:rPr>
          <w:rFonts w:asciiTheme="minorHAnsi" w:eastAsia="Times New Roman" w:hAnsiTheme="minorHAnsi" w:cstheme="minorHAnsi"/>
          <w:bCs/>
          <w:sz w:val="22"/>
          <w:szCs w:val="22"/>
          <w:lang w:val="en-GB"/>
        </w:rPr>
        <w:t>requires</w:t>
      </w:r>
      <w:proofErr w:type="gramEnd"/>
      <w:r w:rsidR="00DC3DAB">
        <w:rPr>
          <w:rFonts w:asciiTheme="minorHAnsi" w:eastAsia="Times New Roman" w:hAnsiTheme="minorHAnsi" w:cstheme="minorHAnsi"/>
          <w:bCs/>
          <w:sz w:val="22"/>
          <w:szCs w:val="22"/>
          <w:lang w:val="en-GB"/>
        </w:rPr>
        <w:t xml:space="preserve"> sufficient storage space, which increases with the number of projects and the size of the datasets used. </w:t>
      </w:r>
    </w:p>
    <w:p w14:paraId="16C7C529" w14:textId="77777777" w:rsidR="00771B77" w:rsidRDefault="00771B77" w:rsidP="00E240A9">
      <w:pPr>
        <w:spacing w:line="276" w:lineRule="auto"/>
        <w:rPr>
          <w:rFonts w:asciiTheme="minorHAnsi" w:eastAsia="Times New Roman" w:hAnsiTheme="minorHAnsi" w:cstheme="minorHAnsi"/>
          <w:bCs/>
          <w:sz w:val="22"/>
          <w:szCs w:val="22"/>
          <w:lang w:val="en-GB"/>
        </w:rPr>
      </w:pPr>
    </w:p>
    <w:p w14:paraId="1F5BC85B" w14:textId="44A12FE6" w:rsidR="00E240A9" w:rsidRPr="008D0963" w:rsidRDefault="008D6274" w:rsidP="00E240A9">
      <w:pPr>
        <w:spacing w:line="276" w:lineRule="auto"/>
        <w:rPr>
          <w:rFonts w:asciiTheme="minorHAnsi" w:eastAsia="Times New Roman" w:hAnsiTheme="minorHAnsi" w:cstheme="minorHAnsi"/>
          <w:bCs/>
          <w:i/>
          <w:iCs/>
          <w:sz w:val="22"/>
          <w:szCs w:val="22"/>
          <w:lang w:val="en-GB"/>
        </w:rPr>
      </w:pPr>
      <w:r w:rsidRPr="008D0963">
        <w:rPr>
          <w:rFonts w:asciiTheme="minorHAnsi" w:eastAsia="Times New Roman" w:hAnsiTheme="minorHAnsi" w:cstheme="minorHAnsi"/>
          <w:bCs/>
          <w:i/>
          <w:iCs/>
          <w:sz w:val="22"/>
          <w:szCs w:val="22"/>
          <w:lang w:val="en-GB"/>
        </w:rPr>
        <w:t>Training</w:t>
      </w:r>
      <w:r w:rsidR="00E6567A">
        <w:rPr>
          <w:rFonts w:asciiTheme="minorHAnsi" w:eastAsia="Times New Roman" w:hAnsiTheme="minorHAnsi" w:cstheme="minorHAnsi"/>
          <w:bCs/>
          <w:i/>
          <w:iCs/>
          <w:sz w:val="22"/>
          <w:szCs w:val="22"/>
          <w:lang w:val="en-GB"/>
        </w:rPr>
        <w:t xml:space="preserve">, </w:t>
      </w:r>
      <w:r w:rsidRPr="008D0963">
        <w:rPr>
          <w:rFonts w:asciiTheme="minorHAnsi" w:eastAsia="Times New Roman" w:hAnsiTheme="minorHAnsi" w:cstheme="minorHAnsi"/>
          <w:bCs/>
          <w:i/>
          <w:iCs/>
          <w:sz w:val="22"/>
          <w:szCs w:val="22"/>
          <w:lang w:val="en-GB"/>
        </w:rPr>
        <w:t>scientific computing</w:t>
      </w:r>
      <w:r w:rsidR="00E6567A">
        <w:rPr>
          <w:rFonts w:asciiTheme="minorHAnsi" w:eastAsia="Times New Roman" w:hAnsiTheme="minorHAnsi" w:cstheme="minorHAnsi"/>
          <w:bCs/>
          <w:i/>
          <w:iCs/>
          <w:sz w:val="22"/>
          <w:szCs w:val="22"/>
          <w:lang w:val="en-GB"/>
        </w:rPr>
        <w:t>, and software engineering</w:t>
      </w:r>
    </w:p>
    <w:p w14:paraId="411424AF" w14:textId="56A9D5B7" w:rsidR="00E6567A" w:rsidRDefault="00FF51A4" w:rsidP="00E6567A">
      <w:pPr>
        <w:spacing w:line="276" w:lineRule="auto"/>
        <w:rPr>
          <w:rFonts w:asciiTheme="minorHAnsi" w:eastAsia="Times New Roman" w:hAnsiTheme="minorHAnsi" w:cstheme="minorHAnsi"/>
          <w:bCs/>
          <w:sz w:val="22"/>
          <w:szCs w:val="22"/>
          <w:lang w:val="en-GB"/>
        </w:rPr>
      </w:pPr>
      <w:r w:rsidRPr="008D0963">
        <w:rPr>
          <w:rFonts w:asciiTheme="minorHAnsi" w:eastAsia="Times New Roman" w:hAnsiTheme="minorHAnsi" w:cstheme="minorHAnsi"/>
          <w:bCs/>
          <w:sz w:val="22"/>
          <w:szCs w:val="22"/>
          <w:lang w:val="en-GB"/>
        </w:rPr>
        <w:t xml:space="preserve">Over the past two decades, an increasing number of biomedical researchers have become involved in computational research. </w:t>
      </w:r>
      <w:r w:rsidR="00EF3284">
        <w:rPr>
          <w:rFonts w:asciiTheme="minorHAnsi" w:eastAsia="Times New Roman" w:hAnsiTheme="minorHAnsi" w:cstheme="minorHAnsi"/>
          <w:bCs/>
          <w:sz w:val="22"/>
          <w:szCs w:val="22"/>
          <w:lang w:val="en-GB"/>
        </w:rPr>
        <w:t>M</w:t>
      </w:r>
      <w:r w:rsidRPr="008D0963">
        <w:rPr>
          <w:rFonts w:asciiTheme="minorHAnsi" w:eastAsia="Times New Roman" w:hAnsiTheme="minorHAnsi" w:cstheme="minorHAnsi"/>
          <w:bCs/>
          <w:sz w:val="22"/>
          <w:szCs w:val="22"/>
          <w:lang w:val="en-GB"/>
        </w:rPr>
        <w:t xml:space="preserve">any of </w:t>
      </w:r>
      <w:r w:rsidR="00EB2E92" w:rsidRPr="008D0963">
        <w:rPr>
          <w:rFonts w:asciiTheme="minorHAnsi" w:eastAsia="Times New Roman" w:hAnsiTheme="minorHAnsi" w:cstheme="minorHAnsi"/>
          <w:bCs/>
          <w:sz w:val="22"/>
          <w:szCs w:val="22"/>
          <w:lang w:val="en-GB"/>
        </w:rPr>
        <w:t>t</w:t>
      </w:r>
      <w:r w:rsidR="00523E89">
        <w:rPr>
          <w:rFonts w:asciiTheme="minorHAnsi" w:eastAsia="Times New Roman" w:hAnsiTheme="minorHAnsi" w:cstheme="minorHAnsi"/>
          <w:bCs/>
          <w:sz w:val="22"/>
          <w:szCs w:val="22"/>
          <w:lang w:val="en-GB"/>
        </w:rPr>
        <w:t>hese</w:t>
      </w:r>
      <w:r w:rsidRPr="008D0963">
        <w:rPr>
          <w:rFonts w:asciiTheme="minorHAnsi" w:eastAsia="Times New Roman" w:hAnsiTheme="minorHAnsi" w:cstheme="minorHAnsi"/>
          <w:bCs/>
          <w:sz w:val="22"/>
          <w:szCs w:val="22"/>
          <w:lang w:val="en-GB"/>
        </w:rPr>
        <w:t xml:space="preserve"> researchers have never </w:t>
      </w:r>
      <w:r w:rsidR="00EF3284">
        <w:rPr>
          <w:rFonts w:asciiTheme="minorHAnsi" w:eastAsia="Times New Roman" w:hAnsiTheme="minorHAnsi" w:cstheme="minorHAnsi"/>
          <w:bCs/>
          <w:sz w:val="22"/>
          <w:szCs w:val="22"/>
          <w:lang w:val="en-GB"/>
        </w:rPr>
        <w:t xml:space="preserve">been formally </w:t>
      </w:r>
      <w:r w:rsidRPr="008D0963">
        <w:rPr>
          <w:rFonts w:asciiTheme="minorHAnsi" w:eastAsia="Times New Roman" w:hAnsiTheme="minorHAnsi" w:cstheme="minorHAnsi"/>
          <w:bCs/>
          <w:sz w:val="22"/>
          <w:szCs w:val="22"/>
          <w:lang w:val="en-GB"/>
        </w:rPr>
        <w:t xml:space="preserve">trained in scientific computing </w:t>
      </w:r>
      <w:r w:rsidR="000575A6">
        <w:rPr>
          <w:rFonts w:asciiTheme="minorHAnsi" w:eastAsia="Times New Roman" w:hAnsiTheme="minorHAnsi" w:cstheme="minorHAnsi"/>
          <w:bCs/>
          <w:sz w:val="22"/>
          <w:szCs w:val="22"/>
          <w:lang w:val="en-GB"/>
        </w:rPr>
        <w:t>and</w:t>
      </w:r>
      <w:r w:rsidRPr="008D0963">
        <w:rPr>
          <w:rFonts w:asciiTheme="minorHAnsi" w:eastAsia="Times New Roman" w:hAnsiTheme="minorHAnsi" w:cstheme="minorHAnsi"/>
          <w:bCs/>
          <w:sz w:val="22"/>
          <w:szCs w:val="22"/>
          <w:lang w:val="en-GB"/>
        </w:rPr>
        <w:t xml:space="preserve"> software engineering (e.g., design, programming, documentation</w:t>
      </w:r>
      <w:r w:rsidR="00EB2E92" w:rsidRPr="008D0963">
        <w:rPr>
          <w:rFonts w:asciiTheme="minorHAnsi" w:eastAsia="Times New Roman" w:hAnsiTheme="minorHAnsi" w:cstheme="minorHAnsi"/>
          <w:bCs/>
          <w:sz w:val="22"/>
          <w:szCs w:val="22"/>
          <w:lang w:val="en-GB"/>
        </w:rPr>
        <w:t xml:space="preserve">) </w:t>
      </w:r>
      <w:r w:rsidR="00EB2E92" w:rsidRPr="008D0963">
        <w:rPr>
          <w:rFonts w:asciiTheme="minorHAnsi" w:eastAsia="Times New Roman" w:hAnsiTheme="minorHAnsi" w:cstheme="minorHAnsi"/>
          <w:bCs/>
          <w:sz w:val="22"/>
          <w:szCs w:val="22"/>
          <w:lang w:val="en-GB"/>
        </w:rPr>
        <w:fldChar w:fldCharType="begin">
          <w:fldData xml:space="preserve">PEVuZE5vdGU+PENpdGU+PEF1dGhvcj5NYXJ0aW48L0F1dGhvcj48WWVhcj4yMDA4PC9ZZWFyPjxS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</w:fldData>
        </w:fldChar>
      </w:r>
      <w:r w:rsidR="00EB2E92" w:rsidRPr="008D0963">
        <w:rPr>
          <w:rFonts w:asciiTheme="minorHAnsi" w:eastAsia="Times New Roman" w:hAnsiTheme="minorHAnsi" w:cstheme="minorHAnsi"/>
          <w:bCs/>
          <w:sz w:val="22"/>
          <w:szCs w:val="22"/>
          <w:lang w:val="en-GB"/>
        </w:rPr>
        <w:instrText xml:space="preserve"> ADDIN EN.CITE </w:instrText>
      </w:r>
      <w:r w:rsidR="00EB2E92" w:rsidRPr="008D0963">
        <w:rPr>
          <w:rFonts w:asciiTheme="minorHAnsi" w:eastAsia="Times New Roman" w:hAnsiTheme="minorHAnsi" w:cstheme="minorHAnsi"/>
          <w:bCs/>
          <w:sz w:val="22"/>
          <w:szCs w:val="22"/>
          <w:lang w:val="en-GB"/>
        </w:rPr>
        <w:fldChar w:fldCharType="begin">
          <w:fldData xml:space="preserve">PEVuZE5vdGU+PENpdGU+PEF1dGhvcj5NYXJ0aW48L0F1dGhvcj48WWVhcj4yMDA4PC9ZZWFyPjxS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</w:fldData>
        </w:fldChar>
      </w:r>
      <w:r w:rsidR="00EB2E92" w:rsidRPr="008D0963">
        <w:rPr>
          <w:rFonts w:asciiTheme="minorHAnsi" w:eastAsia="Times New Roman" w:hAnsiTheme="minorHAnsi" w:cstheme="minorHAnsi"/>
          <w:bCs/>
          <w:sz w:val="22"/>
          <w:szCs w:val="22"/>
          <w:lang w:val="en-GB"/>
        </w:rPr>
        <w:instrText xml:space="preserve"> ADDIN EN.CITE.DATA </w:instrText>
      </w:r>
      <w:r w:rsidR="00EB2E92" w:rsidRPr="008D0963">
        <w:rPr>
          <w:rFonts w:asciiTheme="minorHAnsi" w:eastAsia="Times New Roman" w:hAnsiTheme="minorHAnsi" w:cstheme="minorHAnsi"/>
          <w:bCs/>
          <w:sz w:val="22"/>
          <w:szCs w:val="22"/>
          <w:lang w:val="en-GB"/>
        </w:rPr>
      </w:r>
      <w:r w:rsidR="00EB2E92" w:rsidRPr="008D0963">
        <w:rPr>
          <w:rFonts w:asciiTheme="minorHAnsi" w:eastAsia="Times New Roman" w:hAnsiTheme="minorHAnsi" w:cstheme="minorHAnsi"/>
          <w:bCs/>
          <w:sz w:val="22"/>
          <w:szCs w:val="22"/>
          <w:lang w:val="en-GB"/>
        </w:rPr>
        <w:fldChar w:fldCharType="end"/>
      </w:r>
      <w:r w:rsidR="00EB2E92" w:rsidRPr="008D0963">
        <w:rPr>
          <w:rFonts w:asciiTheme="minorHAnsi" w:eastAsia="Times New Roman" w:hAnsiTheme="minorHAnsi" w:cstheme="minorHAnsi"/>
          <w:bCs/>
          <w:sz w:val="22"/>
          <w:szCs w:val="22"/>
          <w:lang w:val="en-GB"/>
        </w:rPr>
      </w:r>
      <w:r w:rsidR="00EB2E92" w:rsidRPr="008D0963">
        <w:rPr>
          <w:rFonts w:asciiTheme="minorHAnsi" w:eastAsia="Times New Roman" w:hAnsiTheme="minorHAnsi" w:cstheme="minorHAnsi"/>
          <w:bCs/>
          <w:sz w:val="22"/>
          <w:szCs w:val="22"/>
          <w:lang w:val="en-GB"/>
        </w:rPr>
        <w:fldChar w:fldCharType="separate"/>
      </w:r>
      <w:r w:rsidR="00EB2E92" w:rsidRPr="008D0963">
        <w:rPr>
          <w:rFonts w:asciiTheme="minorHAnsi" w:eastAsia="Times New Roman" w:hAnsiTheme="minorHAnsi" w:cstheme="minorHAnsi"/>
          <w:bCs/>
          <w:noProof/>
          <w:sz w:val="22"/>
          <w:szCs w:val="22"/>
          <w:lang w:val="en-GB"/>
        </w:rPr>
        <w:t>(Hermann &amp; Fehr, 2022; Martin, 2008)</w:t>
      </w:r>
      <w:r w:rsidR="00EB2E92" w:rsidRPr="008D0963">
        <w:rPr>
          <w:rFonts w:asciiTheme="minorHAnsi" w:eastAsia="Times New Roman" w:hAnsiTheme="minorHAnsi" w:cstheme="minorHAnsi"/>
          <w:bCs/>
          <w:sz w:val="22"/>
          <w:szCs w:val="22"/>
          <w:lang w:val="en-GB"/>
        </w:rPr>
        <w:fldChar w:fldCharType="end"/>
      </w:r>
      <w:r w:rsidR="00EB2E92" w:rsidRPr="008D0963">
        <w:rPr>
          <w:rFonts w:asciiTheme="minorHAnsi" w:eastAsia="Times New Roman" w:hAnsiTheme="minorHAnsi" w:cstheme="minorHAnsi"/>
          <w:bCs/>
          <w:sz w:val="22"/>
          <w:szCs w:val="22"/>
          <w:lang w:val="en-GB"/>
        </w:rPr>
        <w:t xml:space="preserve">, software version control </w:t>
      </w:r>
      <w:r w:rsidR="00EB2E92" w:rsidRPr="008D0963">
        <w:rPr>
          <w:rFonts w:asciiTheme="minorHAnsi" w:eastAsia="Times New Roman" w:hAnsiTheme="minorHAnsi" w:cstheme="minorHAnsi"/>
          <w:bCs/>
          <w:sz w:val="22"/>
          <w:szCs w:val="22"/>
          <w:lang w:val="en-GB"/>
        </w:rPr>
        <w:fldChar w:fldCharType="begin">
          <w:fldData xml:space="preserve">PEVuZE5vdGU+PENpdGU+PEF1dGhvcj5CbGlzY2hhazwvQXV0aG9yPjxZZWFyPjIwMTY8L1llYXI+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=
</w:fldData>
        </w:fldChar>
      </w:r>
      <w:r w:rsidR="002D3343">
        <w:rPr>
          <w:rFonts w:asciiTheme="minorHAnsi" w:eastAsia="Times New Roman" w:hAnsiTheme="minorHAnsi" w:cstheme="minorHAnsi"/>
          <w:bCs/>
          <w:sz w:val="22"/>
          <w:szCs w:val="22"/>
          <w:lang w:val="en-GB"/>
        </w:rPr>
        <w:instrText xml:space="preserve"> ADDIN EN.CITE </w:instrText>
      </w:r>
      <w:r w:rsidR="002D3343">
        <w:rPr>
          <w:rFonts w:asciiTheme="minorHAnsi" w:eastAsia="Times New Roman" w:hAnsiTheme="minorHAnsi" w:cstheme="minorHAnsi"/>
          <w:bCs/>
          <w:sz w:val="22"/>
          <w:szCs w:val="22"/>
          <w:lang w:val="en-GB"/>
        </w:rPr>
        <w:fldChar w:fldCharType="begin">
          <w:fldData xml:space="preserve">PEVuZE5vdGU+PENpdGU+PEF1dGhvcj5CbGlzY2hhazwvQXV0aG9yPjxZZWFyPjIwMTY8L1llYXI+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=
</w:fldData>
        </w:fldChar>
      </w:r>
      <w:r w:rsidR="002D3343">
        <w:rPr>
          <w:rFonts w:asciiTheme="minorHAnsi" w:eastAsia="Times New Roman" w:hAnsiTheme="minorHAnsi" w:cstheme="minorHAnsi"/>
          <w:bCs/>
          <w:sz w:val="22"/>
          <w:szCs w:val="22"/>
          <w:lang w:val="en-GB"/>
        </w:rPr>
        <w:instrText xml:space="preserve"> ADDIN EN.CITE.DATA </w:instrText>
      </w:r>
      <w:r w:rsidR="002D3343">
        <w:rPr>
          <w:rFonts w:asciiTheme="minorHAnsi" w:eastAsia="Times New Roman" w:hAnsiTheme="minorHAnsi" w:cstheme="minorHAnsi"/>
          <w:bCs/>
          <w:sz w:val="22"/>
          <w:szCs w:val="22"/>
          <w:lang w:val="en-GB"/>
        </w:rPr>
      </w:r>
      <w:r w:rsidR="002D3343">
        <w:rPr>
          <w:rFonts w:asciiTheme="minorHAnsi" w:eastAsia="Times New Roman" w:hAnsiTheme="minorHAnsi" w:cstheme="minorHAnsi"/>
          <w:bCs/>
          <w:sz w:val="22"/>
          <w:szCs w:val="22"/>
          <w:lang w:val="en-GB"/>
        </w:rPr>
        <w:fldChar w:fldCharType="end"/>
      </w:r>
      <w:r w:rsidR="00EB2E92" w:rsidRPr="008D0963">
        <w:rPr>
          <w:rFonts w:asciiTheme="minorHAnsi" w:eastAsia="Times New Roman" w:hAnsiTheme="minorHAnsi" w:cstheme="minorHAnsi"/>
          <w:bCs/>
          <w:sz w:val="22"/>
          <w:szCs w:val="22"/>
          <w:lang w:val="en-GB"/>
        </w:rPr>
      </w:r>
      <w:r w:rsidR="00EB2E92" w:rsidRPr="008D0963">
        <w:rPr>
          <w:rFonts w:asciiTheme="minorHAnsi" w:eastAsia="Times New Roman" w:hAnsiTheme="minorHAnsi" w:cstheme="minorHAnsi"/>
          <w:bCs/>
          <w:sz w:val="22"/>
          <w:szCs w:val="22"/>
          <w:lang w:val="en-GB"/>
        </w:rPr>
        <w:fldChar w:fldCharType="separate"/>
      </w:r>
      <w:r w:rsidR="002D3343">
        <w:rPr>
          <w:rFonts w:asciiTheme="minorHAnsi" w:eastAsia="Times New Roman" w:hAnsiTheme="minorHAnsi" w:cstheme="minorHAnsi"/>
          <w:bCs/>
          <w:noProof/>
          <w:sz w:val="22"/>
          <w:szCs w:val="22"/>
          <w:lang w:val="en-GB"/>
        </w:rPr>
        <w:t>(Blischak et al., 2016; Perez-Riverol et al., 2016)</w:t>
      </w:r>
      <w:r w:rsidR="00EB2E92" w:rsidRPr="008D0963">
        <w:rPr>
          <w:rFonts w:asciiTheme="minorHAnsi" w:eastAsia="Times New Roman" w:hAnsiTheme="minorHAnsi" w:cstheme="minorHAnsi"/>
          <w:bCs/>
          <w:sz w:val="22"/>
          <w:szCs w:val="22"/>
          <w:lang w:val="en-GB"/>
        </w:rPr>
        <w:fldChar w:fldCharType="end"/>
      </w:r>
      <w:r w:rsidRPr="008D0963">
        <w:rPr>
          <w:rFonts w:asciiTheme="minorHAnsi" w:eastAsia="Times New Roman" w:hAnsiTheme="minorHAnsi" w:cstheme="minorHAnsi"/>
          <w:bCs/>
          <w:sz w:val="22"/>
          <w:szCs w:val="22"/>
          <w:lang w:val="en-GB"/>
        </w:rPr>
        <w:t xml:space="preserve">, </w:t>
      </w:r>
      <w:r w:rsidR="00523E89">
        <w:rPr>
          <w:rFonts w:asciiTheme="minorHAnsi" w:eastAsia="Times New Roman" w:hAnsiTheme="minorHAnsi" w:cstheme="minorHAnsi"/>
          <w:bCs/>
          <w:sz w:val="22"/>
          <w:szCs w:val="22"/>
          <w:lang w:val="en-GB"/>
        </w:rPr>
        <w:t xml:space="preserve">the </w:t>
      </w:r>
      <w:r w:rsidRPr="008D0963">
        <w:rPr>
          <w:rFonts w:asciiTheme="minorHAnsi" w:eastAsia="Times New Roman" w:hAnsiTheme="minorHAnsi" w:cstheme="minorHAnsi"/>
          <w:bCs/>
          <w:sz w:val="22"/>
          <w:szCs w:val="22"/>
          <w:lang w:val="en-GB"/>
        </w:rPr>
        <w:t xml:space="preserve">use of high-performance computing infrastructures, </w:t>
      </w:r>
      <w:r w:rsidR="00523E89">
        <w:rPr>
          <w:rFonts w:asciiTheme="minorHAnsi" w:eastAsia="Times New Roman" w:hAnsiTheme="minorHAnsi" w:cstheme="minorHAnsi"/>
          <w:bCs/>
          <w:sz w:val="22"/>
          <w:szCs w:val="22"/>
          <w:lang w:val="en-GB"/>
        </w:rPr>
        <w:t xml:space="preserve">the </w:t>
      </w:r>
      <w:r w:rsidR="008D6274" w:rsidRPr="008D0963">
        <w:rPr>
          <w:rFonts w:asciiTheme="minorHAnsi" w:eastAsia="Times New Roman" w:hAnsiTheme="minorHAnsi" w:cstheme="minorHAnsi"/>
          <w:bCs/>
          <w:sz w:val="22"/>
          <w:szCs w:val="22"/>
          <w:lang w:val="en-GB"/>
        </w:rPr>
        <w:t>use of Unix/Linux which is still the major platform for scientific computing</w:t>
      </w:r>
      <w:r w:rsidR="00EB2E92" w:rsidRPr="008D0963">
        <w:rPr>
          <w:rFonts w:asciiTheme="minorHAnsi" w:eastAsia="Times New Roman" w:hAnsiTheme="minorHAnsi" w:cstheme="minorHAnsi"/>
          <w:bCs/>
          <w:sz w:val="22"/>
          <w:szCs w:val="22"/>
          <w:lang w:val="en-GB"/>
        </w:rPr>
        <w:t xml:space="preserve">, algorithm design, </w:t>
      </w:r>
      <w:r w:rsidR="00523E89">
        <w:rPr>
          <w:rFonts w:asciiTheme="minorHAnsi" w:eastAsia="Times New Roman" w:hAnsiTheme="minorHAnsi" w:cstheme="minorHAnsi"/>
          <w:bCs/>
          <w:sz w:val="22"/>
          <w:szCs w:val="22"/>
          <w:lang w:val="en-GB"/>
        </w:rPr>
        <w:t xml:space="preserve">the </w:t>
      </w:r>
      <w:r w:rsidR="0050549E" w:rsidRPr="008D0963">
        <w:rPr>
          <w:rFonts w:asciiTheme="minorHAnsi" w:eastAsia="Times New Roman" w:hAnsiTheme="minorHAnsi" w:cstheme="minorHAnsi"/>
          <w:bCs/>
          <w:sz w:val="22"/>
          <w:szCs w:val="22"/>
          <w:lang w:val="en-GB"/>
        </w:rPr>
        <w:t>use of (</w:t>
      </w:r>
      <w:proofErr w:type="spellStart"/>
      <w:r w:rsidR="0050549E" w:rsidRPr="008D0963">
        <w:rPr>
          <w:rFonts w:asciiTheme="minorHAnsi" w:eastAsia="Times New Roman" w:hAnsiTheme="minorHAnsi" w:cstheme="minorHAnsi"/>
          <w:bCs/>
          <w:sz w:val="22"/>
          <w:szCs w:val="22"/>
          <w:lang w:val="en-GB"/>
        </w:rPr>
        <w:t>Jupyter</w:t>
      </w:r>
      <w:proofErr w:type="spellEnd"/>
      <w:r w:rsidR="0050549E" w:rsidRPr="008D0963">
        <w:rPr>
          <w:rFonts w:asciiTheme="minorHAnsi" w:eastAsia="Times New Roman" w:hAnsiTheme="minorHAnsi" w:cstheme="minorHAnsi"/>
          <w:bCs/>
          <w:sz w:val="22"/>
          <w:szCs w:val="22"/>
          <w:lang w:val="en-GB"/>
        </w:rPr>
        <w:t>, R)</w:t>
      </w:r>
      <w:r w:rsidR="0050549E">
        <w:rPr>
          <w:rFonts w:asciiTheme="minorHAnsi" w:eastAsia="Times New Roman" w:hAnsiTheme="minorHAnsi" w:cstheme="minorHAnsi"/>
          <w:bCs/>
          <w:sz w:val="22"/>
          <w:szCs w:val="22"/>
          <w:lang w:val="en-GB"/>
        </w:rPr>
        <w:t xml:space="preserve"> notebooks </w:t>
      </w:r>
      <w:r w:rsidR="0050549E">
        <w:rPr>
          <w:rFonts w:asciiTheme="minorHAnsi" w:eastAsia="Times New Roman" w:hAnsiTheme="minorHAnsi" w:cstheme="minorHAnsi"/>
          <w:bCs/>
          <w:sz w:val="22"/>
          <w:szCs w:val="22"/>
          <w:lang w:val="en-GB"/>
        </w:rPr>
        <w:fldChar w:fldCharType="begin">
          <w:fldData xml:space="preserve">PEVuZE5vdGU+PENpdGU+PEF1dGhvcj5SdWxlPC9BdXRob3I+PFllYXI+MjAxOTwvWWVhcj48UmVj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</w:fldData>
        </w:fldChar>
      </w:r>
      <w:r w:rsidR="0050549E">
        <w:rPr>
          <w:rFonts w:asciiTheme="minorHAnsi" w:eastAsia="Times New Roman" w:hAnsiTheme="minorHAnsi" w:cstheme="minorHAnsi"/>
          <w:bCs/>
          <w:sz w:val="22"/>
          <w:szCs w:val="22"/>
          <w:lang w:val="en-GB"/>
        </w:rPr>
        <w:instrText xml:space="preserve"> ADDIN EN.CITE </w:instrText>
      </w:r>
      <w:r w:rsidR="0050549E">
        <w:rPr>
          <w:rFonts w:asciiTheme="minorHAnsi" w:eastAsia="Times New Roman" w:hAnsiTheme="minorHAnsi" w:cstheme="minorHAnsi"/>
          <w:bCs/>
          <w:sz w:val="22"/>
          <w:szCs w:val="22"/>
          <w:lang w:val="en-GB"/>
        </w:rPr>
        <w:fldChar w:fldCharType="begin">
          <w:fldData xml:space="preserve">PEVuZE5vdGU+PENpdGU+PEF1dGhvcj5SdWxlPC9BdXRob3I+PFllYXI+MjAxOTwvWWVhcj48UmVj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</w:fldData>
        </w:fldChar>
      </w:r>
      <w:r w:rsidR="0050549E">
        <w:rPr>
          <w:rFonts w:asciiTheme="minorHAnsi" w:eastAsia="Times New Roman" w:hAnsiTheme="minorHAnsi" w:cstheme="minorHAnsi"/>
          <w:bCs/>
          <w:sz w:val="22"/>
          <w:szCs w:val="22"/>
          <w:lang w:val="en-GB"/>
        </w:rPr>
        <w:instrText xml:space="preserve"> ADDIN EN.CITE.DATA </w:instrText>
      </w:r>
      <w:r w:rsidR="0050549E">
        <w:rPr>
          <w:rFonts w:asciiTheme="minorHAnsi" w:eastAsia="Times New Roman" w:hAnsiTheme="minorHAnsi" w:cstheme="minorHAnsi"/>
          <w:bCs/>
          <w:sz w:val="22"/>
          <w:szCs w:val="22"/>
          <w:lang w:val="en-GB"/>
        </w:rPr>
      </w:r>
      <w:r w:rsidR="0050549E">
        <w:rPr>
          <w:rFonts w:asciiTheme="minorHAnsi" w:eastAsia="Times New Roman" w:hAnsiTheme="minorHAnsi" w:cstheme="minorHAnsi"/>
          <w:bCs/>
          <w:sz w:val="22"/>
          <w:szCs w:val="22"/>
          <w:lang w:val="en-GB"/>
        </w:rPr>
        <w:fldChar w:fldCharType="end"/>
      </w:r>
      <w:r w:rsidR="0050549E">
        <w:rPr>
          <w:rFonts w:asciiTheme="minorHAnsi" w:eastAsia="Times New Roman" w:hAnsiTheme="minorHAnsi" w:cstheme="minorHAnsi"/>
          <w:bCs/>
          <w:sz w:val="22"/>
          <w:szCs w:val="22"/>
          <w:lang w:val="en-GB"/>
        </w:rPr>
      </w:r>
      <w:r w:rsidR="0050549E">
        <w:rPr>
          <w:rFonts w:asciiTheme="minorHAnsi" w:eastAsia="Times New Roman" w:hAnsiTheme="minorHAnsi" w:cstheme="minorHAnsi"/>
          <w:bCs/>
          <w:sz w:val="22"/>
          <w:szCs w:val="22"/>
          <w:lang w:val="en-GB"/>
        </w:rPr>
        <w:fldChar w:fldCharType="separate"/>
      </w:r>
      <w:r w:rsidR="0050549E">
        <w:rPr>
          <w:rFonts w:asciiTheme="minorHAnsi" w:eastAsia="Times New Roman" w:hAnsiTheme="minorHAnsi" w:cstheme="minorHAnsi"/>
          <w:bCs/>
          <w:noProof/>
          <w:sz w:val="22"/>
          <w:szCs w:val="22"/>
          <w:lang w:val="en-GB"/>
        </w:rPr>
        <w:t>(Rule et al., 2019)</w:t>
      </w:r>
      <w:r w:rsidR="0050549E">
        <w:rPr>
          <w:rFonts w:asciiTheme="minorHAnsi" w:eastAsia="Times New Roman" w:hAnsiTheme="minorHAnsi" w:cstheme="minorHAnsi"/>
          <w:bCs/>
          <w:sz w:val="22"/>
          <w:szCs w:val="22"/>
          <w:lang w:val="en-GB"/>
        </w:rPr>
        <w:fldChar w:fldCharType="end"/>
      </w:r>
      <w:r w:rsidR="0050549E">
        <w:rPr>
          <w:rFonts w:asciiTheme="minorHAnsi" w:eastAsia="Times New Roman" w:hAnsiTheme="minorHAnsi" w:cstheme="minorHAnsi"/>
          <w:bCs/>
          <w:sz w:val="22"/>
          <w:szCs w:val="22"/>
          <w:lang w:val="en-GB"/>
        </w:rPr>
        <w:t xml:space="preserve">, </w:t>
      </w:r>
      <w:r w:rsidR="00EB2E92">
        <w:rPr>
          <w:rFonts w:asciiTheme="minorHAnsi" w:eastAsia="Times New Roman" w:hAnsiTheme="minorHAnsi" w:cstheme="minorHAnsi"/>
          <w:bCs/>
          <w:sz w:val="22"/>
          <w:szCs w:val="22"/>
          <w:lang w:val="en-GB"/>
        </w:rPr>
        <w:t>etc</w:t>
      </w:r>
      <w:r w:rsidR="008D6274">
        <w:rPr>
          <w:rFonts w:asciiTheme="minorHAnsi" w:eastAsia="Times New Roman" w:hAnsiTheme="minorHAnsi" w:cstheme="minorHAnsi"/>
          <w:bCs/>
          <w:sz w:val="22"/>
          <w:szCs w:val="22"/>
          <w:lang w:val="en-GB"/>
        </w:rPr>
        <w:t xml:space="preserve">. Lack of such skills may </w:t>
      </w:r>
      <w:r w:rsidR="00EB2E92">
        <w:rPr>
          <w:rFonts w:asciiTheme="minorHAnsi" w:eastAsia="Times New Roman" w:hAnsiTheme="minorHAnsi" w:cstheme="minorHAnsi"/>
          <w:bCs/>
          <w:sz w:val="22"/>
          <w:szCs w:val="22"/>
          <w:lang w:val="en-GB"/>
        </w:rPr>
        <w:t>negatively affect</w:t>
      </w:r>
      <w:r w:rsidR="008D6274">
        <w:rPr>
          <w:rFonts w:asciiTheme="minorHAnsi" w:eastAsia="Times New Roman" w:hAnsiTheme="minorHAnsi" w:cstheme="minorHAnsi"/>
          <w:bCs/>
          <w:sz w:val="22"/>
          <w:szCs w:val="22"/>
          <w:lang w:val="en-GB"/>
        </w:rPr>
        <w:t xml:space="preserve"> </w:t>
      </w:r>
      <w:r w:rsidR="00B03024">
        <w:rPr>
          <w:rFonts w:asciiTheme="minorHAnsi" w:eastAsia="Times New Roman" w:hAnsiTheme="minorHAnsi" w:cstheme="minorHAnsi"/>
          <w:bCs/>
          <w:sz w:val="22"/>
          <w:szCs w:val="22"/>
          <w:lang w:val="en-GB"/>
        </w:rPr>
        <w:t xml:space="preserve">reliability </w:t>
      </w:r>
      <w:r w:rsidR="005C450F">
        <w:rPr>
          <w:rFonts w:asciiTheme="minorHAnsi" w:eastAsia="Times New Roman" w:hAnsiTheme="minorHAnsi" w:cstheme="minorHAnsi"/>
          <w:bCs/>
          <w:sz w:val="22"/>
          <w:szCs w:val="22"/>
          <w:lang w:val="en-GB"/>
        </w:rPr>
        <w:t xml:space="preserve">and transparency </w:t>
      </w:r>
      <w:r w:rsidR="00B03024">
        <w:rPr>
          <w:rFonts w:asciiTheme="minorHAnsi" w:eastAsia="Times New Roman" w:hAnsiTheme="minorHAnsi" w:cstheme="minorHAnsi"/>
          <w:bCs/>
          <w:sz w:val="22"/>
          <w:szCs w:val="22"/>
          <w:lang w:val="en-GB"/>
        </w:rPr>
        <w:t xml:space="preserve">of software </w:t>
      </w:r>
      <w:r w:rsidR="00523E89">
        <w:rPr>
          <w:rFonts w:asciiTheme="minorHAnsi" w:eastAsia="Times New Roman" w:hAnsiTheme="minorHAnsi" w:cstheme="minorHAnsi"/>
          <w:bCs/>
          <w:sz w:val="22"/>
          <w:szCs w:val="22"/>
          <w:lang w:val="en-GB"/>
        </w:rPr>
        <w:t xml:space="preserve">and, consequently, </w:t>
      </w:r>
      <w:r w:rsidR="008D6274">
        <w:rPr>
          <w:rFonts w:asciiTheme="minorHAnsi" w:eastAsia="Times New Roman" w:hAnsiTheme="minorHAnsi" w:cstheme="minorHAnsi"/>
          <w:bCs/>
          <w:sz w:val="22"/>
          <w:szCs w:val="22"/>
          <w:lang w:val="en-GB"/>
        </w:rPr>
        <w:t>reproducibility</w:t>
      </w:r>
      <w:r w:rsidR="00B03024">
        <w:rPr>
          <w:rFonts w:asciiTheme="minorHAnsi" w:eastAsia="Times New Roman" w:hAnsiTheme="minorHAnsi" w:cstheme="minorHAnsi"/>
          <w:bCs/>
          <w:sz w:val="22"/>
          <w:szCs w:val="22"/>
          <w:lang w:val="en-GB"/>
        </w:rPr>
        <w:t>. F</w:t>
      </w:r>
      <w:r w:rsidR="00EB2E92">
        <w:rPr>
          <w:rFonts w:asciiTheme="minorHAnsi" w:eastAsia="Times New Roman" w:hAnsiTheme="minorHAnsi" w:cstheme="minorHAnsi"/>
          <w:bCs/>
          <w:sz w:val="22"/>
          <w:szCs w:val="22"/>
          <w:lang w:val="en-GB"/>
        </w:rPr>
        <w:t xml:space="preserve">or </w:t>
      </w:r>
      <w:r w:rsidR="006010EF">
        <w:rPr>
          <w:rFonts w:asciiTheme="minorHAnsi" w:eastAsia="Times New Roman" w:hAnsiTheme="minorHAnsi" w:cstheme="minorHAnsi"/>
          <w:bCs/>
          <w:sz w:val="22"/>
          <w:szCs w:val="22"/>
          <w:lang w:val="en-GB"/>
        </w:rPr>
        <w:t>example,</w:t>
      </w:r>
      <w:r w:rsidR="00EB2E92">
        <w:rPr>
          <w:rFonts w:asciiTheme="minorHAnsi" w:eastAsia="Times New Roman" w:hAnsiTheme="minorHAnsi" w:cstheme="minorHAnsi"/>
          <w:bCs/>
          <w:sz w:val="22"/>
          <w:szCs w:val="22"/>
          <w:lang w:val="en-GB"/>
        </w:rPr>
        <w:t xml:space="preserve"> software </w:t>
      </w:r>
      <w:r w:rsidR="00523E89">
        <w:rPr>
          <w:rFonts w:asciiTheme="minorHAnsi" w:eastAsia="Times New Roman" w:hAnsiTheme="minorHAnsi" w:cstheme="minorHAnsi"/>
          <w:bCs/>
          <w:sz w:val="22"/>
          <w:szCs w:val="22"/>
          <w:lang w:val="en-GB"/>
        </w:rPr>
        <w:t>may be</w:t>
      </w:r>
      <w:r w:rsidR="00EB2E92">
        <w:rPr>
          <w:rFonts w:asciiTheme="minorHAnsi" w:eastAsia="Times New Roman" w:hAnsiTheme="minorHAnsi" w:cstheme="minorHAnsi"/>
          <w:bCs/>
          <w:sz w:val="22"/>
          <w:szCs w:val="22"/>
          <w:lang w:val="en-GB"/>
        </w:rPr>
        <w:t xml:space="preserve"> poorly designed and documented</w:t>
      </w:r>
      <w:r w:rsidR="002D1FE0">
        <w:rPr>
          <w:rFonts w:asciiTheme="minorHAnsi" w:eastAsia="Times New Roman" w:hAnsiTheme="minorHAnsi" w:cstheme="minorHAnsi"/>
          <w:bCs/>
          <w:sz w:val="22"/>
          <w:szCs w:val="22"/>
          <w:lang w:val="en-GB"/>
        </w:rPr>
        <w:t>,</w:t>
      </w:r>
      <w:r w:rsidR="00EB2E92">
        <w:rPr>
          <w:rFonts w:asciiTheme="minorHAnsi" w:eastAsia="Times New Roman" w:hAnsiTheme="minorHAnsi" w:cstheme="minorHAnsi"/>
          <w:bCs/>
          <w:sz w:val="22"/>
          <w:szCs w:val="22"/>
          <w:lang w:val="en-GB"/>
        </w:rPr>
        <w:t xml:space="preserve"> </w:t>
      </w:r>
      <w:r w:rsidR="002D1FE0">
        <w:rPr>
          <w:rFonts w:asciiTheme="minorHAnsi" w:eastAsia="Times New Roman" w:hAnsiTheme="minorHAnsi" w:cstheme="minorHAnsi"/>
          <w:bCs/>
          <w:sz w:val="22"/>
          <w:szCs w:val="22"/>
          <w:lang w:val="en-GB"/>
        </w:rPr>
        <w:t>making it</w:t>
      </w:r>
      <w:r w:rsidR="00EB2E92">
        <w:rPr>
          <w:rFonts w:asciiTheme="minorHAnsi" w:eastAsia="Times New Roman" w:hAnsiTheme="minorHAnsi" w:cstheme="minorHAnsi"/>
          <w:bCs/>
          <w:sz w:val="22"/>
          <w:szCs w:val="22"/>
          <w:lang w:val="en-GB"/>
        </w:rPr>
        <w:t xml:space="preserve"> difficult to understand</w:t>
      </w:r>
      <w:r w:rsidR="005C450F">
        <w:rPr>
          <w:rFonts w:asciiTheme="minorHAnsi" w:eastAsia="Times New Roman" w:hAnsiTheme="minorHAnsi" w:cstheme="minorHAnsi"/>
          <w:bCs/>
          <w:sz w:val="22"/>
          <w:szCs w:val="22"/>
          <w:lang w:val="en-GB"/>
        </w:rPr>
        <w:t>,</w:t>
      </w:r>
      <w:r w:rsidR="00EB2E92">
        <w:rPr>
          <w:rFonts w:asciiTheme="minorHAnsi" w:eastAsia="Times New Roman" w:hAnsiTheme="minorHAnsi" w:cstheme="minorHAnsi"/>
          <w:bCs/>
          <w:sz w:val="22"/>
          <w:szCs w:val="22"/>
          <w:lang w:val="en-GB"/>
        </w:rPr>
        <w:t xml:space="preserve"> use</w:t>
      </w:r>
      <w:r w:rsidR="005C450F">
        <w:rPr>
          <w:rFonts w:asciiTheme="minorHAnsi" w:eastAsia="Times New Roman" w:hAnsiTheme="minorHAnsi" w:cstheme="minorHAnsi"/>
          <w:bCs/>
          <w:sz w:val="22"/>
          <w:szCs w:val="22"/>
          <w:lang w:val="en-GB"/>
        </w:rPr>
        <w:t>, modify, and debug</w:t>
      </w:r>
      <w:r w:rsidR="008D6274">
        <w:rPr>
          <w:rFonts w:asciiTheme="minorHAnsi" w:eastAsia="Times New Roman" w:hAnsiTheme="minorHAnsi" w:cstheme="minorHAnsi"/>
          <w:bCs/>
          <w:sz w:val="22"/>
          <w:szCs w:val="22"/>
          <w:lang w:val="en-GB"/>
        </w:rPr>
        <w:t xml:space="preserve">. </w:t>
      </w:r>
      <w:r w:rsidR="00EF3284">
        <w:rPr>
          <w:rFonts w:asciiTheme="minorHAnsi" w:eastAsia="Times New Roman" w:hAnsiTheme="minorHAnsi" w:cstheme="minorHAnsi"/>
          <w:bCs/>
          <w:sz w:val="22"/>
          <w:szCs w:val="22"/>
        </w:rPr>
        <w:t>Software engineering is a discipline in its own and includes the design, implementation, documentation, testing and deployment of software.</w:t>
      </w:r>
      <w:r w:rsidR="00AB104E">
        <w:rPr>
          <w:rFonts w:asciiTheme="minorHAnsi" w:eastAsia="Times New Roman" w:hAnsiTheme="minorHAnsi" w:cstheme="minorHAnsi"/>
          <w:bCs/>
          <w:sz w:val="22"/>
          <w:szCs w:val="22"/>
        </w:rPr>
        <w:t xml:space="preserve"> Following best practices for scripting, functional programming, or objective-oriented programming may significantly improve the quality of the code but requires training and experience.</w:t>
      </w:r>
      <w:r w:rsidR="006734B1">
        <w:rPr>
          <w:rFonts w:asciiTheme="minorHAnsi" w:eastAsia="Times New Roman" w:hAnsiTheme="minorHAnsi" w:cstheme="minorHAnsi"/>
          <w:bCs/>
          <w:sz w:val="22"/>
          <w:szCs w:val="22"/>
          <w:lang w:val="en-GB"/>
        </w:rPr>
        <w:t xml:space="preserve"> In addition, software documentation </w:t>
      </w:r>
      <w:r w:rsidR="00E6567A">
        <w:rPr>
          <w:rFonts w:asciiTheme="minorHAnsi" w:eastAsia="Times New Roman" w:hAnsiTheme="minorHAnsi" w:cstheme="minorHAnsi"/>
          <w:bCs/>
          <w:sz w:val="22"/>
          <w:szCs w:val="22"/>
          <w:lang w:val="en-GB"/>
        </w:rPr>
        <w:t xml:space="preserve">occasionally </w:t>
      </w:r>
      <w:r w:rsidR="006734B1">
        <w:rPr>
          <w:rFonts w:asciiTheme="minorHAnsi" w:eastAsia="Times New Roman" w:hAnsiTheme="minorHAnsi" w:cstheme="minorHAnsi"/>
          <w:bCs/>
          <w:sz w:val="22"/>
          <w:szCs w:val="22"/>
          <w:lang w:val="en-GB"/>
        </w:rPr>
        <w:t>leave</w:t>
      </w:r>
      <w:r w:rsidR="00E6567A">
        <w:rPr>
          <w:rFonts w:asciiTheme="minorHAnsi" w:eastAsia="Times New Roman" w:hAnsiTheme="minorHAnsi" w:cstheme="minorHAnsi"/>
          <w:bCs/>
          <w:sz w:val="22"/>
          <w:szCs w:val="22"/>
          <w:lang w:val="en-GB"/>
        </w:rPr>
        <w:t>s</w:t>
      </w:r>
      <w:r w:rsidR="006734B1">
        <w:rPr>
          <w:rFonts w:asciiTheme="minorHAnsi" w:eastAsia="Times New Roman" w:hAnsiTheme="minorHAnsi" w:cstheme="minorHAnsi"/>
          <w:bCs/>
          <w:sz w:val="22"/>
          <w:szCs w:val="22"/>
          <w:lang w:val="en-GB"/>
        </w:rPr>
        <w:t xml:space="preserve"> much to desire. </w:t>
      </w:r>
      <w:r w:rsidR="00EF3284">
        <w:rPr>
          <w:rFonts w:asciiTheme="minorHAnsi" w:eastAsia="Times New Roman" w:hAnsiTheme="minorHAnsi" w:cstheme="minorHAnsi"/>
          <w:bCs/>
          <w:sz w:val="22"/>
          <w:szCs w:val="22"/>
        </w:rPr>
        <w:t xml:space="preserve">In a </w:t>
      </w:r>
      <w:r w:rsidR="00EB39F1">
        <w:rPr>
          <w:rFonts w:asciiTheme="minorHAnsi" w:eastAsia="Times New Roman" w:hAnsiTheme="minorHAnsi" w:cstheme="minorHAnsi"/>
          <w:bCs/>
          <w:sz w:val="22"/>
          <w:szCs w:val="22"/>
          <w:lang w:val="en-GB"/>
        </w:rPr>
        <w:t>recent report</w:t>
      </w:r>
      <w:r w:rsidR="00830288">
        <w:rPr>
          <w:rFonts w:asciiTheme="minorHAnsi" w:eastAsia="Times New Roman" w:hAnsiTheme="minorHAnsi" w:cstheme="minorHAnsi"/>
          <w:bCs/>
          <w:sz w:val="22"/>
          <w:szCs w:val="22"/>
          <w:lang w:val="en-GB"/>
        </w:rPr>
        <w:t>,</w:t>
      </w:r>
      <w:r w:rsidR="00EB39F1">
        <w:rPr>
          <w:rFonts w:asciiTheme="minorHAnsi" w:eastAsia="Times New Roman" w:hAnsiTheme="minorHAnsi" w:cstheme="minorHAnsi"/>
          <w:bCs/>
          <w:sz w:val="22"/>
          <w:szCs w:val="22"/>
          <w:lang w:val="en-GB"/>
        </w:rPr>
        <w:t xml:space="preserve"> it was concluded that researchers are generally not aware for whom they write documentation and what documentation is required </w:t>
      </w:r>
      <w:r w:rsidR="00EB39F1">
        <w:rPr>
          <w:rFonts w:asciiTheme="minorHAnsi" w:eastAsia="Times New Roman" w:hAnsiTheme="minorHAnsi" w:cstheme="minorHAnsi"/>
          <w:bCs/>
          <w:sz w:val="22"/>
          <w:szCs w:val="22"/>
          <w:lang w:val="en-GB"/>
        </w:rPr>
        <w:fldChar w:fldCharType="begin"/>
      </w:r>
      <w:r w:rsidR="00EB39F1">
        <w:rPr>
          <w:rFonts w:asciiTheme="minorHAnsi" w:eastAsia="Times New Roman" w:hAnsiTheme="minorHAnsi" w:cstheme="minorHAnsi"/>
          <w:bCs/>
          <w:sz w:val="22"/>
          <w:szCs w:val="22"/>
          <w:lang w:val="en-GB"/>
        </w:rPr>
        <w:instrText xml:space="preserve"> ADDIN EN.CITE &lt;EndNote&gt;&lt;Cite&gt;&lt;Author&gt;Hermann&lt;/Author&gt;&lt;Year&gt;2022&lt;/Year&gt;&lt;RecNum&gt;7234&lt;/RecNum&gt;&lt;DisplayText&gt;(Hermann &amp;amp; Fehr, 2022)&lt;/DisplayText&gt;&lt;record&gt;&lt;rec-number&gt;7234&lt;/rec-number&gt;&lt;foreign-keys&gt;&lt;key app="EN" db-id="sfxpwwt9asr05de5przpt5fuvpdvta5wwtv2" timestamp="1679586146"&gt;7234&lt;/key&gt;&lt;/foreign-keys&gt;&lt;ref-type name="Journal Article"&gt;17&lt;/ref-type&gt;&lt;contributors&gt;&lt;authors&gt;&lt;author&gt;Hermann, S.&lt;/author&gt;&lt;author&gt;Fehr, J.&lt;/author&gt;&lt;/authors&gt;&lt;/contributors&gt;&lt;auth-address&gt;Institute of Engineering and Computational Mechanics, University of Stuttgart, 70569, Stuttgart, Germany. sibylle.hermann@itm.uni-stuttgart.de.&amp;#xD;Cluster of Excellence SimTech, University of Stuttgart, 70569, Stuttgart, Germany. sibylle.hermann@itm.uni-stuttgart.de.&amp;#xD;Institute of Engineering and Computational Mechanics, University of Stuttgart, 70569, Stuttgart, Germany.&lt;/auth-address&gt;&lt;titles&gt;&lt;title&gt;Documenting research software in engineering science&lt;/title&gt;&lt;secondary-title&gt;Sci Rep&lt;/secondary-title&gt;&lt;/titles&gt;&lt;periodical&gt;&lt;full-title&gt;Sci Rep&lt;/full-title&gt;&lt;/periodical&gt;&lt;pages&gt;6567&lt;/pages&gt;&lt;volume&gt;12&lt;/volume&gt;&lt;number&gt;1&lt;/number&gt;&lt;edition&gt;2022/04/23&lt;/edition&gt;&lt;keywords&gt;&lt;keyword&gt;*Documentation/methods&lt;/keyword&gt;&lt;keyword&gt;Engineering&lt;/keyword&gt;&lt;keyword&gt;*Software&lt;/keyword&gt;&lt;/keywords&gt;&lt;dates&gt;&lt;year&gt;2022&lt;/year&gt;&lt;pub-dates&gt;&lt;date&gt;Apr 21&lt;/date&gt;&lt;/pub-dates&gt;&lt;/dates&gt;&lt;isbn&gt;2045-2322 (Electronic)&amp;#xD;2045-2322 (Linking)&lt;/isbn&gt;&lt;accession-num&gt;35449149&lt;/accession-num&gt;&lt;label&gt;Reproducibility&amp;#xD;&lt;/label&gt;&lt;urls&gt;&lt;related-urls&gt;&lt;url&gt;https://www.ncbi.nlm.nih.gov/pubmed/35449149&lt;/url&gt;&lt;url&gt;https://www.nature.com/articles/s41598-022-10376-9.pdf&lt;/url&gt;&lt;/related-urls&gt;&lt;/urls&gt;&lt;custom2&gt;PMC9023583&lt;/custom2&gt;&lt;electronic-resource-num&gt;10.1038/s41598-022-10376-9&lt;/electronic-resource-num&gt;&lt;/record&gt;&lt;/Cite&gt;&lt;/EndNote&gt;</w:instrText>
      </w:r>
      <w:r w:rsidR="00EB39F1">
        <w:rPr>
          <w:rFonts w:asciiTheme="minorHAnsi" w:eastAsia="Times New Roman" w:hAnsiTheme="minorHAnsi" w:cstheme="minorHAnsi"/>
          <w:bCs/>
          <w:sz w:val="22"/>
          <w:szCs w:val="22"/>
          <w:lang w:val="en-GB"/>
        </w:rPr>
        <w:fldChar w:fldCharType="separate"/>
      </w:r>
      <w:r w:rsidR="00EB39F1">
        <w:rPr>
          <w:rFonts w:asciiTheme="minorHAnsi" w:eastAsia="Times New Roman" w:hAnsiTheme="minorHAnsi" w:cstheme="minorHAnsi"/>
          <w:bCs/>
          <w:noProof/>
          <w:sz w:val="22"/>
          <w:szCs w:val="22"/>
          <w:lang w:val="en-GB"/>
        </w:rPr>
        <w:t>(Hermann &amp; Fehr, 2022)</w:t>
      </w:r>
      <w:r w:rsidR="00EB39F1">
        <w:rPr>
          <w:rFonts w:asciiTheme="minorHAnsi" w:eastAsia="Times New Roman" w:hAnsiTheme="minorHAnsi" w:cstheme="minorHAnsi"/>
          <w:bCs/>
          <w:sz w:val="22"/>
          <w:szCs w:val="22"/>
          <w:lang w:val="en-GB"/>
        </w:rPr>
        <w:fldChar w:fldCharType="end"/>
      </w:r>
      <w:r w:rsidR="006734B1">
        <w:rPr>
          <w:rFonts w:asciiTheme="minorHAnsi" w:eastAsia="Times New Roman" w:hAnsiTheme="minorHAnsi" w:cstheme="minorHAnsi"/>
          <w:bCs/>
          <w:sz w:val="22"/>
          <w:szCs w:val="22"/>
          <w:lang w:val="en-GB"/>
        </w:rPr>
        <w:t xml:space="preserve">. </w:t>
      </w:r>
      <w:r w:rsidR="00A9619C">
        <w:rPr>
          <w:rFonts w:asciiTheme="minorHAnsi" w:eastAsia="Times New Roman" w:hAnsiTheme="minorHAnsi" w:cstheme="minorHAnsi"/>
          <w:bCs/>
          <w:sz w:val="22"/>
          <w:szCs w:val="22"/>
          <w:lang w:val="en-GB"/>
        </w:rPr>
        <w:t>Currently</w:t>
      </w:r>
      <w:r w:rsidR="00BD6774">
        <w:rPr>
          <w:rFonts w:asciiTheme="minorHAnsi" w:eastAsia="Times New Roman" w:hAnsiTheme="minorHAnsi" w:cstheme="minorHAnsi"/>
          <w:bCs/>
          <w:sz w:val="22"/>
          <w:szCs w:val="22"/>
          <w:lang w:val="en-GB"/>
        </w:rPr>
        <w:t>,</w:t>
      </w:r>
      <w:r w:rsidR="00A9619C">
        <w:rPr>
          <w:rFonts w:asciiTheme="minorHAnsi" w:eastAsia="Times New Roman" w:hAnsiTheme="minorHAnsi" w:cstheme="minorHAnsi"/>
          <w:bCs/>
          <w:sz w:val="22"/>
          <w:szCs w:val="22"/>
          <w:lang w:val="en-GB"/>
        </w:rPr>
        <w:t xml:space="preserve"> </w:t>
      </w:r>
      <w:r w:rsidR="006734B1">
        <w:rPr>
          <w:rFonts w:asciiTheme="minorHAnsi" w:eastAsia="Times New Roman" w:hAnsiTheme="minorHAnsi" w:cstheme="minorHAnsi"/>
          <w:bCs/>
          <w:sz w:val="22"/>
          <w:szCs w:val="22"/>
          <w:lang w:val="en-GB"/>
        </w:rPr>
        <w:t>ENCORE does not provide specific instructions for cod</w:t>
      </w:r>
      <w:r w:rsidR="00E6567A">
        <w:rPr>
          <w:rFonts w:asciiTheme="minorHAnsi" w:eastAsia="Times New Roman" w:hAnsiTheme="minorHAnsi" w:cstheme="minorHAnsi"/>
          <w:bCs/>
          <w:sz w:val="22"/>
          <w:szCs w:val="22"/>
          <w:lang w:val="en-GB"/>
        </w:rPr>
        <w:t>ing styl</w:t>
      </w:r>
      <w:r w:rsidR="006734B1">
        <w:rPr>
          <w:rFonts w:asciiTheme="minorHAnsi" w:eastAsia="Times New Roman" w:hAnsiTheme="minorHAnsi" w:cstheme="minorHAnsi"/>
          <w:bCs/>
          <w:sz w:val="22"/>
          <w:szCs w:val="22"/>
          <w:lang w:val="en-GB"/>
        </w:rPr>
        <w:t>e</w:t>
      </w:r>
      <w:r w:rsidR="005C450F" w:rsidRPr="005C450F">
        <w:t xml:space="preserve"> </w:t>
      </w:r>
      <w:r w:rsidR="005C450F">
        <w:t xml:space="preserve">(e.g., </w:t>
      </w:r>
      <w:r w:rsidR="005C450F" w:rsidRPr="005C450F">
        <w:rPr>
          <w:rFonts w:asciiTheme="minorHAnsi" w:eastAsia="Times New Roman" w:hAnsiTheme="minorHAnsi" w:cstheme="minorHAnsi"/>
          <w:bCs/>
          <w:sz w:val="22"/>
          <w:szCs w:val="22"/>
          <w:lang w:val="en-GB"/>
        </w:rPr>
        <w:t xml:space="preserve">PEP 8 for Python and </w:t>
      </w:r>
      <w:proofErr w:type="spellStart"/>
      <w:r w:rsidR="005C450F" w:rsidRPr="005C450F">
        <w:rPr>
          <w:rFonts w:asciiTheme="minorHAnsi" w:eastAsia="Times New Roman" w:hAnsiTheme="minorHAnsi" w:cstheme="minorHAnsi"/>
          <w:bCs/>
          <w:sz w:val="22"/>
          <w:szCs w:val="22"/>
          <w:lang w:val="en-GB"/>
        </w:rPr>
        <w:t>tidyverse</w:t>
      </w:r>
      <w:proofErr w:type="spellEnd"/>
      <w:r w:rsidR="005C450F" w:rsidRPr="005C450F">
        <w:rPr>
          <w:rFonts w:asciiTheme="minorHAnsi" w:eastAsia="Times New Roman" w:hAnsiTheme="minorHAnsi" w:cstheme="minorHAnsi"/>
          <w:bCs/>
          <w:sz w:val="22"/>
          <w:szCs w:val="22"/>
          <w:lang w:val="en-GB"/>
        </w:rPr>
        <w:t xml:space="preserve"> for R</w:t>
      </w:r>
      <w:r w:rsidR="00874B4A">
        <w:rPr>
          <w:rFonts w:asciiTheme="minorHAnsi" w:eastAsia="Times New Roman" w:hAnsiTheme="minorHAnsi" w:cstheme="minorHAnsi"/>
          <w:bCs/>
          <w:sz w:val="22"/>
          <w:szCs w:val="22"/>
          <w:lang w:val="en-GB"/>
        </w:rPr>
        <w:t xml:space="preserve">; </w:t>
      </w:r>
      <w:r w:rsidR="00874B4A" w:rsidRPr="009A2D35">
        <w:rPr>
          <w:rFonts w:asciiTheme="minorHAnsi" w:eastAsia="Times New Roman" w:hAnsiTheme="minorHAnsi" w:cstheme="minorHAnsi"/>
          <w:bCs/>
          <w:sz w:val="22"/>
          <w:szCs w:val="22"/>
          <w:lang w:val="en-GB"/>
        </w:rPr>
        <w:fldChar w:fldCharType="begin"/>
      </w:r>
      <w:r w:rsidR="00874B4A" w:rsidRPr="009A2D35">
        <w:rPr>
          <w:rFonts w:asciiTheme="minorHAnsi" w:eastAsia="Times New Roman" w:hAnsiTheme="minorHAnsi" w:cstheme="minorHAnsi"/>
          <w:bCs/>
          <w:sz w:val="22"/>
          <w:szCs w:val="22"/>
          <w:lang w:val="en-GB"/>
        </w:rPr>
        <w:instrText xml:space="preserve"> ADDIN EN.CITE &lt;EndNote&gt;&lt;Cite&gt;&lt;Author&gt;Tidyverse Style Guide&lt;/Author&gt;&lt;Year&gt;2024&lt;/Year&gt;&lt;RecNum&gt;7439&lt;/RecNum&gt;&lt;DisplayText&gt;(Python Style Guide, 2024; Tidyverse Style Guide, 2024)&lt;/DisplayText&gt;&lt;record&gt;&lt;rec-number&gt;7439&lt;/rec-number&gt;&lt;foreign-keys&gt;&lt;key app="EN" db-id="sfxpwwt9asr05de5przpt5fuvpdvta5wwtv2" timestamp="1707904612"&gt;7439&lt;/key&gt;&lt;/foreign-keys&gt;&lt;ref-type name="Web Page"&gt;12&lt;/ref-type&gt;&lt;contributors&gt;&lt;authors&gt;&lt;author&gt;Tidyverse Style Guide,&lt;/author&gt;&lt;/authors&gt;&lt;/contributors&gt;&lt;titles&gt;&lt;/titles&gt;&lt;pages&gt;Good coding style is like correct punctuation: you can manage without it, butitsuremakesthingseasiertoread. This site describes the style used throughout the tidyverse. It was derived from Google’s original R Style Guide - but Google’s current guide is derived from the tidyverse style guide.&lt;/pages&gt;&lt;volume&gt;14 February 2024&lt;/volume&gt;&lt;number&gt;14 February 2024&lt;/number&gt;&lt;dates&gt;&lt;year&gt;2024&lt;/year&gt;&lt;/dates&gt;&lt;label&gt;Reproducibility&amp;#xD;&lt;/label&gt;&lt;urls&gt;&lt;related-urls&gt;&lt;url&gt;https://style.tidyverse.org/&lt;/url&gt;&lt;/related-urls&gt;&lt;/urls&gt;&lt;custom1&gt;14 February 2024&lt;/custom1&gt;&lt;custom2&gt;14 February 2024&lt;/custom2&gt;&lt;/record&gt;&lt;/Cite&gt;&lt;Cite&gt;&lt;Author&gt;Python Style Guide&lt;/Author&gt;&lt;Year&gt;2024&lt;/Year&gt;&lt;RecNum&gt;7438&lt;/RecNum&gt;&lt;record&gt;&lt;rec-number&gt;7438&lt;/rec-number&gt;&lt;foreign-keys&gt;&lt;key app="EN" db-id="sfxpwwt9asr05de5przpt5fuvpdvta5wwtv2" timestamp="1707904426"&gt;7438&lt;/key&gt;&lt;/foreign-keys&gt;&lt;ref-type name="Web Page"&gt;12&lt;/ref-type&gt;&lt;contributors&gt;&lt;authors&gt;&lt;author&gt;Python Style Guide,&lt;/author&gt;&lt;/authors&gt;&lt;/contributors&gt;&lt;titles&gt;&lt;/titles&gt;&lt;pages&gt;The style guide originally at this URL has been turned into two PEPs (Python Enhancement Proposals): PEP 8 for the main text, and PEP 257 for docstring conventions.&lt;/pages&gt;&lt;volume&gt;14 February 2024&lt;/volume&gt;&lt;number&gt;14 February 2024&lt;/number&gt;&lt;dates&gt;&lt;year&gt;2024&lt;/year&gt;&lt;/dates&gt;&lt;label&gt;Reproducibility&amp;#xD;&lt;/label&gt;&lt;urls&gt;&lt;related-urls&gt;&lt;url&gt;https://www.python.org/doc/essays/styleguide/&lt;/url&gt;&lt;/related-urls&gt;&lt;/urls&gt;&lt;custom1&gt;14 February 2024&lt;/custom1&gt;&lt;custom2&gt;14 February 2024&lt;/custom2&gt;&lt;/record&gt;&lt;/Cite&gt;&lt;/EndNote&gt;</w:instrText>
      </w:r>
      <w:r w:rsidR="00874B4A" w:rsidRPr="009A2D35">
        <w:rPr>
          <w:rFonts w:asciiTheme="minorHAnsi" w:eastAsia="Times New Roman" w:hAnsiTheme="minorHAnsi" w:cstheme="minorHAnsi"/>
          <w:bCs/>
          <w:sz w:val="22"/>
          <w:szCs w:val="22"/>
          <w:lang w:val="en-GB"/>
        </w:rPr>
        <w:fldChar w:fldCharType="separate"/>
      </w:r>
      <w:r w:rsidR="00874B4A" w:rsidRPr="009A2D35">
        <w:rPr>
          <w:rFonts w:asciiTheme="minorHAnsi" w:eastAsia="Times New Roman" w:hAnsiTheme="minorHAnsi" w:cstheme="minorHAnsi"/>
          <w:bCs/>
          <w:noProof/>
          <w:sz w:val="22"/>
          <w:szCs w:val="22"/>
          <w:lang w:val="en-GB"/>
        </w:rPr>
        <w:t>(Python Style Guide, 2024; Tidyverse Style Guide, 2024)</w:t>
      </w:r>
      <w:r w:rsidR="00874B4A" w:rsidRPr="009A2D35">
        <w:rPr>
          <w:rFonts w:asciiTheme="minorHAnsi" w:eastAsia="Times New Roman" w:hAnsiTheme="minorHAnsi" w:cstheme="minorHAnsi"/>
          <w:bCs/>
          <w:sz w:val="22"/>
          <w:szCs w:val="22"/>
          <w:lang w:val="en-GB"/>
        </w:rPr>
        <w:fldChar w:fldCharType="end"/>
      </w:r>
      <w:r w:rsidR="005C450F" w:rsidRPr="009A2D35">
        <w:rPr>
          <w:rFonts w:asciiTheme="minorHAnsi" w:eastAsia="Times New Roman" w:hAnsiTheme="minorHAnsi" w:cstheme="minorHAnsi"/>
          <w:bCs/>
          <w:sz w:val="22"/>
          <w:szCs w:val="22"/>
          <w:lang w:val="en-GB"/>
        </w:rPr>
        <w:t>)</w:t>
      </w:r>
      <w:r w:rsidR="006734B1" w:rsidRPr="009A2D35">
        <w:rPr>
          <w:rFonts w:asciiTheme="minorHAnsi" w:eastAsia="Times New Roman" w:hAnsiTheme="minorHAnsi" w:cstheme="minorHAnsi"/>
          <w:bCs/>
          <w:sz w:val="22"/>
          <w:szCs w:val="22"/>
          <w:lang w:val="en-GB"/>
        </w:rPr>
        <w:t xml:space="preserve"> and documentation design because it is probably more effective to train scientist in the art of software engineering</w:t>
      </w:r>
      <w:r w:rsidR="00E6567A" w:rsidRPr="009A2D35">
        <w:rPr>
          <w:rFonts w:asciiTheme="minorHAnsi" w:eastAsia="Times New Roman" w:hAnsiTheme="minorHAnsi" w:cstheme="minorHAnsi"/>
          <w:bCs/>
          <w:sz w:val="22"/>
          <w:szCs w:val="22"/>
          <w:lang w:val="en-GB"/>
        </w:rPr>
        <w:t xml:space="preserve">. </w:t>
      </w:r>
      <w:r w:rsidR="005C450F" w:rsidRPr="009A2D35">
        <w:rPr>
          <w:rFonts w:asciiTheme="minorHAnsi" w:eastAsia="Times New Roman" w:hAnsiTheme="minorHAnsi" w:cstheme="minorHAnsi"/>
          <w:bCs/>
          <w:sz w:val="22"/>
          <w:szCs w:val="22"/>
          <w:lang w:val="en-GB"/>
        </w:rPr>
        <w:t>Instead, general guidelines are provided in a README file (</w:t>
      </w:r>
      <w:r w:rsidR="005C450F" w:rsidRPr="009A2D35">
        <w:rPr>
          <w:rFonts w:asciiTheme="minorHAnsi" w:eastAsia="Times New Roman" w:hAnsiTheme="minorHAnsi" w:cstheme="minorHAnsi"/>
          <w:b/>
          <w:sz w:val="22"/>
          <w:szCs w:val="22"/>
          <w:lang w:val="en-GB"/>
        </w:rPr>
        <w:t>Supplementary File 3</w:t>
      </w:r>
      <w:r w:rsidR="005C450F" w:rsidRPr="009A2D35">
        <w:rPr>
          <w:rFonts w:asciiTheme="minorHAnsi" w:eastAsia="Times New Roman" w:hAnsiTheme="minorHAnsi" w:cstheme="minorHAnsi"/>
          <w:bCs/>
          <w:sz w:val="22"/>
          <w:szCs w:val="22"/>
          <w:lang w:val="en-GB"/>
        </w:rPr>
        <w:t xml:space="preserve">) </w:t>
      </w:r>
      <w:r w:rsidR="00E6567A" w:rsidRPr="009A2D35">
        <w:rPr>
          <w:rFonts w:asciiTheme="minorHAnsi" w:eastAsia="Times New Roman" w:hAnsiTheme="minorHAnsi" w:cstheme="minorHAnsi"/>
          <w:bCs/>
          <w:sz w:val="22"/>
          <w:szCs w:val="22"/>
          <w:lang w:val="en-GB"/>
        </w:rPr>
        <w:t xml:space="preserve">Awareness of </w:t>
      </w:r>
      <w:r w:rsidR="00537D31" w:rsidRPr="009A2D35">
        <w:rPr>
          <w:rFonts w:asciiTheme="minorHAnsi" w:eastAsia="Times New Roman" w:hAnsiTheme="minorHAnsi" w:cstheme="minorHAnsi"/>
          <w:bCs/>
          <w:sz w:val="22"/>
          <w:szCs w:val="22"/>
          <w:lang w:val="en-GB"/>
        </w:rPr>
        <w:t xml:space="preserve">guidelines (e.g., </w:t>
      </w:r>
      <w:r w:rsidR="00537D31" w:rsidRPr="009A2D35">
        <w:rPr>
          <w:rFonts w:asciiTheme="minorHAnsi" w:eastAsia="Times New Roman" w:hAnsiTheme="minorHAnsi" w:cstheme="minorHAnsi"/>
          <w:bCs/>
          <w:sz w:val="22"/>
          <w:szCs w:val="22"/>
          <w:lang w:val="en-GB"/>
        </w:rPr>
        <w:fldChar w:fldCharType="begin"/>
      </w:r>
      <w:r w:rsidR="00537D31" w:rsidRPr="009A2D35">
        <w:rPr>
          <w:rFonts w:asciiTheme="minorHAnsi" w:eastAsia="Times New Roman" w:hAnsiTheme="minorHAnsi" w:cstheme="minorHAnsi"/>
          <w:bCs/>
          <w:sz w:val="22"/>
          <w:szCs w:val="22"/>
          <w:lang w:val="en-GB"/>
        </w:rPr>
        <w:instrText xml:space="preserve"> ADDIN EN.CITE &lt;EndNote&gt;&lt;Cite&gt;&lt;Author&gt;Karimzadeh&lt;/Author&gt;&lt;Year&gt;2018&lt;/Year&gt;&lt;RecNum&gt;7145&lt;/RecNum&gt;&lt;DisplayText&gt;(Karimzadeh &amp;amp; Hoffman, 2018)&lt;/DisplayText&gt;&lt;record&gt;&lt;rec-number&gt;7145&lt;/rec-number&gt;&lt;foreign-keys&gt;&lt;key app="EN" db-id="sfxpwwt9asr05de5przpt5fuvpdvta5wwtv2" timestamp="1679412639"&gt;7145&lt;/key&gt;&lt;/foreign-keys&gt;&lt;ref-type name="Journal Article"&gt;17&lt;/ref-type&gt;&lt;contributors&gt;&lt;authors&gt;&lt;author&gt;Karimzadeh, M.&lt;/author&gt;&lt;author&gt;Hoffman, M. M.&lt;/author&gt;&lt;/authors&gt;&lt;/contributors&gt;&lt;auth-address&gt;Department of Medical Biophysics, University of Toronto, Toronto, Canada.&lt;/auth-address&gt;&lt;titles&gt;&lt;title&gt;Top considerations for creating bioinformatics software documentation&lt;/title&gt;&lt;secondary-title&gt;Brief Bioinform&lt;/secondary-title&gt;&lt;/titles&gt;&lt;periodical&gt;&lt;full-title&gt;Brief Bioinform&lt;/full-title&gt;&lt;abbr-1&gt;Briefings in bioinformatics&lt;/abbr-1&gt;&lt;/periodical&gt;&lt;pages&gt;693-699&lt;/pages&gt;&lt;volume&gt;19&lt;/volume&gt;&lt;number&gt;4&lt;/number&gt;&lt;edition&gt;2017/01/16&lt;/edition&gt;&lt;keywords&gt;&lt;keyword&gt;Computational Biology/*methods&lt;/keyword&gt;&lt;keyword&gt;Documentation/*standards&lt;/keyword&gt;&lt;keyword&gt;*Guidelines as Topic&lt;/keyword&gt;&lt;keyword&gt;Humans&lt;/keyword&gt;&lt;keyword&gt;Software/*standards&lt;/keyword&gt;&lt;/keywords&gt;&lt;dates&gt;&lt;year&gt;2018&lt;/year&gt;&lt;pub-dates&gt;&lt;date&gt;Jul 20&lt;/date&gt;&lt;/pub-dates&gt;&lt;/dates&gt;&lt;isbn&gt;1477-4054 (Electronic)&amp;#xD;1467-5463 (Print)&amp;#xD;1467-5463 (Linking)&lt;/isbn&gt;&lt;accession-num&gt;28088754&lt;/accession-num&gt;&lt;label&gt;Reproducibility&lt;/label&gt;&lt;urls&gt;&lt;related-urls&gt;&lt;url&gt;https://www.ncbi.nlm.nih.gov/pubmed/28088754&lt;/url&gt;&lt;/related-urls&gt;&lt;/urls&gt;&lt;custom2&gt;PMC6054259&lt;/custom2&gt;&lt;electronic-resource-num&gt;10.1093/bib/bbw134&lt;/electronic-resource-num&gt;&lt;/record&gt;&lt;/Cite&gt;&lt;/EndNote&gt;</w:instrText>
      </w:r>
      <w:r w:rsidR="00537D31" w:rsidRPr="009A2D35">
        <w:rPr>
          <w:rFonts w:asciiTheme="minorHAnsi" w:eastAsia="Times New Roman" w:hAnsiTheme="minorHAnsi" w:cstheme="minorHAnsi"/>
          <w:bCs/>
          <w:sz w:val="22"/>
          <w:szCs w:val="22"/>
          <w:lang w:val="en-GB"/>
        </w:rPr>
        <w:fldChar w:fldCharType="separate"/>
      </w:r>
      <w:r w:rsidR="00537D31" w:rsidRPr="009A2D35">
        <w:rPr>
          <w:rFonts w:asciiTheme="minorHAnsi" w:eastAsia="Times New Roman" w:hAnsiTheme="minorHAnsi" w:cstheme="minorHAnsi"/>
          <w:bCs/>
          <w:noProof/>
          <w:sz w:val="22"/>
          <w:szCs w:val="22"/>
          <w:lang w:val="en-GB"/>
        </w:rPr>
        <w:t>(Karimzadeh &amp; Hoffman, 2018)</w:t>
      </w:r>
      <w:r w:rsidR="00537D31" w:rsidRPr="009A2D35">
        <w:rPr>
          <w:rFonts w:asciiTheme="minorHAnsi" w:eastAsia="Times New Roman" w:hAnsiTheme="minorHAnsi" w:cstheme="minorHAnsi"/>
          <w:bCs/>
          <w:sz w:val="22"/>
          <w:szCs w:val="22"/>
          <w:lang w:val="en-GB"/>
        </w:rPr>
        <w:fldChar w:fldCharType="end"/>
      </w:r>
      <w:r w:rsidR="00537D31" w:rsidRPr="009A2D35">
        <w:rPr>
          <w:rFonts w:asciiTheme="minorHAnsi" w:eastAsia="Times New Roman" w:hAnsiTheme="minorHAnsi" w:cstheme="minorHAnsi"/>
          <w:bCs/>
          <w:sz w:val="22"/>
          <w:szCs w:val="22"/>
          <w:lang w:val="en-GB"/>
        </w:rPr>
        <w:t xml:space="preserve">) and </w:t>
      </w:r>
      <w:r w:rsidR="00D30E69" w:rsidRPr="009A2D35">
        <w:rPr>
          <w:rFonts w:asciiTheme="minorHAnsi" w:eastAsia="Times New Roman" w:hAnsiTheme="minorHAnsi" w:cstheme="minorHAnsi"/>
          <w:bCs/>
          <w:sz w:val="22"/>
          <w:szCs w:val="22"/>
          <w:lang w:val="en-GB"/>
        </w:rPr>
        <w:t>tools to (automatically) generate</w:t>
      </w:r>
      <w:r w:rsidR="00D30E69">
        <w:rPr>
          <w:rFonts w:asciiTheme="minorHAnsi" w:eastAsia="Times New Roman" w:hAnsiTheme="minorHAnsi" w:cstheme="minorHAnsi"/>
          <w:bCs/>
          <w:sz w:val="22"/>
          <w:szCs w:val="22"/>
          <w:lang w:val="en-GB"/>
        </w:rPr>
        <w:t xml:space="preserve"> documentation such as Sphinx </w:t>
      </w:r>
      <w:r w:rsidR="00D30E69">
        <w:rPr>
          <w:rFonts w:asciiTheme="minorHAnsi" w:eastAsia="Times New Roman" w:hAnsiTheme="minorHAnsi" w:cstheme="minorHAnsi"/>
          <w:bCs/>
          <w:sz w:val="22"/>
          <w:szCs w:val="22"/>
          <w:lang w:val="en-GB"/>
        </w:rPr>
        <w:fldChar w:fldCharType="begin"/>
      </w:r>
      <w:r w:rsidR="00D30E69">
        <w:rPr>
          <w:rFonts w:asciiTheme="minorHAnsi" w:eastAsia="Times New Roman" w:hAnsiTheme="minorHAnsi" w:cstheme="minorHAnsi"/>
          <w:bCs/>
          <w:sz w:val="22"/>
          <w:szCs w:val="22"/>
          <w:lang w:val="en-GB"/>
        </w:rPr>
        <w:instrText xml:space="preserve"> ADDIN EN.CITE &lt;EndNote&gt;&lt;Cite&gt;&lt;Author&gt;Brandl&lt;/Author&gt;&lt;Year&gt;2021&lt;/Year&gt;&lt;RecNum&gt;7357&lt;/RecNum&gt;&lt;DisplayText&gt;(Brandl, 2021)&lt;/DisplayText&gt;&lt;record&gt;&lt;rec-number&gt;7357&lt;/rec-number&gt;&lt;foreign-keys&gt;&lt;key app="EN" db-id="sfxpwwt9asr05de5przpt5fuvpdvta5wwtv2" timestamp="1690980722"&gt;7357&lt;/key&gt;&lt;/foreign-keys&gt;&lt;ref-type name="Web Page"&gt;12&lt;/ref-type&gt;&lt;contributors&gt;&lt;authors&gt;&lt;author&gt;Brandl, G.&lt;/author&gt;&lt;/authors&gt;&lt;/contributors&gt;&lt;titles&gt;&lt;title&gt;Sphinx documentation&lt;/title&gt;&lt;/titles&gt;&lt;number&gt;August 2023&lt;/number&gt;&lt;dates&gt;&lt;year&gt;2021&lt;/year&gt;&lt;/dates&gt;&lt;label&gt;Reproducibility&lt;/label&gt;&lt;urls&gt;&lt;related-urls&gt;&lt;url&gt;https://www.sphinx-doc.org/en/master/&lt;/url&gt;&lt;/related-urls&gt;&lt;/urls&gt;&lt;/record&gt;&lt;/Cite&gt;&lt;/EndNote&gt;</w:instrText>
      </w:r>
      <w:r w:rsidR="00D30E69">
        <w:rPr>
          <w:rFonts w:asciiTheme="minorHAnsi" w:eastAsia="Times New Roman" w:hAnsiTheme="minorHAnsi" w:cstheme="minorHAnsi"/>
          <w:bCs/>
          <w:sz w:val="22"/>
          <w:szCs w:val="22"/>
          <w:lang w:val="en-GB"/>
        </w:rPr>
        <w:fldChar w:fldCharType="separate"/>
      </w:r>
      <w:r w:rsidR="00D30E69">
        <w:rPr>
          <w:rFonts w:asciiTheme="minorHAnsi" w:eastAsia="Times New Roman" w:hAnsiTheme="minorHAnsi" w:cstheme="minorHAnsi"/>
          <w:bCs/>
          <w:noProof/>
          <w:sz w:val="22"/>
          <w:szCs w:val="22"/>
          <w:lang w:val="en-GB"/>
        </w:rPr>
        <w:t>(Brandl, 2021)</w:t>
      </w:r>
      <w:r w:rsidR="00D30E69">
        <w:rPr>
          <w:rFonts w:asciiTheme="minorHAnsi" w:eastAsia="Times New Roman" w:hAnsiTheme="minorHAnsi" w:cstheme="minorHAnsi"/>
          <w:bCs/>
          <w:sz w:val="22"/>
          <w:szCs w:val="22"/>
          <w:lang w:val="en-GB"/>
        </w:rPr>
        <w:fldChar w:fldCharType="end"/>
      </w:r>
      <w:r w:rsidR="00D30E69">
        <w:rPr>
          <w:rFonts w:asciiTheme="minorHAnsi" w:eastAsia="Times New Roman" w:hAnsiTheme="minorHAnsi" w:cstheme="minorHAnsi"/>
          <w:bCs/>
          <w:sz w:val="22"/>
          <w:szCs w:val="22"/>
          <w:lang w:val="en-GB"/>
        </w:rPr>
        <w:t xml:space="preserve"> for Python</w:t>
      </w:r>
      <w:r w:rsidR="00E6567A">
        <w:rPr>
          <w:rFonts w:asciiTheme="minorHAnsi" w:eastAsia="Times New Roman" w:hAnsiTheme="minorHAnsi" w:cstheme="minorHAnsi"/>
          <w:bCs/>
          <w:sz w:val="22"/>
          <w:szCs w:val="22"/>
          <w:lang w:val="en-GB"/>
        </w:rPr>
        <w:t xml:space="preserve">, and </w:t>
      </w:r>
      <w:r w:rsidR="00E6567A" w:rsidRPr="000F38DF">
        <w:rPr>
          <w:rFonts w:asciiTheme="minorHAnsi" w:eastAsia="Times New Roman" w:hAnsiTheme="minorHAnsi" w:cstheme="minorHAnsi"/>
          <w:bCs/>
          <w:sz w:val="22"/>
          <w:szCs w:val="22"/>
          <w:lang w:val="en-GB"/>
        </w:rPr>
        <w:t xml:space="preserve">r2readthedocs </w:t>
      </w:r>
      <w:r w:rsidR="00E6567A">
        <w:rPr>
          <w:rFonts w:asciiTheme="minorHAnsi" w:eastAsia="Times New Roman" w:hAnsiTheme="minorHAnsi" w:cstheme="minorHAnsi"/>
          <w:bCs/>
          <w:sz w:val="22"/>
          <w:szCs w:val="22"/>
          <w:lang w:val="en-GB"/>
        </w:rPr>
        <w:fldChar w:fldCharType="begin"/>
      </w:r>
      <w:r w:rsidR="00E6567A" w:rsidRPr="000F38DF">
        <w:rPr>
          <w:rFonts w:asciiTheme="minorHAnsi" w:eastAsia="Times New Roman" w:hAnsiTheme="minorHAnsi" w:cstheme="minorHAnsi"/>
          <w:bCs/>
          <w:sz w:val="22"/>
          <w:szCs w:val="22"/>
          <w:lang w:val="en-GB"/>
        </w:rPr>
        <w:instrText xml:space="preserve"> ADDIN EN.CITE &lt;EndNote&gt;&lt;Cite&gt;&lt;Author&gt;r2readthedocs&lt;/Author&gt;&lt;Year&gt;2023&lt;/Year&gt;&lt;RecNum&gt;7358&lt;/RecNum&gt;&lt;DisplayText&gt;(r2readthedocs, 2023)&lt;/DisplayText&gt;&lt;record&gt;&lt;rec-number&gt;7358&lt;/rec-number&gt;&lt;foreign-keys&gt;&lt;key app="EN" db-id="sfxpwwt9asr05de5przpt5fuvpdvta5wwtv2" timestamp="1690980911"&gt;7358&lt;/key&gt;&lt;/foreign-keys&gt;&lt;ref-type name="Web Page"&gt;12&lt;/ref-type&gt;&lt;contributors&gt;&lt;authors&gt;&lt;author&gt;r2readthedocs&lt;/author&gt;&lt;/authors&gt;&lt;/contributors&gt;&lt;titles&gt;&lt;title&gt;Convert R package documentation to a ‘readthedocs’ website.&lt;/title&gt;&lt;/titles&gt;&lt;number&gt;August 2023&lt;/number&gt;&lt;dates&gt;&lt;year&gt;2023&lt;/year&gt;&lt;/dates&gt;&lt;label&gt;Reproducibility&amp;#xD;&lt;/label&gt;&lt;urls&gt;&lt;related-urls&gt;&lt;url&gt;https://github.com/ropenscilabs/r2readthedocs/&lt;/url&gt;&lt;/related-urls&gt;&lt;/urls&gt;&lt;/record&gt;&lt;/Cite&gt;&lt;/EndNote&gt;</w:instrText>
      </w:r>
      <w:r w:rsidR="00E6567A">
        <w:rPr>
          <w:rFonts w:asciiTheme="minorHAnsi" w:eastAsia="Times New Roman" w:hAnsiTheme="minorHAnsi" w:cstheme="minorHAnsi"/>
          <w:bCs/>
          <w:sz w:val="22"/>
          <w:szCs w:val="22"/>
          <w:lang w:val="en-GB"/>
        </w:rPr>
        <w:fldChar w:fldCharType="separate"/>
      </w:r>
      <w:r w:rsidR="00E6567A" w:rsidRPr="000F38DF">
        <w:rPr>
          <w:rFonts w:asciiTheme="minorHAnsi" w:eastAsia="Times New Roman" w:hAnsiTheme="minorHAnsi" w:cstheme="minorHAnsi"/>
          <w:bCs/>
          <w:noProof/>
          <w:sz w:val="22"/>
          <w:szCs w:val="22"/>
          <w:lang w:val="en-GB"/>
        </w:rPr>
        <w:t>(r2readthedocs, 2023)</w:t>
      </w:r>
      <w:r w:rsidR="00E6567A">
        <w:rPr>
          <w:rFonts w:asciiTheme="minorHAnsi" w:eastAsia="Times New Roman" w:hAnsiTheme="minorHAnsi" w:cstheme="minorHAnsi"/>
          <w:bCs/>
          <w:sz w:val="22"/>
          <w:szCs w:val="22"/>
          <w:lang w:val="en-GB"/>
        </w:rPr>
        <w:fldChar w:fldCharType="end"/>
      </w:r>
      <w:r w:rsidR="00E6567A" w:rsidRPr="000F38DF">
        <w:rPr>
          <w:rFonts w:asciiTheme="minorHAnsi" w:eastAsia="Times New Roman" w:hAnsiTheme="minorHAnsi" w:cstheme="minorHAnsi"/>
          <w:bCs/>
          <w:sz w:val="22"/>
          <w:szCs w:val="22"/>
          <w:lang w:val="en-GB"/>
        </w:rPr>
        <w:t xml:space="preserve"> and roxygen2 </w:t>
      </w:r>
      <w:r w:rsidR="00E6567A">
        <w:rPr>
          <w:rFonts w:asciiTheme="minorHAnsi" w:eastAsia="Times New Roman" w:hAnsiTheme="minorHAnsi" w:cstheme="minorHAnsi"/>
          <w:bCs/>
          <w:sz w:val="22"/>
          <w:szCs w:val="22"/>
          <w:lang w:val="en-GB"/>
        </w:rPr>
        <w:fldChar w:fldCharType="begin"/>
      </w:r>
      <w:r w:rsidR="00E6567A" w:rsidRPr="000F38DF">
        <w:rPr>
          <w:rFonts w:asciiTheme="minorHAnsi" w:eastAsia="Times New Roman" w:hAnsiTheme="minorHAnsi" w:cstheme="minorHAnsi"/>
          <w:bCs/>
          <w:sz w:val="22"/>
          <w:szCs w:val="22"/>
          <w:lang w:val="en-GB"/>
        </w:rPr>
        <w:instrText xml:space="preserve"> ADDIN EN.CITE &lt;EndNote&gt;&lt;Cite&gt;&lt;Author&gt;Roxygen2&lt;/Author&gt;&lt;Year&gt;2023&lt;/Year&gt;&lt;RecNum&gt;7359&lt;/RecNum&gt;&lt;DisplayText&gt;(Roxygen2, 2023)&lt;/DisplayText&gt;&lt;record&gt;&lt;rec-number&gt;7359&lt;/rec-number&gt;&lt;foreign-keys&gt;&lt;key app="EN" db-id="sfxpwwt9asr05de5przpt5fuvpdvta5wwtv2" timestamp="1690981107"&gt;7359&lt;/key&gt;&lt;/foreign-keys&gt;&lt;ref-type name="Web Page"&gt;12&lt;/ref-type&gt;&lt;contributors&gt;&lt;authors&gt;&lt;author&gt;Roxygen2&lt;/author&gt;&lt;/authors&gt;&lt;/contributors&gt;&lt;titles&gt;&lt;title&gt;Dynamic documentation system&lt;/title&gt;&lt;/titles&gt;&lt;number&gt;August 2023&lt;/number&gt;&lt;dates&gt;&lt;year&gt;2023&lt;/year&gt;&lt;/dates&gt;&lt;label&gt;Reproducibility&lt;/label&gt;&lt;urls&gt;&lt;related-urls&gt;&lt;url&gt;https://cran.r-project.org/web/packages/roxygen2/index.html&lt;/url&gt;&lt;/related-urls&gt;&lt;/urls&gt;&lt;/record&gt;&lt;/Cite&gt;&lt;/EndNote&gt;</w:instrText>
      </w:r>
      <w:r w:rsidR="00E6567A">
        <w:rPr>
          <w:rFonts w:asciiTheme="minorHAnsi" w:eastAsia="Times New Roman" w:hAnsiTheme="minorHAnsi" w:cstheme="minorHAnsi"/>
          <w:bCs/>
          <w:sz w:val="22"/>
          <w:szCs w:val="22"/>
          <w:lang w:val="en-GB"/>
        </w:rPr>
        <w:fldChar w:fldCharType="separate"/>
      </w:r>
      <w:r w:rsidR="00E6567A" w:rsidRPr="000F38DF">
        <w:rPr>
          <w:rFonts w:asciiTheme="minorHAnsi" w:eastAsia="Times New Roman" w:hAnsiTheme="minorHAnsi" w:cstheme="minorHAnsi"/>
          <w:bCs/>
          <w:noProof/>
          <w:sz w:val="22"/>
          <w:szCs w:val="22"/>
          <w:lang w:val="en-GB"/>
        </w:rPr>
        <w:t>(Roxygen2, 2023)</w:t>
      </w:r>
      <w:r w:rsidR="00E6567A">
        <w:rPr>
          <w:rFonts w:asciiTheme="minorHAnsi" w:eastAsia="Times New Roman" w:hAnsiTheme="minorHAnsi" w:cstheme="minorHAnsi"/>
          <w:bCs/>
          <w:sz w:val="22"/>
          <w:szCs w:val="22"/>
          <w:lang w:val="en-GB"/>
        </w:rPr>
        <w:fldChar w:fldCharType="end"/>
      </w:r>
      <w:r w:rsidR="00E6567A">
        <w:rPr>
          <w:rFonts w:asciiTheme="minorHAnsi" w:eastAsia="Times New Roman" w:hAnsiTheme="minorHAnsi" w:cstheme="minorHAnsi"/>
          <w:bCs/>
          <w:sz w:val="22"/>
          <w:szCs w:val="22"/>
          <w:lang w:val="en-GB"/>
        </w:rPr>
        <w:t xml:space="preserve"> for R</w:t>
      </w:r>
      <w:r w:rsidR="00D30E69">
        <w:rPr>
          <w:rFonts w:asciiTheme="minorHAnsi" w:eastAsia="Times New Roman" w:hAnsiTheme="minorHAnsi" w:cstheme="minorHAnsi"/>
          <w:bCs/>
          <w:sz w:val="22"/>
          <w:szCs w:val="22"/>
          <w:lang w:val="en-GB"/>
        </w:rPr>
        <w:t xml:space="preserve">, </w:t>
      </w:r>
      <w:r w:rsidR="00E6567A">
        <w:rPr>
          <w:rFonts w:asciiTheme="minorHAnsi" w:eastAsia="Times New Roman" w:hAnsiTheme="minorHAnsi" w:cstheme="minorHAnsi"/>
          <w:bCs/>
          <w:sz w:val="22"/>
          <w:szCs w:val="22"/>
          <w:lang w:val="en-GB"/>
        </w:rPr>
        <w:t>will also help to improve reproducibility</w:t>
      </w:r>
      <w:r w:rsidR="00D30E69">
        <w:rPr>
          <w:rFonts w:asciiTheme="minorHAnsi" w:eastAsia="Times New Roman" w:hAnsiTheme="minorHAnsi" w:cstheme="minorHAnsi"/>
          <w:bCs/>
          <w:sz w:val="22"/>
          <w:szCs w:val="22"/>
          <w:lang w:val="en-GB"/>
        </w:rPr>
        <w:t>.</w:t>
      </w:r>
      <w:r w:rsidR="000F38DF">
        <w:rPr>
          <w:rFonts w:asciiTheme="minorHAnsi" w:eastAsia="Times New Roman" w:hAnsiTheme="minorHAnsi" w:cstheme="minorHAnsi"/>
          <w:bCs/>
          <w:sz w:val="22"/>
          <w:szCs w:val="22"/>
          <w:lang w:val="en-GB"/>
        </w:rPr>
        <w:t xml:space="preserve"> </w:t>
      </w:r>
      <w:r w:rsidR="00E6567A">
        <w:rPr>
          <w:rFonts w:asciiTheme="minorHAnsi" w:eastAsia="Times New Roman" w:hAnsiTheme="minorHAnsi" w:cstheme="minorHAnsi"/>
          <w:bCs/>
          <w:sz w:val="22"/>
          <w:szCs w:val="22"/>
          <w:lang w:val="en-GB"/>
        </w:rPr>
        <w:t xml:space="preserve">We used Sphinx for the documentation of the </w:t>
      </w:r>
      <w:r w:rsidR="009A2D35">
        <w:rPr>
          <w:rFonts w:asciiTheme="minorHAnsi" w:eastAsia="Times New Roman" w:hAnsiTheme="minorHAnsi" w:cstheme="minorHAnsi"/>
          <w:bCs/>
          <w:sz w:val="22"/>
          <w:szCs w:val="22"/>
          <w:lang w:val="en-GB"/>
        </w:rPr>
        <w:t>s</w:t>
      </w:r>
      <w:r w:rsidR="00E6567A">
        <w:rPr>
          <w:rFonts w:asciiTheme="minorHAnsi" w:eastAsia="Times New Roman" w:hAnsiTheme="minorHAnsi" w:cstheme="minorHAnsi"/>
          <w:bCs/>
          <w:sz w:val="22"/>
          <w:szCs w:val="22"/>
          <w:lang w:val="en-GB"/>
        </w:rPr>
        <w:t xml:space="preserve">FSS Navigator </w:t>
      </w:r>
      <w:r w:rsidR="00E6567A">
        <w:rPr>
          <w:rFonts w:asciiTheme="minorHAnsi" w:eastAsia="Times New Roman" w:hAnsiTheme="minorHAnsi" w:cstheme="minorHAnsi"/>
          <w:bCs/>
          <w:sz w:val="22"/>
          <w:szCs w:val="22"/>
          <w:lang w:val="en-GB"/>
        </w:rPr>
        <w:fldChar w:fldCharType="begin"/>
      </w:r>
      <w:r w:rsidR="002D3343">
        <w:rPr>
          <w:rFonts w:asciiTheme="minorHAnsi" w:eastAsia="Times New Roman" w:hAnsiTheme="minorHAnsi" w:cstheme="minorHAnsi"/>
          <w:bCs/>
          <w:sz w:val="22"/>
          <w:szCs w:val="22"/>
          <w:lang w:val="en-GB"/>
        </w:rPr>
        <w:instrText xml:space="preserve"> ADDIN EN.CITE &lt;EndNote&gt;&lt;Cite&gt;&lt;Author&gt;Van Kampen&lt;/Author&gt;&lt;Year&gt;2023&lt;/Year&gt;&lt;RecNum&gt;7309&lt;/RecNum&gt;&lt;DisplayText&gt;(Van Kampen et al., 2023)&lt;/DisplayText&gt;&lt;record&gt;&lt;rec-number&gt;7309&lt;/rec-number&gt;&lt;foreign-keys&gt;&lt;key app="EN" db-id="sfxpwwt9asr05de5przpt5fuvpdvta5wwtv2" timestamp="1684821628"&gt;7309&lt;/key&gt;&lt;/foreign-keys&gt;&lt;ref-type name="Web Page"&gt;12&lt;/ref-type&gt;&lt;contributors&gt;&lt;authors&gt;&lt;author&gt;Van Kampen, A.H.C.&lt;/author&gt;&lt;author&gt;Jongejan, A.&lt;/author&gt;&lt;author&gt;Mahamune, U.&lt;/author&gt;&lt;/authors&gt;&lt;/contributors&gt;&lt;titles&gt;&lt;title&gt;The standardized file system structure (FSS) navigator repository&lt;/title&gt;&lt;/titles&gt;&lt;number&gt;May 2023&lt;/number&gt;&lt;dates&gt;&lt;year&gt;2023&lt;/year&gt;&lt;/dates&gt;&lt;label&gt;Reproducibility&lt;/label&gt;&lt;urls&gt;&lt;related-urls&gt;&lt;url&gt;https://github.com/EDS-Bioinformatics-Laboratory/FSS-Navigator&lt;/url&gt;&lt;/related-urls&gt;&lt;/urls&gt;&lt;/record&gt;&lt;/Cite&gt;&lt;/EndNote&gt;</w:instrText>
      </w:r>
      <w:r w:rsidR="00E6567A">
        <w:rPr>
          <w:rFonts w:asciiTheme="minorHAnsi" w:eastAsia="Times New Roman" w:hAnsiTheme="minorHAnsi" w:cstheme="minorHAnsi"/>
          <w:bCs/>
          <w:sz w:val="22"/>
          <w:szCs w:val="22"/>
          <w:lang w:val="en-GB"/>
        </w:rPr>
        <w:fldChar w:fldCharType="separate"/>
      </w:r>
      <w:r w:rsidR="002D3343">
        <w:rPr>
          <w:rFonts w:asciiTheme="minorHAnsi" w:eastAsia="Times New Roman" w:hAnsiTheme="minorHAnsi" w:cstheme="minorHAnsi"/>
          <w:bCs/>
          <w:noProof/>
          <w:sz w:val="22"/>
          <w:szCs w:val="22"/>
          <w:lang w:val="en-GB"/>
        </w:rPr>
        <w:t>(Van Kampen et al., 2023)</w:t>
      </w:r>
      <w:r w:rsidR="00E6567A">
        <w:rPr>
          <w:rFonts w:asciiTheme="minorHAnsi" w:eastAsia="Times New Roman" w:hAnsiTheme="minorHAnsi" w:cstheme="minorHAnsi"/>
          <w:bCs/>
          <w:sz w:val="22"/>
          <w:szCs w:val="22"/>
          <w:lang w:val="en-GB"/>
        </w:rPr>
        <w:fldChar w:fldCharType="end"/>
      </w:r>
      <w:r w:rsidR="009A2D35">
        <w:rPr>
          <w:rFonts w:asciiTheme="minorHAnsi" w:eastAsia="Times New Roman" w:hAnsiTheme="minorHAnsi" w:cstheme="minorHAnsi"/>
          <w:bCs/>
          <w:sz w:val="22"/>
          <w:szCs w:val="22"/>
          <w:lang w:val="en-GB"/>
        </w:rPr>
        <w:t>.</w:t>
      </w:r>
      <w:r w:rsidR="00E6567A">
        <w:rPr>
          <w:rFonts w:asciiTheme="minorHAnsi" w:eastAsia="Times New Roman" w:hAnsiTheme="minorHAnsi" w:cstheme="minorHAnsi"/>
          <w:bCs/>
          <w:sz w:val="22"/>
          <w:szCs w:val="22"/>
          <w:lang w:val="en-GB"/>
        </w:rPr>
        <w:t xml:space="preserve"> </w:t>
      </w:r>
      <w:r w:rsidR="00AD4AFC">
        <w:rPr>
          <w:rFonts w:asciiTheme="minorHAnsi" w:eastAsia="Times New Roman" w:hAnsiTheme="minorHAnsi" w:cstheme="minorHAnsi"/>
          <w:bCs/>
          <w:sz w:val="22"/>
          <w:szCs w:val="22"/>
          <w:lang w:val="en-GB"/>
        </w:rPr>
        <w:t xml:space="preserve">Another useful </w:t>
      </w:r>
      <w:r w:rsidR="00E6567A">
        <w:rPr>
          <w:rFonts w:asciiTheme="minorHAnsi" w:eastAsia="Times New Roman" w:hAnsiTheme="minorHAnsi" w:cstheme="minorHAnsi"/>
          <w:bCs/>
          <w:sz w:val="22"/>
          <w:szCs w:val="22"/>
          <w:lang w:val="en-GB"/>
        </w:rPr>
        <w:t>resource</w:t>
      </w:r>
      <w:r w:rsidR="00AD4AFC">
        <w:rPr>
          <w:rFonts w:asciiTheme="minorHAnsi" w:eastAsia="Times New Roman" w:hAnsiTheme="minorHAnsi" w:cstheme="minorHAnsi"/>
          <w:bCs/>
          <w:sz w:val="22"/>
          <w:szCs w:val="22"/>
          <w:lang w:val="en-GB"/>
        </w:rPr>
        <w:t xml:space="preserve"> is the software management plan developed by the </w:t>
      </w:r>
      <w:r w:rsidR="00AD4AFC" w:rsidRPr="00AD4AFC">
        <w:rPr>
          <w:rFonts w:asciiTheme="minorHAnsi" w:eastAsia="Times New Roman" w:hAnsiTheme="minorHAnsi" w:cstheme="minorHAnsi"/>
          <w:bCs/>
          <w:sz w:val="22"/>
          <w:szCs w:val="22"/>
          <w:lang w:val="en-GB"/>
        </w:rPr>
        <w:t xml:space="preserve">Netherlands eScience </w:t>
      </w:r>
      <w:proofErr w:type="spellStart"/>
      <w:r w:rsidR="00AD4AFC" w:rsidRPr="00AD4AFC">
        <w:rPr>
          <w:rFonts w:asciiTheme="minorHAnsi" w:eastAsia="Times New Roman" w:hAnsiTheme="minorHAnsi" w:cstheme="minorHAnsi"/>
          <w:bCs/>
          <w:sz w:val="22"/>
          <w:szCs w:val="22"/>
          <w:lang w:val="en-GB"/>
        </w:rPr>
        <w:t>Center</w:t>
      </w:r>
      <w:proofErr w:type="spellEnd"/>
      <w:r w:rsidR="00AD4AFC" w:rsidRPr="00AD4AFC">
        <w:rPr>
          <w:rFonts w:asciiTheme="minorHAnsi" w:eastAsia="Times New Roman" w:hAnsiTheme="minorHAnsi" w:cstheme="minorHAnsi"/>
          <w:bCs/>
          <w:sz w:val="22"/>
          <w:szCs w:val="22"/>
          <w:lang w:val="en-GB"/>
        </w:rPr>
        <w:t xml:space="preserve"> and the Dutch Research Council</w:t>
      </w:r>
      <w:r w:rsidR="00A9619C">
        <w:rPr>
          <w:rFonts w:asciiTheme="minorHAnsi" w:eastAsia="Times New Roman" w:hAnsiTheme="minorHAnsi" w:cstheme="minorHAnsi"/>
          <w:bCs/>
          <w:sz w:val="22"/>
          <w:szCs w:val="22"/>
          <w:lang w:val="en-GB"/>
        </w:rPr>
        <w:t xml:space="preserve"> (NWO)</w:t>
      </w:r>
      <w:r w:rsidR="00AD4AFC">
        <w:rPr>
          <w:rFonts w:asciiTheme="minorHAnsi" w:eastAsia="Times New Roman" w:hAnsiTheme="minorHAnsi" w:cstheme="minorHAnsi"/>
          <w:bCs/>
          <w:sz w:val="22"/>
          <w:szCs w:val="22"/>
          <w:lang w:val="en-GB"/>
        </w:rPr>
        <w:t xml:space="preserve">  </w:t>
      </w:r>
      <w:r w:rsidR="007C3C8A" w:rsidRPr="00187385">
        <w:rPr>
          <w:rFonts w:asciiTheme="minorHAnsi" w:eastAsia="Times New Roman" w:hAnsiTheme="minorHAnsi" w:cstheme="minorHAnsi"/>
          <w:bCs/>
          <w:sz w:val="22"/>
          <w:szCs w:val="22"/>
          <w:lang w:val="en-GB"/>
        </w:rPr>
        <w:fldChar w:fldCharType="begin"/>
      </w:r>
      <w:r w:rsidR="007C3C8A" w:rsidRPr="00187385">
        <w:rPr>
          <w:rFonts w:asciiTheme="minorHAnsi" w:eastAsia="Times New Roman" w:hAnsiTheme="minorHAnsi" w:cstheme="minorHAnsi"/>
          <w:bCs/>
          <w:sz w:val="22"/>
          <w:szCs w:val="22"/>
          <w:lang w:val="en-GB"/>
        </w:rPr>
        <w:instrText xml:space="preserve"> ADDIN EN.CITE &lt;EndNote&gt;&lt;Cite&gt;&lt;Author&gt;Martinez-Ortiz&lt;/Author&gt;&lt;Year&gt;2023&lt;/Year&gt;&lt;RecNum&gt;7310&lt;/RecNum&gt;&lt;DisplayText&gt;(Martinez-Ortiz et al., 2023)&lt;/DisplayText&gt;&lt;record&gt;&lt;rec-number&gt;7310&lt;/rec-number&gt;&lt;foreign-keys&gt;&lt;key app="EN" db-id="sfxpwwt9asr05de5przpt5fuvpdvta5wwtv2" timestamp="1685015392"&gt;7310&lt;/key&gt;&lt;/foreign-keys&gt;&lt;ref-type name="Report"&gt;27&lt;/ref-type&gt;&lt;contributors&gt;&lt;authors&gt;&lt;author&gt;Martinez-Ortiz, Carlos&lt;/author&gt;&lt;author&gt;Martinez Lavanchy, Paula&lt;/author&gt;&lt;author&gt;Sesink, Laurents&lt;/author&gt;&lt;author&gt;Olivier, Brett G.&lt;/author&gt;&lt;author&gt;Meakin, James&lt;/author&gt;&lt;author&gt;de Jong, Maaike&lt;/author&gt;&lt;author&gt;Cruz, Maria&lt;/author&gt;&lt;/authors&gt;&lt;/contributors&gt;&lt;titles&gt;&lt;title&gt;Practical guide to Software Management Plans (1.1)&lt;/title&gt;&lt;/titles&gt;&lt;dates&gt;&lt;year&gt;2023&lt;/year&gt;&lt;/dates&gt;&lt;label&gt;Reproducibility&lt;/label&gt;&lt;urls&gt;&lt;related-urls&gt;&lt;url&gt;https://zenodo.org/record/7589725&lt;/url&gt;&lt;/related-urls&gt;&lt;/urls&gt;&lt;electronic-resource-num&gt;https://doi.org/10.5281/zenodo.7589725 &lt;/electronic-resource-num&gt;&lt;remote-database-name&gt;Zenodo&lt;/remote-database-name&gt;&lt;/record&gt;&lt;/Cite&gt;&lt;/EndNote&gt;</w:instrText>
      </w:r>
      <w:r w:rsidR="007C3C8A" w:rsidRPr="00187385">
        <w:rPr>
          <w:rFonts w:asciiTheme="minorHAnsi" w:eastAsia="Times New Roman" w:hAnsiTheme="minorHAnsi" w:cstheme="minorHAnsi"/>
          <w:bCs/>
          <w:sz w:val="22"/>
          <w:szCs w:val="22"/>
          <w:lang w:val="en-GB"/>
        </w:rPr>
        <w:fldChar w:fldCharType="separate"/>
      </w:r>
      <w:r w:rsidR="007C3C8A" w:rsidRPr="00187385">
        <w:rPr>
          <w:rFonts w:asciiTheme="minorHAnsi" w:eastAsia="Times New Roman" w:hAnsiTheme="minorHAnsi" w:cstheme="minorHAnsi"/>
          <w:bCs/>
          <w:noProof/>
          <w:sz w:val="22"/>
          <w:szCs w:val="22"/>
          <w:lang w:val="en-GB"/>
        </w:rPr>
        <w:t>(Martinez-Ortiz et al., 2023)</w:t>
      </w:r>
      <w:r w:rsidR="007C3C8A" w:rsidRPr="00187385">
        <w:rPr>
          <w:rFonts w:asciiTheme="minorHAnsi" w:eastAsia="Times New Roman" w:hAnsiTheme="minorHAnsi" w:cstheme="minorHAnsi"/>
          <w:bCs/>
          <w:sz w:val="22"/>
          <w:szCs w:val="22"/>
          <w:lang w:val="en-GB"/>
        </w:rPr>
        <w:fldChar w:fldCharType="end"/>
      </w:r>
      <w:r w:rsidR="00AD4AFC">
        <w:rPr>
          <w:rFonts w:asciiTheme="minorHAnsi" w:eastAsia="Times New Roman" w:hAnsiTheme="minorHAnsi" w:cstheme="minorHAnsi"/>
          <w:bCs/>
          <w:sz w:val="22"/>
          <w:szCs w:val="22"/>
          <w:lang w:val="en-GB"/>
        </w:rPr>
        <w:t>.</w:t>
      </w:r>
      <w:r w:rsidR="00E6567A">
        <w:rPr>
          <w:rFonts w:asciiTheme="minorHAnsi" w:eastAsia="Times New Roman" w:hAnsiTheme="minorHAnsi" w:cstheme="minorHAnsi"/>
          <w:bCs/>
          <w:sz w:val="22"/>
          <w:szCs w:val="22"/>
          <w:lang w:val="en-GB"/>
        </w:rPr>
        <w:t xml:space="preserve"> </w:t>
      </w:r>
      <w:r w:rsidR="0019007D">
        <w:rPr>
          <w:rFonts w:asciiTheme="minorHAnsi" w:eastAsia="Times New Roman" w:hAnsiTheme="minorHAnsi" w:cstheme="minorHAnsi"/>
          <w:bCs/>
          <w:sz w:val="22"/>
          <w:szCs w:val="22"/>
          <w:lang w:val="en-GB"/>
        </w:rPr>
        <w:t xml:space="preserve">In general, </w:t>
      </w:r>
      <w:r w:rsidR="009A2D35">
        <w:rPr>
          <w:rFonts w:asciiTheme="minorHAnsi" w:eastAsia="Times New Roman" w:hAnsiTheme="minorHAnsi" w:cstheme="minorHAnsi"/>
          <w:bCs/>
          <w:sz w:val="22"/>
          <w:szCs w:val="22"/>
          <w:lang w:val="en-GB"/>
        </w:rPr>
        <w:t xml:space="preserve">appropriate </w:t>
      </w:r>
      <w:r w:rsidR="00E6567A">
        <w:rPr>
          <w:rFonts w:asciiTheme="minorHAnsi" w:hAnsiTheme="minorHAnsi" w:cstheme="minorHAnsi"/>
          <w:sz w:val="22"/>
          <w:szCs w:val="22"/>
        </w:rPr>
        <w:t>training on reproducibility approaches could already significantly improve the current situation</w:t>
      </w:r>
      <w:r w:rsidR="0019007D">
        <w:rPr>
          <w:rFonts w:asciiTheme="minorHAnsi" w:hAnsiTheme="minorHAnsi" w:cstheme="minorHAnsi"/>
          <w:sz w:val="22"/>
          <w:szCs w:val="22"/>
        </w:rPr>
        <w:t xml:space="preserve"> and will</w:t>
      </w:r>
      <w:r w:rsidR="00E6567A">
        <w:rPr>
          <w:rFonts w:asciiTheme="minorHAnsi" w:hAnsiTheme="minorHAnsi" w:cstheme="minorHAnsi"/>
          <w:sz w:val="22"/>
          <w:szCs w:val="22"/>
        </w:rPr>
        <w:t xml:space="preserve"> at least create </w:t>
      </w:r>
      <w:r w:rsidR="00E6567A">
        <w:rPr>
          <w:rFonts w:asciiTheme="minorHAnsi" w:eastAsia="Times New Roman" w:hAnsiTheme="minorHAnsi" w:cstheme="minorHAnsi"/>
          <w:bCs/>
          <w:sz w:val="22"/>
          <w:szCs w:val="22"/>
          <w:lang w:val="en-GB"/>
        </w:rPr>
        <w:t xml:space="preserve">awareness of the tremendous amount of literature about many aspects of sound scientific computing practices </w:t>
      </w:r>
      <w:r w:rsidR="00E6567A">
        <w:rPr>
          <w:rFonts w:asciiTheme="minorHAnsi" w:eastAsia="Times New Roman" w:hAnsiTheme="minorHAnsi" w:cstheme="minorHAnsi"/>
          <w:bCs/>
          <w:sz w:val="22"/>
          <w:szCs w:val="22"/>
          <w:lang w:val="en-GB"/>
        </w:rPr>
        <w:fldChar w:fldCharType="begin">
          <w:fldData xml:space="preserve">PEVuZE5vdGU+PENpdGU+PEF1dGhvcj5XaWxzb248L0F1dGhvcj48WWVhcj4yMDE3PC9ZZWFyPjxS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</w:fldData>
        </w:fldChar>
      </w:r>
      <w:r w:rsidR="00ED2E40">
        <w:rPr>
          <w:rFonts w:asciiTheme="minorHAnsi" w:eastAsia="Times New Roman" w:hAnsiTheme="minorHAnsi" w:cstheme="minorHAnsi"/>
          <w:bCs/>
          <w:sz w:val="22"/>
          <w:szCs w:val="22"/>
          <w:lang w:val="en-GB"/>
        </w:rPr>
        <w:instrText xml:space="preserve"> ADDIN EN.CITE </w:instrText>
      </w:r>
      <w:r w:rsidR="00ED2E40">
        <w:rPr>
          <w:rFonts w:asciiTheme="minorHAnsi" w:eastAsia="Times New Roman" w:hAnsiTheme="minorHAnsi" w:cstheme="minorHAnsi"/>
          <w:bCs/>
          <w:sz w:val="22"/>
          <w:szCs w:val="22"/>
          <w:lang w:val="en-GB"/>
        </w:rPr>
        <w:fldChar w:fldCharType="begin">
          <w:fldData xml:space="preserve">PEVuZE5vdGU+PENpdGU+PEF1dGhvcj5XaWxzb248L0F1dGhvcj48WWVhcj4yMDE3PC9ZZWFyPjxS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</w:fldData>
        </w:fldChar>
      </w:r>
      <w:r w:rsidR="00ED2E40">
        <w:rPr>
          <w:rFonts w:asciiTheme="minorHAnsi" w:eastAsia="Times New Roman" w:hAnsiTheme="minorHAnsi" w:cstheme="minorHAnsi"/>
          <w:bCs/>
          <w:sz w:val="22"/>
          <w:szCs w:val="22"/>
          <w:lang w:val="en-GB"/>
        </w:rPr>
        <w:instrText xml:space="preserve"> ADDIN EN.CITE.DATA </w:instrText>
      </w:r>
      <w:r w:rsidR="00ED2E40">
        <w:rPr>
          <w:rFonts w:asciiTheme="minorHAnsi" w:eastAsia="Times New Roman" w:hAnsiTheme="minorHAnsi" w:cstheme="minorHAnsi"/>
          <w:bCs/>
          <w:sz w:val="22"/>
          <w:szCs w:val="22"/>
          <w:lang w:val="en-GB"/>
        </w:rPr>
      </w:r>
      <w:r w:rsidR="00ED2E40">
        <w:rPr>
          <w:rFonts w:asciiTheme="minorHAnsi" w:eastAsia="Times New Roman" w:hAnsiTheme="minorHAnsi" w:cstheme="minorHAnsi"/>
          <w:bCs/>
          <w:sz w:val="22"/>
          <w:szCs w:val="22"/>
          <w:lang w:val="en-GB"/>
        </w:rPr>
        <w:fldChar w:fldCharType="end"/>
      </w:r>
      <w:r w:rsidR="00E6567A">
        <w:rPr>
          <w:rFonts w:asciiTheme="minorHAnsi" w:eastAsia="Times New Roman" w:hAnsiTheme="minorHAnsi" w:cstheme="minorHAnsi"/>
          <w:bCs/>
          <w:sz w:val="22"/>
          <w:szCs w:val="22"/>
          <w:lang w:val="en-GB"/>
        </w:rPr>
      </w:r>
      <w:r w:rsidR="00E6567A">
        <w:rPr>
          <w:rFonts w:asciiTheme="minorHAnsi" w:eastAsia="Times New Roman" w:hAnsiTheme="minorHAnsi" w:cstheme="minorHAnsi"/>
          <w:bCs/>
          <w:sz w:val="22"/>
          <w:szCs w:val="22"/>
          <w:lang w:val="en-GB"/>
        </w:rPr>
        <w:fldChar w:fldCharType="separate"/>
      </w:r>
      <w:r w:rsidR="00E6567A">
        <w:rPr>
          <w:rFonts w:asciiTheme="minorHAnsi" w:eastAsia="Times New Roman" w:hAnsiTheme="minorHAnsi" w:cstheme="minorHAnsi"/>
          <w:bCs/>
          <w:noProof/>
          <w:sz w:val="22"/>
          <w:szCs w:val="22"/>
          <w:lang w:val="en-GB"/>
        </w:rPr>
        <w:t>(Carey &amp; Papin, 2018; Lapp et al., 2022; Larcombe et al., 2017; Toelch &amp; Ostwald, 2018; Wilson et al., 2014; Wilson et al., 2017)</w:t>
      </w:r>
      <w:r w:rsidR="00E6567A">
        <w:rPr>
          <w:rFonts w:asciiTheme="minorHAnsi" w:eastAsia="Times New Roman" w:hAnsiTheme="minorHAnsi" w:cstheme="minorHAnsi"/>
          <w:bCs/>
          <w:sz w:val="22"/>
          <w:szCs w:val="22"/>
          <w:lang w:val="en-GB"/>
        </w:rPr>
        <w:fldChar w:fldCharType="end"/>
      </w:r>
      <w:r w:rsidR="00E6567A">
        <w:rPr>
          <w:rFonts w:asciiTheme="minorHAnsi" w:eastAsia="Times New Roman" w:hAnsiTheme="minorHAnsi" w:cstheme="minorHAnsi"/>
          <w:bCs/>
          <w:sz w:val="22"/>
          <w:szCs w:val="22"/>
          <w:lang w:val="en-GB"/>
        </w:rPr>
        <w:t>.</w:t>
      </w:r>
      <w:r w:rsidR="00E6567A">
        <w:rPr>
          <w:rFonts w:asciiTheme="minorHAnsi" w:hAnsiTheme="minorHAnsi" w:cstheme="minorHAnsi"/>
          <w:sz w:val="22"/>
          <w:szCs w:val="22"/>
        </w:rPr>
        <w:t xml:space="preserve"> In addition, senior researchers </w:t>
      </w:r>
      <w:r w:rsidR="00E6567A" w:rsidRPr="00510385">
        <w:rPr>
          <w:rFonts w:asciiTheme="minorHAnsi" w:hAnsiTheme="minorHAnsi" w:cstheme="minorHAnsi"/>
          <w:sz w:val="22"/>
          <w:szCs w:val="22"/>
        </w:rPr>
        <w:t>should strongly promote</w:t>
      </w:r>
      <w:r w:rsidR="00E6567A">
        <w:rPr>
          <w:rFonts w:asciiTheme="minorHAnsi" w:hAnsiTheme="minorHAnsi" w:cstheme="minorHAnsi"/>
          <w:sz w:val="22"/>
          <w:szCs w:val="22"/>
        </w:rPr>
        <w:t xml:space="preserve"> reproducibility</w:t>
      </w:r>
      <w:r w:rsidR="00E6567A" w:rsidRPr="00510385">
        <w:rPr>
          <w:rFonts w:asciiTheme="minorHAnsi" w:hAnsiTheme="minorHAnsi" w:cstheme="minorHAnsi"/>
          <w:sz w:val="22"/>
          <w:szCs w:val="22"/>
        </w:rPr>
        <w:t xml:space="preserve"> and support</w:t>
      </w:r>
      <w:r w:rsidR="00E6567A">
        <w:rPr>
          <w:rFonts w:asciiTheme="minorHAnsi" w:hAnsiTheme="minorHAnsi" w:cstheme="minorHAnsi"/>
          <w:sz w:val="22"/>
          <w:szCs w:val="22"/>
        </w:rPr>
        <w:t>, explain,</w:t>
      </w:r>
      <w:r w:rsidR="00E6567A" w:rsidRPr="00510385">
        <w:rPr>
          <w:rFonts w:asciiTheme="minorHAnsi" w:hAnsiTheme="minorHAnsi" w:cstheme="minorHAnsi"/>
          <w:sz w:val="22"/>
          <w:szCs w:val="22"/>
        </w:rPr>
        <w:t xml:space="preserve"> </w:t>
      </w:r>
      <w:r w:rsidR="00E6567A">
        <w:rPr>
          <w:rFonts w:asciiTheme="minorHAnsi" w:hAnsiTheme="minorHAnsi" w:cstheme="minorHAnsi"/>
          <w:sz w:val="22"/>
          <w:szCs w:val="22"/>
        </w:rPr>
        <w:t xml:space="preserve">and instruct </w:t>
      </w:r>
      <w:r w:rsidR="00E6567A" w:rsidRPr="00510385">
        <w:rPr>
          <w:rFonts w:asciiTheme="minorHAnsi" w:hAnsiTheme="minorHAnsi" w:cstheme="minorHAnsi"/>
          <w:sz w:val="22"/>
          <w:szCs w:val="22"/>
        </w:rPr>
        <w:t>junior researchers</w:t>
      </w:r>
      <w:r w:rsidR="00E6567A">
        <w:rPr>
          <w:rFonts w:asciiTheme="minorHAnsi" w:hAnsiTheme="minorHAnsi" w:cstheme="minorHAnsi"/>
          <w:sz w:val="22"/>
          <w:szCs w:val="22"/>
        </w:rPr>
        <w:t>.</w:t>
      </w:r>
    </w:p>
    <w:p w14:paraId="2EB95AC6" w14:textId="77777777" w:rsidR="00E6567A" w:rsidRDefault="00E6567A" w:rsidP="007C3C8A">
      <w:pPr>
        <w:spacing w:line="276" w:lineRule="auto"/>
        <w:rPr>
          <w:rFonts w:asciiTheme="minorHAnsi" w:eastAsia="Times New Roman" w:hAnsiTheme="minorHAnsi" w:cstheme="minorHAnsi"/>
          <w:bCs/>
          <w:sz w:val="22"/>
          <w:szCs w:val="22"/>
          <w:lang w:val="en-GB"/>
        </w:rPr>
      </w:pPr>
    </w:p>
    <w:p w14:paraId="6B7A5EFA" w14:textId="08F61C2B" w:rsidR="00964960" w:rsidRPr="006549D5" w:rsidRDefault="003303A5" w:rsidP="00964960">
      <w:pPr>
        <w:spacing w:line="276" w:lineRule="auto"/>
        <w:rPr>
          <w:rFonts w:asciiTheme="minorHAnsi" w:eastAsia="Times New Roman" w:hAnsiTheme="minorHAnsi" w:cstheme="minorHAnsi"/>
          <w:bCs/>
          <w:i/>
          <w:iCs/>
          <w:sz w:val="22"/>
          <w:szCs w:val="22"/>
          <w:lang w:val="en-GB"/>
        </w:rPr>
      </w:pPr>
      <w:r>
        <w:rPr>
          <w:rFonts w:asciiTheme="minorHAnsi" w:eastAsia="Times New Roman" w:hAnsiTheme="minorHAnsi" w:cstheme="minorHAnsi"/>
          <w:bCs/>
          <w:i/>
          <w:iCs/>
          <w:sz w:val="22"/>
          <w:szCs w:val="22"/>
          <w:lang w:val="en-GB"/>
        </w:rPr>
        <w:t>Complementary</w:t>
      </w:r>
      <w:r w:rsidR="006558A9">
        <w:rPr>
          <w:rFonts w:asciiTheme="minorHAnsi" w:eastAsia="Times New Roman" w:hAnsiTheme="minorHAnsi" w:cstheme="minorHAnsi"/>
          <w:bCs/>
          <w:i/>
          <w:iCs/>
          <w:sz w:val="22"/>
          <w:szCs w:val="22"/>
          <w:lang w:val="en-GB"/>
        </w:rPr>
        <w:t xml:space="preserve"> r</w:t>
      </w:r>
      <w:r w:rsidR="00E61D13" w:rsidRPr="006549D5">
        <w:rPr>
          <w:rFonts w:asciiTheme="minorHAnsi" w:eastAsia="Times New Roman" w:hAnsiTheme="minorHAnsi" w:cstheme="minorHAnsi"/>
          <w:bCs/>
          <w:i/>
          <w:iCs/>
          <w:sz w:val="22"/>
          <w:szCs w:val="22"/>
          <w:lang w:val="en-GB"/>
        </w:rPr>
        <w:t>eporting guidelines</w:t>
      </w:r>
      <w:r w:rsidR="005F24F4" w:rsidRPr="006549D5">
        <w:rPr>
          <w:rFonts w:asciiTheme="minorHAnsi" w:eastAsia="Times New Roman" w:hAnsiTheme="minorHAnsi" w:cstheme="minorHAnsi"/>
          <w:bCs/>
          <w:i/>
          <w:iCs/>
          <w:sz w:val="22"/>
          <w:szCs w:val="22"/>
          <w:lang w:val="en-GB"/>
        </w:rPr>
        <w:t xml:space="preserve"> and standards</w:t>
      </w:r>
    </w:p>
    <w:p w14:paraId="6344D39B" w14:textId="597CF9AA" w:rsidR="00964960" w:rsidRPr="00610260" w:rsidRDefault="00E61D13" w:rsidP="00115EC4">
      <w:pPr>
        <w:spacing w:line="276" w:lineRule="auto"/>
        <w:rPr>
          <w:rFonts w:asciiTheme="minorHAnsi" w:eastAsia="Times New Roman" w:hAnsiTheme="minorHAnsi" w:cstheme="minorHAnsi"/>
          <w:bCs/>
          <w:sz w:val="22"/>
          <w:szCs w:val="22"/>
        </w:rPr>
      </w:pPr>
      <w:r>
        <w:rPr>
          <w:rFonts w:asciiTheme="minorHAnsi" w:eastAsia="Times New Roman" w:hAnsiTheme="minorHAnsi" w:cstheme="minorHAnsi"/>
          <w:bCs/>
          <w:sz w:val="22"/>
          <w:szCs w:val="22"/>
        </w:rPr>
        <w:t xml:space="preserve">To facilitate and improve reproducibility throughout the complete research </w:t>
      </w:r>
      <w:r w:rsidRPr="009A2D35">
        <w:rPr>
          <w:rFonts w:asciiTheme="minorHAnsi" w:eastAsia="Times New Roman" w:hAnsiTheme="minorHAnsi" w:cstheme="minorHAnsi"/>
          <w:bCs/>
          <w:sz w:val="22"/>
          <w:szCs w:val="22"/>
        </w:rPr>
        <w:t>lifecycle</w:t>
      </w:r>
      <w:r w:rsidR="00CB2B7E" w:rsidRPr="009A2D35">
        <w:rPr>
          <w:rFonts w:asciiTheme="minorHAnsi" w:eastAsia="Times New Roman" w:hAnsiTheme="minorHAnsi" w:cstheme="minorHAnsi"/>
          <w:bCs/>
          <w:sz w:val="22"/>
          <w:szCs w:val="22"/>
        </w:rPr>
        <w:t xml:space="preserve"> (</w:t>
      </w:r>
      <w:r w:rsidR="00CB2B7E" w:rsidRPr="009A2D35">
        <w:rPr>
          <w:rFonts w:asciiTheme="minorHAnsi" w:eastAsia="Times New Roman" w:hAnsiTheme="minorHAnsi" w:cstheme="minorHAnsi"/>
          <w:b/>
          <w:sz w:val="22"/>
          <w:szCs w:val="22"/>
        </w:rPr>
        <w:t>Figure 1</w:t>
      </w:r>
      <w:r w:rsidR="00CB2B7E" w:rsidRPr="009A2D35">
        <w:rPr>
          <w:rFonts w:asciiTheme="minorHAnsi" w:eastAsia="Times New Roman" w:hAnsiTheme="minorHAnsi" w:cstheme="minorHAnsi"/>
          <w:bCs/>
          <w:sz w:val="22"/>
          <w:szCs w:val="22"/>
        </w:rPr>
        <w:t>)</w:t>
      </w:r>
      <w:r w:rsidRPr="009A2D35">
        <w:rPr>
          <w:rFonts w:asciiTheme="minorHAnsi" w:eastAsia="Times New Roman" w:hAnsiTheme="minorHAnsi" w:cstheme="minorHAnsi"/>
          <w:bCs/>
          <w:sz w:val="22"/>
          <w:szCs w:val="22"/>
        </w:rPr>
        <w:t>,</w:t>
      </w:r>
      <w:r>
        <w:rPr>
          <w:rFonts w:asciiTheme="minorHAnsi" w:eastAsia="Times New Roman" w:hAnsiTheme="minorHAnsi" w:cstheme="minorHAnsi"/>
          <w:bCs/>
          <w:sz w:val="22"/>
          <w:szCs w:val="22"/>
        </w:rPr>
        <w:t xml:space="preserve"> numerous guidelines, policies, and standards have been developed </w:t>
      </w:r>
      <w:r>
        <w:rPr>
          <w:rFonts w:asciiTheme="minorHAnsi" w:eastAsia="Times New Roman" w:hAnsiTheme="minorHAnsi" w:cstheme="minorHAnsi"/>
          <w:bCs/>
          <w:sz w:val="22"/>
          <w:szCs w:val="22"/>
        </w:rPr>
        <w:fldChar w:fldCharType="begin"/>
      </w:r>
      <w:r w:rsidR="009B506C">
        <w:rPr>
          <w:rFonts w:asciiTheme="minorHAnsi" w:eastAsia="Times New Roman" w:hAnsiTheme="minorHAnsi" w:cstheme="minorHAnsi"/>
          <w:bCs/>
          <w:sz w:val="22"/>
          <w:szCs w:val="22"/>
        </w:rPr>
        <w:instrText xml:space="preserve"> ADDIN EN.CITE &lt;EndNote&gt;&lt;Cite&gt;&lt;Author&gt;FAIRsharing.org&lt;/Author&gt;&lt;Year&gt;2023&lt;/Year&gt;&lt;RecNum&gt;7188&lt;/RecNum&gt;&lt;DisplayText&gt;(FAIRsharing.org, 2023)&lt;/DisplayText&gt;&lt;record&gt;&lt;rec-number&gt;7188&lt;/rec-number&gt;&lt;foreign-keys&gt;&lt;key app="EN" db-id="sfxpwwt9asr05de5przpt5fuvpdvta5wwtv2" timestamp="1679583728"&gt;7188&lt;/key&gt;&lt;/foreign-keys&gt;&lt;ref-type name="Web Page"&gt;12&lt;/ref-type&gt;&lt;contributors&gt;&lt;authors&gt;&lt;author&gt;FAIRsharing.org&lt;/author&gt;&lt;/authors&gt;&lt;/contributors&gt;&lt;titles&gt;&lt;title&gt;A curated, informative and educational resource on data and metadata standards, inter-related to databases and data policies&lt;/title&gt;&lt;/titles&gt;&lt;number&gt;March 2023&lt;/number&gt;&lt;dates&gt;&lt;year&gt;2023&lt;/year&gt;&lt;/dates&gt;&lt;label&gt;Reproducibility&amp;#xD;&lt;/label&gt;&lt;urls&gt;&lt;related-urls&gt;&lt;url&gt;https://fairsharing.org/&lt;/url&gt;&lt;/related-urls&gt;&lt;/urls&gt;&lt;/record&gt;&lt;/Cite&gt;&lt;/EndNote&gt;</w:instrText>
      </w:r>
      <w:r>
        <w:rPr>
          <w:rFonts w:asciiTheme="minorHAnsi" w:eastAsia="Times New Roman" w:hAnsiTheme="minorHAnsi" w:cstheme="minorHAnsi"/>
          <w:bCs/>
          <w:sz w:val="22"/>
          <w:szCs w:val="22"/>
        </w:rPr>
        <w:fldChar w:fldCharType="separate"/>
      </w:r>
      <w:r w:rsidR="009B506C">
        <w:rPr>
          <w:rFonts w:asciiTheme="minorHAnsi" w:eastAsia="Times New Roman" w:hAnsiTheme="minorHAnsi" w:cstheme="minorHAnsi"/>
          <w:bCs/>
          <w:noProof/>
          <w:sz w:val="22"/>
          <w:szCs w:val="22"/>
        </w:rPr>
        <w:t>(FAIRsharing.org, 2023)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to guide and facilitate the detailed documentation of </w:t>
      </w:r>
      <w:r w:rsidR="00874B4A">
        <w:rPr>
          <w:rFonts w:asciiTheme="minorHAnsi" w:eastAsia="Times New Roman" w:hAnsiTheme="minorHAnsi" w:cstheme="minorHAnsi"/>
          <w:bCs/>
          <w:sz w:val="22"/>
          <w:szCs w:val="22"/>
        </w:rPr>
        <w:t>all steps</w:t>
      </w:r>
      <w:r>
        <w:rPr>
          <w:rFonts w:asciiTheme="minorHAnsi" w:eastAsia="Times New Roman" w:hAnsiTheme="minorHAnsi" w:cstheme="minorHAnsi"/>
          <w:bCs/>
          <w:sz w:val="22"/>
          <w:szCs w:val="22"/>
        </w:rPr>
        <w:t xml:space="preserve">. </w:t>
      </w:r>
      <w:r w:rsidR="00CB2B7E">
        <w:rPr>
          <w:rFonts w:asciiTheme="minorHAnsi" w:eastAsia="Times New Roman" w:hAnsiTheme="minorHAnsi" w:cstheme="minorHAnsi"/>
          <w:bCs/>
          <w:sz w:val="22"/>
          <w:szCs w:val="22"/>
        </w:rPr>
        <w:t xml:space="preserve">Many </w:t>
      </w:r>
      <w:r>
        <w:rPr>
          <w:rFonts w:asciiTheme="minorHAnsi" w:eastAsia="Times New Roman" w:hAnsiTheme="minorHAnsi" w:cstheme="minorHAnsi"/>
          <w:bCs/>
          <w:sz w:val="22"/>
          <w:szCs w:val="22"/>
        </w:rPr>
        <w:t xml:space="preserve">reporting guidelines provide structured tools specifying the minimum information required </w:t>
      </w:r>
      <w:r w:rsidR="00FD1489">
        <w:rPr>
          <w:rFonts w:asciiTheme="minorHAnsi" w:eastAsia="Times New Roman" w:hAnsiTheme="minorHAnsi" w:cstheme="minorHAnsi"/>
          <w:bCs/>
          <w:sz w:val="22"/>
          <w:szCs w:val="22"/>
        </w:rPr>
        <w:t>for</w:t>
      </w:r>
      <w:r>
        <w:rPr>
          <w:rFonts w:asciiTheme="minorHAnsi" w:eastAsia="Times New Roman" w:hAnsiTheme="minorHAnsi" w:cstheme="minorHAnsi"/>
          <w:bCs/>
          <w:sz w:val="22"/>
          <w:szCs w:val="22"/>
        </w:rPr>
        <w:t xml:space="preserve"> specific study types and largely contribute to the transparency, understanding, and reproducibility of a study </w:t>
      </w:r>
      <w:r>
        <w:rPr>
          <w:rFonts w:asciiTheme="minorHAnsi" w:eastAsia="Times New Roman" w:hAnsiTheme="minorHAnsi" w:cstheme="minorHAnsi"/>
          <w:bCs/>
          <w:sz w:val="22"/>
          <w:szCs w:val="22"/>
        </w:rPr>
        <w:fldChar w:fldCharType="begin"/>
      </w:r>
      <w:r>
        <w:rPr>
          <w:rFonts w:asciiTheme="minorHAnsi" w:eastAsia="Times New Roman" w:hAnsiTheme="minorHAnsi" w:cstheme="minorHAnsi"/>
          <w:bCs/>
          <w:sz w:val="22"/>
          <w:szCs w:val="22"/>
        </w:rPr>
        <w:instrText xml:space="preserve"> ADDIN EN.CITE &lt;EndNote&gt;&lt;Cite&gt;&lt;Author&gt;EQUATOR Network&lt;/Author&gt;&lt;Year&gt;2023&lt;/Year&gt;&lt;RecNum&gt;7174&lt;/RecNum&gt;&lt;DisplayText&gt;(EQUATOR Network, 2023)&lt;/DisplayText&gt;&lt;record&gt;&lt;rec-number&gt;7174&lt;/rec-number&gt;&lt;foreign-keys&gt;&lt;key app="EN" db-id="sfxpwwt9asr05de5przpt5fuvpdvta5wwtv2" timestamp="1679580120"&gt;7174&lt;/key&gt;&lt;/foreign-keys&gt;&lt;ref-type name="Web Page"&gt;12&lt;/ref-type&gt;&lt;contributors&gt;&lt;authors&gt;&lt;author&gt;EQUATOR Network, &lt;/author&gt;&lt;/authors&gt;&lt;/contributors&gt;&lt;titles&gt;&lt;title&gt;What is a reporting guideline? &lt;/title&gt;&lt;/titles&gt;&lt;number&gt;March 2023&lt;/number&gt;&lt;dates&gt;&lt;year&gt;2023&lt;/year&gt;&lt;/dates&gt;&lt;label&gt;Reproducibility&amp;#xD;&lt;/label&gt;&lt;urls&gt;&lt;related-urls&gt;&lt;url&gt;https://www.equator-network.org/about-us/what-is-a-reporting-guideline/&lt;/url&gt;&lt;/related-urls&gt;&lt;/urls&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(EQUATOR Network, 2023)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Examples </w:t>
      </w:r>
      <w:r w:rsidR="00CB2B7E">
        <w:rPr>
          <w:rFonts w:asciiTheme="minorHAnsi" w:eastAsia="Times New Roman" w:hAnsiTheme="minorHAnsi" w:cstheme="minorHAnsi"/>
          <w:bCs/>
          <w:sz w:val="22"/>
          <w:szCs w:val="22"/>
        </w:rPr>
        <w:t>include</w:t>
      </w:r>
      <w:r>
        <w:rPr>
          <w:rFonts w:asciiTheme="minorHAnsi" w:eastAsia="Times New Roman" w:hAnsiTheme="minorHAnsi" w:cstheme="minorHAnsi"/>
          <w:bCs/>
          <w:sz w:val="22"/>
          <w:szCs w:val="22"/>
        </w:rPr>
        <w:t xml:space="preserve"> guidelines for clinical trials (CONSORT) </w:t>
      </w:r>
      <w:r>
        <w:rPr>
          <w:rFonts w:asciiTheme="minorHAnsi" w:eastAsia="Times New Roman" w:hAnsiTheme="minorHAnsi" w:cstheme="minorHAnsi"/>
          <w:bCs/>
          <w:sz w:val="22"/>
          <w:szCs w:val="22"/>
        </w:rPr>
        <w:fldChar w:fldCharType="begin"/>
      </w:r>
      <w:r>
        <w:rPr>
          <w:rFonts w:asciiTheme="minorHAnsi" w:eastAsia="Times New Roman" w:hAnsiTheme="minorHAnsi" w:cstheme="minorHAnsi"/>
          <w:bCs/>
          <w:sz w:val="22"/>
          <w:szCs w:val="22"/>
        </w:rPr>
        <w:instrText xml:space="preserve"> ADDIN EN.CITE &lt;EndNote&gt;&lt;Cite&gt;&lt;Author&gt;Schulz&lt;/Author&gt;&lt;Year&gt;2010&lt;/Year&gt;&lt;RecNum&gt;7176&lt;/RecNum&gt;&lt;DisplayText&gt;(Schulz et al., 2010)&lt;/DisplayText&gt;&lt;record&gt;&lt;rec-number&gt;7176&lt;/rec-number&gt;&lt;foreign-keys&gt;&lt;key app="EN" db-id="sfxpwwt9asr05de5przpt5fuvpdvta5wwtv2" timestamp="1679580444"&gt;7176&lt;/key&gt;&lt;/foreign-keys&gt;&lt;ref-type name="Journal Article"&gt;17&lt;/ref-type&gt;&lt;contributors&gt;&lt;authors&gt;&lt;author&gt;Schulz, K. F.&lt;/author&gt;&lt;author&gt;Altman, D. G.&lt;/author&gt;&lt;author&gt;Moher, D.&lt;/author&gt;&lt;author&gt;Consort Group&lt;/author&gt;&lt;/authors&gt;&lt;/contributors&gt;&lt;auth-address&gt;Family Health International, Research Triangle Park, North Carolina 27709, USA.&lt;/auth-address&gt;&lt;titles&gt;&lt;title&gt;CONSORT 2010 statement: updated guidelines for reporting parallel group randomized trials&lt;/title&gt;&lt;secondary-title&gt;Ann Intern Med&lt;/secondary-title&gt;&lt;/titles&gt;&lt;periodical&gt;&lt;full-title&gt;Ann Intern Med&lt;/full-title&gt;&lt;/periodical&gt;&lt;pages&gt;726-32&lt;/pages&gt;&lt;volume&gt;152&lt;/volume&gt;&lt;number&gt;11&lt;/number&gt;&lt;edition&gt;2010/03/26&lt;/edition&gt;&lt;keywords&gt;&lt;keyword&gt;Publishing/*standards&lt;/keyword&gt;&lt;keyword&gt;Randomized Controlled Trials as Topic/*standards&lt;/keyword&gt;&lt;keyword&gt;Research Design/standards&lt;/keyword&gt;&lt;/keywords&gt;&lt;dates&gt;&lt;year&gt;2010&lt;/year&gt;&lt;pub-dates&gt;&lt;date&gt;Jun 1&lt;/date&gt;&lt;/pub-dates&gt;&lt;/dates&gt;&lt;isbn&gt;1539-3704 (Electronic)&amp;#xD;0003-4819 (Linking)&lt;/isbn&gt;&lt;accession-num&gt;20335313&lt;/accession-num&gt;&lt;label&gt;Reproducibility&amp;#xD;&lt;/label&gt;&lt;urls&gt;&lt;related-urls&gt;&lt;url&gt;https://www.ncbi.nlm.nih.gov/pubmed/20335313&lt;/url&gt;&lt;/related-urls&gt;&lt;/urls&gt;&lt;electronic-resource-num&gt;10.7326/0003-4819-152-11-201006010-00232&lt;/electronic-resource-num&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(Schulz et al., 2010)</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diagnostic accuracy studies (STARD) </w:t>
      </w:r>
      <w:r>
        <w:rPr>
          <w:rFonts w:asciiTheme="minorHAnsi" w:eastAsia="Times New Roman" w:hAnsiTheme="minorHAnsi" w:cstheme="minorHAnsi"/>
          <w:bCs/>
          <w:sz w:val="22"/>
          <w:szCs w:val="22"/>
        </w:rPr>
        <w:fldChar w:fldCharType="begin">
          <w:fldData xml:space="preserve">PEVuZE5vdGU+PENpdGU+PEF1dGhvcj5Cb3NzdXl0PC9BdXRob3I+PFllYXI+MjAxNTwvWWVhcj48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</w:fldData>
        </w:fldChar>
      </w:r>
      <w:r>
        <w:rPr>
          <w:rFonts w:asciiTheme="minorHAnsi" w:eastAsia="Times New Roman" w:hAnsiTheme="minorHAnsi" w:cstheme="minorHAnsi"/>
          <w:bCs/>
          <w:sz w:val="22"/>
          <w:szCs w:val="22"/>
        </w:rPr>
        <w:instrText xml:space="preserve"> ADDIN EN.CITE </w:instrText>
      </w:r>
      <w:r>
        <w:rPr>
          <w:rFonts w:asciiTheme="minorHAnsi" w:eastAsia="Times New Roman" w:hAnsiTheme="minorHAnsi" w:cstheme="minorHAnsi"/>
          <w:bCs/>
          <w:sz w:val="22"/>
          <w:szCs w:val="22"/>
        </w:rPr>
        <w:fldChar w:fldCharType="begin">
          <w:fldData xml:space="preserve">PEVuZE5vdGU+PENpdGU+PEF1dGhvcj5Cb3NzdXl0PC9BdXRob3I+PFllYXI+MjAxNTwvWWVhcj48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</w:fldData>
        </w:fldChar>
      </w:r>
      <w:r>
        <w:rPr>
          <w:rFonts w:asciiTheme="minorHAnsi" w:eastAsia="Times New Roman" w:hAnsiTheme="minorHAnsi" w:cstheme="minorHAnsi"/>
          <w:bCs/>
          <w:sz w:val="22"/>
          <w:szCs w:val="22"/>
        </w:rPr>
        <w:instrText xml:space="preserve"> ADDIN EN.CITE.DATA </w:instrText>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(Bossuyt et al., 2015)</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and observational studies (STROBE) </w:t>
      </w:r>
      <w:r>
        <w:rPr>
          <w:rFonts w:asciiTheme="minorHAnsi" w:eastAsia="Times New Roman" w:hAnsiTheme="minorHAnsi" w:cstheme="minorHAnsi"/>
          <w:bCs/>
          <w:sz w:val="22"/>
          <w:szCs w:val="22"/>
        </w:rPr>
        <w:fldChar w:fldCharType="begin"/>
      </w:r>
      <w:r>
        <w:rPr>
          <w:rFonts w:asciiTheme="minorHAnsi" w:eastAsia="Times New Roman" w:hAnsiTheme="minorHAnsi" w:cstheme="minorHAnsi"/>
          <w:bCs/>
          <w:sz w:val="22"/>
          <w:szCs w:val="22"/>
        </w:rPr>
        <w:instrText xml:space="preserve"> ADDIN EN.CITE &lt;EndNote&gt;&lt;Cite&gt;&lt;Author&gt;von Elm&lt;/Author&gt;&lt;Year&gt;2007&lt;/Year&gt;&lt;RecNum&gt;7175&lt;/RecNum&gt;&lt;DisplayText&gt;(von Elm et al., 2007)&lt;/DisplayText&gt;&lt;record&gt;&lt;rec-number&gt;7175&lt;/rec-number&gt;&lt;foreign-keys&gt;&lt;key app="EN" db-id="sfxpwwt9asr05de5przpt5fuvpdvta5wwtv2" timestamp="1679580408"&gt;7175&lt;/key&gt;&lt;/foreign-keys&gt;&lt;ref-type name="Journal Article"&gt;17&lt;/ref-type&gt;&lt;contributors&gt;&lt;authors&gt;&lt;author&gt;von Elm, E.&lt;/author&gt;&lt;author&gt;Altman, D. G.&lt;/author&gt;&lt;author&gt;Egger, M.&lt;/author&gt;&lt;author&gt;Pocock, S. J.&lt;/author&gt;&lt;author&gt;Gotzsche, P. C.&lt;/author&gt;&lt;author&gt;Vandenbroucke, J. P.&lt;/author&gt;&lt;author&gt;Strobe Initiative&lt;/author&gt;&lt;/authors&gt;&lt;/contributors&gt;&lt;auth-address&gt;Institute of Social and Preventive Medicine, University of Bern, Bern, Switzerland. strobe@ispm.unibe.ch&lt;/auth-address&gt;&lt;titles&gt;&lt;title&gt;The Strengthening the Reporting of Observational Studies in Epidemiology (STROBE) statement: guidelines for reporting observational studies&lt;/title&gt;&lt;secondary-title&gt;Ann Intern Med&lt;/secondary-title&gt;&lt;/titles&gt;&lt;periodical&gt;&lt;full-title&gt;Ann Intern Med&lt;/full-title&gt;&lt;/periodical&gt;&lt;pages&gt;573-7&lt;/pages&gt;&lt;volume&gt;147&lt;/volume&gt;&lt;number&gt;8&lt;/number&gt;&lt;edition&gt;2007/10/17&lt;/edition&gt;&lt;keywords&gt;&lt;keyword&gt;Case-Control Studies&lt;/keyword&gt;&lt;keyword&gt;Cohort Studies&lt;/keyword&gt;&lt;keyword&gt;Cross-Sectional Studies&lt;/keyword&gt;&lt;keyword&gt;*Epidemiologic Research Design&lt;/keyword&gt;&lt;keyword&gt;*Observation/methods&lt;/keyword&gt;&lt;keyword&gt;Publishing/*standards&lt;/keyword&gt;&lt;/keywords&gt;&lt;dates&gt;&lt;year&gt;2007&lt;/year&gt;&lt;pub-dates&gt;&lt;date&gt;Oct 16&lt;/date&gt;&lt;/pub-dates&gt;&lt;/dates&gt;&lt;isbn&gt;1539-3704 (Electronic)&amp;#xD;0003-4819 (Linking)&lt;/isbn&gt;&lt;accession-num&gt;17938396&lt;/accession-num&gt;&lt;label&gt;Reproducibility&amp;#xD;&lt;/label&gt;&lt;urls&gt;&lt;related-urls&gt;&lt;url&gt;https://www.ncbi.nlm.nih.gov/pubmed/17938396&lt;/url&gt;&lt;/related-urls&gt;&lt;/urls&gt;&lt;electronic-resource-num&gt;10.7326/0003-4819-147-8-200710160-00010&lt;/electronic-resource-num&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(von Elm et al., 2007)</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Virtually </w:t>
      </w:r>
      <w:r w:rsidR="008F15E2">
        <w:rPr>
          <w:rFonts w:asciiTheme="minorHAnsi" w:eastAsia="Times New Roman" w:hAnsiTheme="minorHAnsi" w:cstheme="minorHAnsi"/>
          <w:bCs/>
          <w:sz w:val="22"/>
          <w:szCs w:val="22"/>
        </w:rPr>
        <w:t>all</w:t>
      </w:r>
      <w:r>
        <w:rPr>
          <w:rFonts w:asciiTheme="minorHAnsi" w:eastAsia="Times New Roman" w:hAnsiTheme="minorHAnsi" w:cstheme="minorHAnsi"/>
          <w:bCs/>
          <w:sz w:val="22"/>
          <w:szCs w:val="22"/>
        </w:rPr>
        <w:t xml:space="preserve"> these minimum information standards and reporting guidelines require the specification of statistical and computational methods that were used in a stud</w:t>
      </w:r>
      <w:r w:rsidR="006558A9">
        <w:rPr>
          <w:rFonts w:asciiTheme="minorHAnsi" w:eastAsia="Times New Roman" w:hAnsiTheme="minorHAnsi" w:cstheme="minorHAnsi"/>
          <w:bCs/>
          <w:sz w:val="22"/>
          <w:szCs w:val="22"/>
        </w:rPr>
        <w:t>y</w:t>
      </w:r>
      <w:r w:rsidR="00FD1489">
        <w:rPr>
          <w:rFonts w:asciiTheme="minorHAnsi" w:eastAsia="Times New Roman" w:hAnsiTheme="minorHAnsi" w:cstheme="minorHAnsi"/>
          <w:bCs/>
          <w:sz w:val="22"/>
          <w:szCs w:val="22"/>
        </w:rPr>
        <w:t>. However</w:t>
      </w:r>
      <w:r w:rsidR="00874B4A">
        <w:rPr>
          <w:rFonts w:asciiTheme="minorHAnsi" w:eastAsia="Times New Roman" w:hAnsiTheme="minorHAnsi" w:cstheme="minorHAnsi"/>
          <w:bCs/>
          <w:sz w:val="22"/>
          <w:szCs w:val="22"/>
        </w:rPr>
        <w:t>, precise</w:t>
      </w:r>
      <w:r w:rsidR="006558A9">
        <w:rPr>
          <w:rFonts w:asciiTheme="minorHAnsi" w:eastAsia="Times New Roman" w:hAnsiTheme="minorHAnsi" w:cstheme="minorHAnsi"/>
          <w:bCs/>
          <w:sz w:val="22"/>
          <w:szCs w:val="22"/>
        </w:rPr>
        <w:t xml:space="preserve"> requirements</w:t>
      </w:r>
      <w:r w:rsidR="00CB2B7E">
        <w:rPr>
          <w:rFonts w:asciiTheme="minorHAnsi" w:eastAsia="Times New Roman" w:hAnsiTheme="minorHAnsi" w:cstheme="minorHAnsi"/>
          <w:bCs/>
          <w:sz w:val="22"/>
          <w:szCs w:val="22"/>
        </w:rPr>
        <w:t xml:space="preserve"> to specify such methods are often lacking</w:t>
      </w:r>
      <w:r w:rsidR="006558A9">
        <w:rPr>
          <w:rFonts w:asciiTheme="minorHAnsi" w:eastAsia="Times New Roman" w:hAnsiTheme="minorHAnsi" w:cstheme="minorHAnsi"/>
          <w:bCs/>
          <w:sz w:val="22"/>
          <w:szCs w:val="22"/>
        </w:rPr>
        <w:t>.</w:t>
      </w:r>
      <w:r>
        <w:rPr>
          <w:rFonts w:asciiTheme="minorHAnsi" w:eastAsia="Times New Roman" w:hAnsiTheme="minorHAnsi" w:cstheme="minorHAnsi"/>
          <w:bCs/>
          <w:sz w:val="22"/>
          <w:szCs w:val="22"/>
        </w:rPr>
        <w:t xml:space="preserve"> In addition, an increasing number of scientific journals have their own guidelines. </w:t>
      </w:r>
      <w:r w:rsidR="00CB2B7E">
        <w:rPr>
          <w:rFonts w:asciiTheme="minorHAnsi" w:eastAsia="Times New Roman" w:hAnsiTheme="minorHAnsi" w:cstheme="minorHAnsi"/>
          <w:bCs/>
          <w:sz w:val="22"/>
          <w:szCs w:val="22"/>
        </w:rPr>
        <w:t>One</w:t>
      </w:r>
      <w:r>
        <w:rPr>
          <w:rFonts w:asciiTheme="minorHAnsi" w:eastAsia="Times New Roman" w:hAnsiTheme="minorHAnsi" w:cstheme="minorHAnsi"/>
          <w:bCs/>
          <w:sz w:val="22"/>
          <w:szCs w:val="22"/>
        </w:rPr>
        <w:t xml:space="preserve"> example is the </w:t>
      </w:r>
      <w:r w:rsidRPr="008C6245">
        <w:rPr>
          <w:rFonts w:asciiTheme="minorHAnsi" w:eastAsia="Times New Roman" w:hAnsiTheme="minorHAnsi" w:cstheme="minorHAnsi"/>
          <w:bCs/>
          <w:sz w:val="22"/>
          <w:szCs w:val="22"/>
        </w:rPr>
        <w:t>Nature Reporting Summary</w:t>
      </w:r>
      <w:r>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fldChar w:fldCharType="begin"/>
      </w:r>
      <w:r w:rsidR="002602BE">
        <w:rPr>
          <w:rFonts w:asciiTheme="minorHAnsi" w:eastAsia="Times New Roman" w:hAnsiTheme="minorHAnsi" w:cstheme="minorHAnsi"/>
          <w:bCs/>
          <w:sz w:val="22"/>
          <w:szCs w:val="22"/>
        </w:rPr>
        <w:instrText xml:space="preserve"> ADDIN EN.CITE &lt;EndNote&gt;&lt;Cite&gt;&lt;Author&gt;Nature&lt;/Author&gt;&lt;Year&gt;2023&lt;/Year&gt;&lt;RecNum&gt;7178&lt;/RecNum&gt;&lt;DisplayText&gt;(Nature, 2023b)&lt;/DisplayText&gt;&lt;record&gt;&lt;rec-number&gt;7178&lt;/rec-number&gt;&lt;foreign-keys&gt;&lt;key app="EN" db-id="sfxpwwt9asr05de5przpt5fuvpdvta5wwtv2" timestamp="1679581112"&gt;7178&lt;/key&gt;&lt;/foreign-keys&gt;&lt;ref-type name="Web Page"&gt;12&lt;/ref-type&gt;&lt;contributors&gt;&lt;authors&gt;&lt;author&gt;Nature&lt;/author&gt;&lt;/authors&gt;&lt;/contributors&gt;&lt;titles&gt;&lt;title&gt;Reporting Summary,&lt;/title&gt;&lt;/titles&gt;&lt;number&gt;March 2023&lt;/number&gt;&lt;dates&gt;&lt;year&gt;2023&lt;/year&gt;&lt;/dates&gt;&lt;label&gt;Reproducibility&lt;/label&gt;&lt;urls&gt;&lt;related-urls&gt;&lt;url&gt;https://www.nature.com/documents/nr-reporting-summary-flat.pdf&lt;/url&gt;&lt;/related-urls&gt;&lt;/urls&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(Nature, 2023b)</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that partially relies on </w:t>
      </w:r>
      <w:r w:rsidR="00CB2B7E">
        <w:rPr>
          <w:rFonts w:asciiTheme="minorHAnsi" w:eastAsia="Times New Roman" w:hAnsiTheme="minorHAnsi" w:cstheme="minorHAnsi"/>
          <w:bCs/>
          <w:sz w:val="22"/>
          <w:szCs w:val="22"/>
        </w:rPr>
        <w:t>existing</w:t>
      </w:r>
      <w:r>
        <w:rPr>
          <w:rFonts w:asciiTheme="minorHAnsi" w:eastAsia="Times New Roman" w:hAnsiTheme="minorHAnsi" w:cstheme="minorHAnsi"/>
          <w:bCs/>
          <w:sz w:val="22"/>
          <w:szCs w:val="22"/>
        </w:rPr>
        <w:t xml:space="preserve"> reporting guidelines and FAIR. Nature also has a specific software and algorithm policy with requirements about availability (e.g., using GitHub or </w:t>
      </w:r>
      <w:proofErr w:type="spellStart"/>
      <w:r w:rsidRPr="008150A7">
        <w:rPr>
          <w:rFonts w:asciiTheme="minorHAnsi" w:eastAsia="Times New Roman" w:hAnsiTheme="minorHAnsi" w:cstheme="minorHAnsi"/>
          <w:bCs/>
          <w:sz w:val="22"/>
          <w:szCs w:val="22"/>
        </w:rPr>
        <w:t>Zenodo</w:t>
      </w:r>
      <w:proofErr w:type="spellEnd"/>
      <w:r>
        <w:rPr>
          <w:rFonts w:asciiTheme="minorHAnsi" w:eastAsia="Times New Roman" w:hAnsiTheme="minorHAnsi" w:cstheme="minorHAnsi"/>
          <w:bCs/>
          <w:sz w:val="22"/>
          <w:szCs w:val="22"/>
        </w:rPr>
        <w:t xml:space="preserve">), use of an open-source license </w:t>
      </w:r>
      <w:r>
        <w:rPr>
          <w:rFonts w:asciiTheme="minorHAnsi" w:eastAsia="Times New Roman" w:hAnsiTheme="minorHAnsi" w:cstheme="minorHAnsi"/>
          <w:bCs/>
          <w:sz w:val="22"/>
          <w:szCs w:val="22"/>
        </w:rPr>
        <w:fldChar w:fldCharType="begin"/>
      </w:r>
      <w:r w:rsidR="002602BE">
        <w:rPr>
          <w:rFonts w:asciiTheme="minorHAnsi" w:eastAsia="Times New Roman" w:hAnsiTheme="minorHAnsi" w:cstheme="minorHAnsi"/>
          <w:bCs/>
          <w:sz w:val="22"/>
          <w:szCs w:val="22"/>
        </w:rPr>
        <w:instrText xml:space="preserve"> ADDIN EN.CITE &lt;EndNote&gt;&lt;Cite&gt;&lt;Author&gt;Open Source Initiative&lt;/Author&gt;&lt;Year&gt;2023&lt;/Year&gt;&lt;RecNum&gt;7256&lt;/RecNum&gt;&lt;DisplayText&gt;(Open Source Initiative, 2023)&lt;/DisplayText&gt;&lt;record&gt;&lt;rec-number&gt;7256&lt;/rec-number&gt;&lt;foreign-keys&gt;&lt;key app="EN" db-id="sfxpwwt9asr05de5przpt5fuvpdvta5wwtv2" timestamp="1679990815"&gt;7256&lt;/key&gt;&lt;/foreign-keys&gt;&lt;ref-type name="Web Page"&gt;12&lt;/ref-type&gt;&lt;contributors&gt;&lt;authors&gt;&lt;author&gt;Open Source Initiative,&lt;/author&gt;&lt;/authors&gt;&lt;/contributors&gt;&lt;titles&gt;&lt;title&gt;OSI Approved Licenses&lt;/title&gt;&lt;/titles&gt;&lt;number&gt;March 2023&lt;/number&gt;&lt;dates&gt;&lt;year&gt;2023&lt;/year&gt;&lt;/dates&gt;&lt;label&gt;Reproducibility&amp;#xD;&lt;/label&gt;&lt;urls&gt;&lt;related-urls&gt;&lt;url&gt;https://opensource.org/licenses/&lt;/url&gt;&lt;/related-urls&gt;&lt;/urls&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(Open Source Initiative, 2023)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and code review </w:t>
      </w:r>
      <w:r>
        <w:rPr>
          <w:rFonts w:asciiTheme="minorHAnsi" w:eastAsia="Times New Roman" w:hAnsiTheme="minorHAnsi" w:cstheme="minorHAnsi"/>
          <w:bCs/>
          <w:sz w:val="22"/>
          <w:szCs w:val="22"/>
        </w:rPr>
        <w:fldChar w:fldCharType="begin"/>
      </w:r>
      <w:r w:rsidR="002602BE">
        <w:rPr>
          <w:rFonts w:asciiTheme="minorHAnsi" w:eastAsia="Times New Roman" w:hAnsiTheme="minorHAnsi" w:cstheme="minorHAnsi"/>
          <w:bCs/>
          <w:sz w:val="22"/>
          <w:szCs w:val="22"/>
        </w:rPr>
        <w:instrText xml:space="preserve"> ADDIN EN.CITE &lt;EndNote&gt;&lt;Cite&gt;&lt;Author&gt;Nature&lt;/Author&gt;&lt;Year&gt;2023&lt;/Year&gt;&lt;RecNum&gt;7179&lt;/RecNum&gt;&lt;DisplayText&gt;(Nature, 2023a)&lt;/DisplayText&gt;&lt;record&gt;&lt;rec-number&gt;7179&lt;/rec-number&gt;&lt;foreign-keys&gt;&lt;key app="EN" db-id="sfxpwwt9asr05de5przpt5fuvpdvta5wwtv2" timestamp="1679581450"&gt;7179&lt;/key&gt;&lt;/foreign-keys&gt;&lt;ref-type name="Web Page"&gt;12&lt;/ref-type&gt;&lt;contributors&gt;&lt;authors&gt;&lt;author&gt;Nature&lt;/author&gt;&lt;/authors&gt;&lt;/contributors&gt;&lt;titles&gt;&lt;title&gt;Availability and peer review of computer code and algorithm&lt;/title&gt;&lt;/titles&gt;&lt;number&gt;March 2023&lt;/number&gt;&lt;dates&gt;&lt;year&gt;2023&lt;/year&gt;&lt;/dates&gt;&lt;label&gt;Reproducibility&amp;#xD;&lt;/label&gt;&lt;urls&gt;&lt;related-urls&gt;&lt;url&gt;https://www.nature.com/nature-portfolio/editorial-policies/reporting-standards#availability-of-computer-code&lt;/url&gt;&lt;/related-urls&gt;&lt;/urls&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(Nature, 2023a)</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w:t>
      </w:r>
      <w:r w:rsidR="00745942">
        <w:rPr>
          <w:rFonts w:asciiTheme="minorHAnsi" w:eastAsia="Times New Roman" w:hAnsiTheme="minorHAnsi" w:cstheme="minorHAnsi"/>
          <w:bCs/>
          <w:sz w:val="22"/>
          <w:szCs w:val="22"/>
        </w:rPr>
        <w:t xml:space="preserve">Nature Computational Science and several other Nature journals have adopted Code Ocean, which is a cloud-based platform to share executable code to enable review </w:t>
      </w:r>
      <w:r w:rsidR="00745942">
        <w:rPr>
          <w:rFonts w:asciiTheme="minorHAnsi" w:eastAsia="Times New Roman" w:hAnsiTheme="minorHAnsi" w:cstheme="minorHAnsi"/>
          <w:bCs/>
          <w:sz w:val="22"/>
          <w:szCs w:val="22"/>
        </w:rPr>
        <w:fldChar w:fldCharType="begin">
          <w:fldData xml:space="preserve">PEVuZE5vdGU+PENpdGU+PEF1dGhvcj5FZGl0b3JpYWw8L0F1dGhvcj48WWVhcj4yMDIyPC9ZZWFy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</w:fldData>
        </w:fldChar>
      </w:r>
      <w:r w:rsidR="00D85710">
        <w:rPr>
          <w:rFonts w:asciiTheme="minorHAnsi" w:eastAsia="Times New Roman" w:hAnsiTheme="minorHAnsi" w:cstheme="minorHAnsi"/>
          <w:bCs/>
          <w:sz w:val="22"/>
          <w:szCs w:val="22"/>
        </w:rPr>
        <w:instrText xml:space="preserve"> ADDIN EN.CITE </w:instrText>
      </w:r>
      <w:r w:rsidR="00D85710">
        <w:rPr>
          <w:rFonts w:asciiTheme="minorHAnsi" w:eastAsia="Times New Roman" w:hAnsiTheme="minorHAnsi" w:cstheme="minorHAnsi"/>
          <w:bCs/>
          <w:sz w:val="22"/>
          <w:szCs w:val="22"/>
        </w:rPr>
        <w:fldChar w:fldCharType="begin">
          <w:fldData xml:space="preserve">PEVuZE5vdGU+PENpdGU+PEF1dGhvcj5FZGl0b3JpYWw8L0F1dGhvcj48WWVhcj4yMDIyPC9ZZWFy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</w:fldData>
        </w:fldChar>
      </w:r>
      <w:r w:rsidR="00D85710">
        <w:rPr>
          <w:rFonts w:asciiTheme="minorHAnsi" w:eastAsia="Times New Roman" w:hAnsiTheme="minorHAnsi" w:cstheme="minorHAnsi"/>
          <w:bCs/>
          <w:sz w:val="22"/>
          <w:szCs w:val="22"/>
        </w:rPr>
        <w:instrText xml:space="preserve"> ADDIN EN.CITE.DATA </w:instrText>
      </w:r>
      <w:r w:rsidR="00D85710">
        <w:rPr>
          <w:rFonts w:asciiTheme="minorHAnsi" w:eastAsia="Times New Roman" w:hAnsiTheme="minorHAnsi" w:cstheme="minorHAnsi"/>
          <w:bCs/>
          <w:sz w:val="22"/>
          <w:szCs w:val="22"/>
        </w:rPr>
      </w:r>
      <w:r w:rsidR="00D85710">
        <w:rPr>
          <w:rFonts w:asciiTheme="minorHAnsi" w:eastAsia="Times New Roman" w:hAnsiTheme="minorHAnsi" w:cstheme="minorHAnsi"/>
          <w:bCs/>
          <w:sz w:val="22"/>
          <w:szCs w:val="22"/>
        </w:rPr>
        <w:fldChar w:fldCharType="end"/>
      </w:r>
      <w:r w:rsidR="00745942">
        <w:rPr>
          <w:rFonts w:asciiTheme="minorHAnsi" w:eastAsia="Times New Roman" w:hAnsiTheme="minorHAnsi" w:cstheme="minorHAnsi"/>
          <w:bCs/>
          <w:sz w:val="22"/>
          <w:szCs w:val="22"/>
        </w:rPr>
      </w:r>
      <w:r w:rsidR="00745942">
        <w:rPr>
          <w:rFonts w:asciiTheme="minorHAnsi" w:eastAsia="Times New Roman" w:hAnsiTheme="minorHAnsi" w:cstheme="minorHAnsi"/>
          <w:bCs/>
          <w:sz w:val="22"/>
          <w:szCs w:val="22"/>
        </w:rPr>
        <w:fldChar w:fldCharType="separate"/>
      </w:r>
      <w:r w:rsidR="00D85710">
        <w:rPr>
          <w:rFonts w:asciiTheme="minorHAnsi" w:eastAsia="Times New Roman" w:hAnsiTheme="minorHAnsi" w:cstheme="minorHAnsi"/>
          <w:bCs/>
          <w:noProof/>
          <w:sz w:val="22"/>
          <w:szCs w:val="22"/>
        </w:rPr>
        <w:t>(Editorial, 2018, 2022)</w:t>
      </w:r>
      <w:r w:rsidR="00745942">
        <w:rPr>
          <w:rFonts w:asciiTheme="minorHAnsi" w:eastAsia="Times New Roman" w:hAnsiTheme="minorHAnsi" w:cstheme="minorHAnsi"/>
          <w:bCs/>
          <w:sz w:val="22"/>
          <w:szCs w:val="22"/>
        </w:rPr>
        <w:fldChar w:fldCharType="end"/>
      </w:r>
      <w:r w:rsidR="00745942">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t xml:space="preserve">The PLOS Computational Biology journal requires that editors and reviewers can access the software, reproduce the results, and run the software on a deposited dataset with provided control parameters </w:t>
      </w:r>
      <w:r>
        <w:rPr>
          <w:rFonts w:asciiTheme="minorHAnsi" w:eastAsia="Times New Roman" w:hAnsiTheme="minorHAnsi" w:cstheme="minorHAnsi"/>
          <w:bCs/>
          <w:sz w:val="22"/>
          <w:szCs w:val="22"/>
        </w:rPr>
        <w:fldChar w:fldCharType="begin"/>
      </w:r>
      <w:r w:rsidR="002602BE">
        <w:rPr>
          <w:rFonts w:asciiTheme="minorHAnsi" w:eastAsia="Times New Roman" w:hAnsiTheme="minorHAnsi" w:cstheme="minorHAnsi"/>
          <w:bCs/>
          <w:sz w:val="22"/>
          <w:szCs w:val="22"/>
        </w:rPr>
        <w:instrText xml:space="preserve"> ADDIN EN.CITE &lt;EndNote&gt;&lt;Cite&gt;&lt;Author&gt;PLOS Computational Biology&lt;/Author&gt;&lt;Year&gt;2023&lt;/Year&gt;&lt;RecNum&gt;7245&lt;/RecNum&gt;&lt;DisplayText&gt;(PLOS Computational Biology, 2023)&lt;/DisplayText&gt;&lt;record&gt;&lt;rec-number&gt;7245&lt;/rec-number&gt;&lt;foreign-keys&gt;&lt;key app="EN" db-id="sfxpwwt9asr05de5przpt5fuvpdvta5wwtv2" timestamp="1679587649"&gt;7245&lt;/key&gt;&lt;/foreign-keys&gt;&lt;ref-type name="Web Page"&gt;12&lt;/ref-type&gt;&lt;contributors&gt;&lt;authors&gt;&lt;author&gt;PLOS Computational Biology,&lt;/author&gt;&lt;/authors&gt;&lt;/contributors&gt;&lt;titles&gt;&lt;title&gt;Material, Software, and Code Sharing&lt;/title&gt;&lt;/titles&gt;&lt;number&gt;March 2023&lt;/number&gt;&lt;dates&gt;&lt;year&gt;2023&lt;/year&gt;&lt;/dates&gt;&lt;label&gt;Reproducibility&amp;#xD;&lt;/label&gt;&lt;urls&gt;&lt;related-urls&gt;&lt;url&gt;https://journals.plos.org/ploscompbiol/s/materials-software-and-code-sharing&lt;/url&gt;&lt;/related-urls&gt;&lt;/urls&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(PLOS Computational Biology, 2023)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The Science journal TOP guidelines require data and computer code to be available </w:t>
      </w:r>
      <w:r>
        <w:rPr>
          <w:rFonts w:asciiTheme="minorHAnsi" w:eastAsia="Times New Roman" w:hAnsiTheme="minorHAnsi" w:cstheme="minorHAnsi"/>
          <w:bCs/>
          <w:sz w:val="22"/>
          <w:szCs w:val="22"/>
        </w:rPr>
        <w:fldChar w:fldCharType="begin"/>
      </w:r>
      <w:r w:rsidR="002602BE">
        <w:rPr>
          <w:rFonts w:asciiTheme="minorHAnsi" w:eastAsia="Times New Roman" w:hAnsiTheme="minorHAnsi" w:cstheme="minorHAnsi"/>
          <w:bCs/>
          <w:sz w:val="22"/>
          <w:szCs w:val="22"/>
        </w:rPr>
        <w:instrText xml:space="preserve"> ADDIN EN.CITE &lt;EndNote&gt;&lt;Cite&gt;&lt;Author&gt;Science&lt;/Author&gt;&lt;Year&gt;2023&lt;/Year&gt;&lt;RecNum&gt;7253&lt;/RecNum&gt;&lt;DisplayText&gt;(Science, 2023)&lt;/DisplayText&gt;&lt;record&gt;&lt;rec-number&gt;7253&lt;/rec-number&gt;&lt;foreign-keys&gt;&lt;key app="EN" db-id="sfxpwwt9asr05de5przpt5fuvpdvta5wwtv2" timestamp="1679665925"&gt;7253&lt;/key&gt;&lt;/foreign-keys&gt;&lt;ref-type name="Web Page"&gt;12&lt;/ref-type&gt;&lt;contributors&gt;&lt;authors&gt;&lt;author&gt;Science&lt;/author&gt;&lt;/authors&gt;&lt;/contributors&gt;&lt;titles&gt;&lt;title&gt;Research Standards. Transparency and Openness Promotion (TOP) guidelines/&lt;/title&gt;&lt;/titles&gt;&lt;number&gt;March 2023&lt;/number&gt;&lt;dates&gt;&lt;year&gt;2023&lt;/year&gt;&lt;/dates&gt;&lt;label&gt;Reproducibility&amp;#xD;&lt;/label&gt;&lt;urls&gt;&lt;related-urls&gt;&lt;url&gt;https://www.science.org/content/page/science-journals-editorial-policies#TOP-guidelines&lt;/url&gt;&lt;/related-urls&gt;&lt;/urls&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(Science, 2023)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Interestingly, a study published in 2018 showed that despite the</w:t>
      </w:r>
      <w:r w:rsidR="00FD1489">
        <w:rPr>
          <w:rFonts w:asciiTheme="minorHAnsi" w:eastAsia="Times New Roman" w:hAnsiTheme="minorHAnsi" w:cstheme="minorHAnsi"/>
          <w:bCs/>
          <w:sz w:val="22"/>
          <w:szCs w:val="22"/>
        </w:rPr>
        <w:t>se</w:t>
      </w:r>
      <w:r>
        <w:rPr>
          <w:rFonts w:asciiTheme="minorHAnsi" w:eastAsia="Times New Roman" w:hAnsiTheme="minorHAnsi" w:cstheme="minorHAnsi"/>
          <w:bCs/>
          <w:sz w:val="22"/>
          <w:szCs w:val="22"/>
        </w:rPr>
        <w:t xml:space="preserve">  guidelines</w:t>
      </w:r>
      <w:r w:rsidR="009B33BE">
        <w:rPr>
          <w:rFonts w:asciiTheme="minorHAnsi" w:eastAsia="Times New Roman" w:hAnsiTheme="minorHAnsi" w:cstheme="minorHAnsi"/>
          <w:bCs/>
          <w:sz w:val="22"/>
          <w:szCs w:val="22"/>
        </w:rPr>
        <w:t>,</w:t>
      </w:r>
      <w:r>
        <w:rPr>
          <w:rFonts w:asciiTheme="minorHAnsi" w:eastAsia="Times New Roman" w:hAnsiTheme="minorHAnsi" w:cstheme="minorHAnsi"/>
          <w:bCs/>
          <w:sz w:val="22"/>
          <w:szCs w:val="22"/>
        </w:rPr>
        <w:t xml:space="preserve"> many computational studies were not reproducible </w:t>
      </w:r>
      <w:r>
        <w:rPr>
          <w:rFonts w:asciiTheme="minorHAnsi" w:eastAsia="Times New Roman" w:hAnsiTheme="minorHAnsi" w:cstheme="minorHAnsi"/>
          <w:bCs/>
          <w:sz w:val="22"/>
          <w:szCs w:val="22"/>
        </w:rPr>
        <w:fldChar w:fldCharType="begin"/>
      </w:r>
      <w:r w:rsidR="002D3343">
        <w:rPr>
          <w:rFonts w:asciiTheme="minorHAnsi" w:eastAsia="Times New Roman" w:hAnsiTheme="minorHAnsi" w:cstheme="minorHAnsi"/>
          <w:bCs/>
          <w:sz w:val="22"/>
          <w:szCs w:val="22"/>
        </w:rPr>
        <w:instrText xml:space="preserve"> ADDIN EN.CITE &lt;EndNote&gt;&lt;Cite&gt;&lt;Author&gt;Stodden&lt;/Author&gt;&lt;Year&gt;2018&lt;/Year&gt;&lt;RecNum&gt;7239&lt;/RecNum&gt;&lt;DisplayText&gt;(Stodden et al., 2018)&lt;/DisplayText&gt;&lt;record&gt;&lt;rec-number&gt;7239&lt;/rec-number&gt;&lt;foreign-keys&gt;&lt;key app="EN" db-id="sfxpwwt9asr05de5przpt5fuvpdvta5wwtv2" timestamp="1679587022"&gt;7239&lt;/key&gt;&lt;/foreign-keys&gt;&lt;ref-type name="Journal Article"&gt;17&lt;/ref-type&gt;&lt;contributors&gt;&lt;authors&gt;&lt;author&gt;Stodden, V.&lt;/author&gt;&lt;author&gt;Seiler, J.&lt;/author&gt;&lt;author&gt;Ma, Z.&lt;/author&gt;&lt;/authors&gt;&lt;/contributors&gt;&lt;auth-address&gt;School of Information Sciences, University of Illinois at Urbana-Champaign, Champaign, IL 61820; victoria@stodden.net.&amp;#xD;Department of Statistics, Columbia University, New York, NY 10027.&lt;/auth-address&gt;&lt;titles&gt;&lt;title&gt;An empirical analysis of journal policy effectiveness for computational reproducibility&lt;/title&gt;&lt;secondary-title&gt;Proc Natl Acad Sci U S A&lt;/secondary-title&gt;&lt;/titles&gt;&lt;periodical&gt;&lt;full-title&gt;Proc Natl Acad Sci U S A&lt;/full-title&gt;&lt;abbr-1&gt;Proceedings of the National Academy of Sciences of the United States of America&lt;/abbr-1&gt;&lt;/periodical&gt;&lt;pages&gt;2584-2589&lt;/pages&gt;&lt;volume&gt;115&lt;/volume&gt;&lt;number&gt;11&lt;/number&gt;&lt;edition&gt;2018/03/14&lt;/edition&gt;&lt;keywords&gt;&lt;keyword&gt;code access&lt;/keyword&gt;&lt;keyword&gt;data access&lt;/keyword&gt;&lt;keyword&gt;open science&lt;/keyword&gt;&lt;keyword&gt;reproducibility policy&lt;/keyword&gt;&lt;keyword&gt;reproducible research&lt;/keyword&gt;&lt;/keywords&gt;&lt;dates&gt;&lt;year&gt;2018&lt;/year&gt;&lt;pub-dates&gt;&lt;date&gt;Mar 13&lt;/date&gt;&lt;/pub-dates&gt;&lt;/dates&gt;&lt;isbn&gt;1091-6490 (Electronic)&amp;#xD;0027-8424 (Print)&amp;#xD;0027-8424 (Linking)&lt;/isbn&gt;&lt;accession-num&gt;29531050&lt;/accession-num&gt;&lt;label&gt;Reproducibility&amp;#xD;&lt;/label&gt;&lt;urls&gt;&lt;related-urls&gt;&lt;url&gt;https://www.ncbi.nlm.nih.gov/pubmed/29531050&lt;/url&gt;&lt;url&gt;https://www.pnas.org/doi/pdf/10.1073/pnas.1708290115&lt;/url&gt;&lt;/related-urls&gt;&lt;/urls&gt;&lt;custom2&gt;PMC5856507&lt;/custom2&gt;&lt;electronic-resource-num&gt;10.1073/pnas.1708290115&lt;/electronic-resource-num&gt;&lt;/record&gt;&lt;/Cite&gt;&lt;/EndNote&gt;</w:instrText>
      </w:r>
      <w:r>
        <w:rPr>
          <w:rFonts w:asciiTheme="minorHAnsi" w:eastAsia="Times New Roman" w:hAnsiTheme="minorHAnsi" w:cstheme="minorHAnsi"/>
          <w:bCs/>
          <w:sz w:val="22"/>
          <w:szCs w:val="22"/>
        </w:rPr>
        <w:fldChar w:fldCharType="separate"/>
      </w:r>
      <w:r w:rsidR="002D3343">
        <w:rPr>
          <w:rFonts w:asciiTheme="minorHAnsi" w:eastAsia="Times New Roman" w:hAnsiTheme="minorHAnsi" w:cstheme="minorHAnsi"/>
          <w:bCs/>
          <w:noProof/>
          <w:sz w:val="22"/>
          <w:szCs w:val="22"/>
        </w:rPr>
        <w:t>(Stodden et al., 2018)</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w:t>
      </w:r>
      <w:r w:rsidR="006558A9">
        <w:rPr>
          <w:rFonts w:asciiTheme="minorHAnsi" w:eastAsia="Times New Roman" w:hAnsiTheme="minorHAnsi" w:cstheme="minorHAnsi"/>
          <w:bCs/>
          <w:sz w:val="22"/>
          <w:szCs w:val="22"/>
        </w:rPr>
        <w:t>Clearly,</w:t>
      </w:r>
      <w:r>
        <w:rPr>
          <w:rFonts w:asciiTheme="minorHAnsi" w:eastAsia="Times New Roman" w:hAnsiTheme="minorHAnsi" w:cstheme="minorHAnsi"/>
          <w:bCs/>
          <w:sz w:val="22"/>
          <w:szCs w:val="22"/>
        </w:rPr>
        <w:t xml:space="preserve"> computational projects require their own specific guidelines and standards to guarantee transparency and reproducibility. This was also recognized by the artificial intelligence community</w:t>
      </w:r>
      <w:r w:rsidR="00FD1489">
        <w:rPr>
          <w:rFonts w:asciiTheme="minorHAnsi" w:eastAsia="Times New Roman" w:hAnsiTheme="minorHAnsi" w:cstheme="minorHAnsi"/>
          <w:bCs/>
          <w:sz w:val="22"/>
          <w:szCs w:val="22"/>
        </w:rPr>
        <w:t>, which</w:t>
      </w:r>
      <w:r>
        <w:rPr>
          <w:rFonts w:asciiTheme="minorHAnsi" w:eastAsia="Times New Roman" w:hAnsiTheme="minorHAnsi" w:cstheme="minorHAnsi"/>
          <w:bCs/>
          <w:sz w:val="22"/>
          <w:szCs w:val="22"/>
        </w:rPr>
        <w:t xml:space="preserve"> </w:t>
      </w:r>
      <w:r w:rsidR="009B33BE">
        <w:rPr>
          <w:rFonts w:asciiTheme="minorHAnsi" w:eastAsia="Times New Roman" w:hAnsiTheme="minorHAnsi" w:cstheme="minorHAnsi"/>
          <w:bCs/>
          <w:sz w:val="22"/>
          <w:szCs w:val="22"/>
        </w:rPr>
        <w:t xml:space="preserve">started </w:t>
      </w:r>
      <w:r>
        <w:rPr>
          <w:rFonts w:asciiTheme="minorHAnsi" w:eastAsia="Times New Roman" w:hAnsiTheme="minorHAnsi" w:cstheme="minorHAnsi"/>
          <w:bCs/>
          <w:sz w:val="22"/>
          <w:szCs w:val="22"/>
        </w:rPr>
        <w:t xml:space="preserve">initiatives to develop specific AI-oriented guidelines </w:t>
      </w:r>
      <w:r>
        <w:rPr>
          <w:rFonts w:asciiTheme="minorHAnsi" w:eastAsia="Times New Roman" w:hAnsiTheme="minorHAnsi" w:cstheme="minorHAnsi"/>
          <w:bCs/>
          <w:sz w:val="22"/>
          <w:szCs w:val="22"/>
        </w:rPr>
        <w:fldChar w:fldCharType="begin">
          <w:fldData xml:space="preserve">PEVuZE5vdGU+PENpdGU+PEF1dGhvcj5JYnJhaGltPC9BdXRob3I+PFllYXI+MjAyMTwvWWVhcj48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</w:fldData>
        </w:fldChar>
      </w:r>
      <w:r w:rsidR="00B91011">
        <w:rPr>
          <w:rFonts w:asciiTheme="minorHAnsi" w:eastAsia="Times New Roman" w:hAnsiTheme="minorHAnsi" w:cstheme="minorHAnsi"/>
          <w:bCs/>
          <w:sz w:val="22"/>
          <w:szCs w:val="22"/>
        </w:rPr>
        <w:instrText xml:space="preserve"> ADDIN EN.CITE </w:instrText>
      </w:r>
      <w:r w:rsidR="00B91011">
        <w:rPr>
          <w:rFonts w:asciiTheme="minorHAnsi" w:eastAsia="Times New Roman" w:hAnsiTheme="minorHAnsi" w:cstheme="minorHAnsi"/>
          <w:bCs/>
          <w:sz w:val="22"/>
          <w:szCs w:val="22"/>
        </w:rPr>
        <w:fldChar w:fldCharType="begin">
          <w:fldData xml:space="preserve">PEVuZE5vdGU+PENpdGU+PEF1dGhvcj5JYnJhaGltPC9BdXRob3I+PFllYXI+MjAyMTwvWWVhcj48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</w:fldData>
        </w:fldChar>
      </w:r>
      <w:r w:rsidR="00B91011">
        <w:rPr>
          <w:rFonts w:asciiTheme="minorHAnsi" w:eastAsia="Times New Roman" w:hAnsiTheme="minorHAnsi" w:cstheme="minorHAnsi"/>
          <w:bCs/>
          <w:sz w:val="22"/>
          <w:szCs w:val="22"/>
        </w:rPr>
        <w:instrText xml:space="preserve"> ADDIN EN.CITE.DATA </w:instrText>
      </w:r>
      <w:r w:rsidR="00B91011">
        <w:rPr>
          <w:rFonts w:asciiTheme="minorHAnsi" w:eastAsia="Times New Roman" w:hAnsiTheme="minorHAnsi" w:cstheme="minorHAnsi"/>
          <w:bCs/>
          <w:sz w:val="22"/>
          <w:szCs w:val="22"/>
        </w:rPr>
      </w:r>
      <w:r w:rsidR="00B91011">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separate"/>
      </w:r>
      <w:r w:rsidR="00B91011">
        <w:rPr>
          <w:rFonts w:asciiTheme="minorHAnsi" w:eastAsia="Times New Roman" w:hAnsiTheme="minorHAnsi" w:cstheme="minorHAnsi"/>
          <w:bCs/>
          <w:noProof/>
          <w:sz w:val="22"/>
          <w:szCs w:val="22"/>
        </w:rPr>
        <w:t>(Haibe-Kains et al., 2020; Ibrahim, Liu, &amp; Denniston, 2021; Ibrahim, Liu, et al., 2021)</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To the best of our knowledge, there are not many (practical) reporting guidelines nor standards available for computational research that are routinely used in practice. Nevertheless, there are various initiatives to improve this situation. </w:t>
      </w:r>
      <w:r w:rsidR="00CB7007">
        <w:rPr>
          <w:rFonts w:asciiTheme="minorHAnsi" w:eastAsia="Times New Roman" w:hAnsiTheme="minorHAnsi" w:cstheme="minorHAnsi"/>
          <w:bCs/>
          <w:sz w:val="22"/>
          <w:szCs w:val="22"/>
        </w:rPr>
        <w:t xml:space="preserve">For example, </w:t>
      </w:r>
      <w:r w:rsidR="00FD1489">
        <w:rPr>
          <w:rFonts w:asciiTheme="minorHAnsi" w:eastAsia="Times New Roman" w:hAnsiTheme="minorHAnsi" w:cstheme="minorHAnsi"/>
          <w:bCs/>
          <w:sz w:val="22"/>
          <w:szCs w:val="22"/>
        </w:rPr>
        <w:t>recently</w:t>
      </w:r>
      <w:r w:rsidR="00CB7007">
        <w:rPr>
          <w:rFonts w:asciiTheme="minorHAnsi" w:eastAsia="Times New Roman" w:hAnsiTheme="minorHAnsi" w:cstheme="minorHAnsi"/>
          <w:bCs/>
          <w:sz w:val="22"/>
          <w:szCs w:val="22"/>
        </w:rPr>
        <w:t xml:space="preserve"> </w:t>
      </w:r>
      <w:r w:rsidR="00FD1489">
        <w:rPr>
          <w:rFonts w:asciiTheme="minorHAnsi" w:eastAsia="Times New Roman" w:hAnsiTheme="minorHAnsi" w:cstheme="minorHAnsi"/>
          <w:bCs/>
          <w:sz w:val="22"/>
          <w:szCs w:val="22"/>
        </w:rPr>
        <w:t xml:space="preserve">detailed </w:t>
      </w:r>
      <w:r w:rsidR="00CB7007">
        <w:rPr>
          <w:rFonts w:asciiTheme="minorHAnsi" w:eastAsia="Times New Roman" w:hAnsiTheme="minorHAnsi" w:cstheme="minorHAnsi"/>
          <w:bCs/>
          <w:sz w:val="22"/>
          <w:szCs w:val="22"/>
        </w:rPr>
        <w:t>guidelines</w:t>
      </w:r>
      <w:r w:rsidR="00CB7007">
        <w:rPr>
          <w:rFonts w:asciiTheme="minorHAnsi" w:eastAsia="Times New Roman" w:hAnsiTheme="minorHAnsi" w:cstheme="minorHAnsi"/>
          <w:bCs/>
          <w:sz w:val="22"/>
          <w:szCs w:val="22"/>
          <w:lang w:val="en-GB"/>
        </w:rPr>
        <w:t xml:space="preserve"> for a standardized file</w:t>
      </w:r>
      <w:r w:rsidR="000453B2">
        <w:rPr>
          <w:rFonts w:asciiTheme="minorHAnsi" w:eastAsia="Times New Roman" w:hAnsiTheme="minorHAnsi" w:cstheme="minorHAnsi"/>
          <w:bCs/>
          <w:sz w:val="22"/>
          <w:szCs w:val="22"/>
          <w:lang w:val="en-GB"/>
        </w:rPr>
        <w:t xml:space="preserve"> </w:t>
      </w:r>
      <w:r w:rsidR="00CB7007">
        <w:rPr>
          <w:rFonts w:asciiTheme="minorHAnsi" w:eastAsia="Times New Roman" w:hAnsiTheme="minorHAnsi" w:cstheme="minorHAnsi"/>
          <w:bCs/>
          <w:sz w:val="22"/>
          <w:szCs w:val="22"/>
          <w:lang w:val="en-GB"/>
        </w:rPr>
        <w:t>system structure for scientific data w</w:t>
      </w:r>
      <w:r w:rsidR="009B33BE">
        <w:rPr>
          <w:rFonts w:asciiTheme="minorHAnsi" w:eastAsia="Times New Roman" w:hAnsiTheme="minorHAnsi" w:cstheme="minorHAnsi"/>
          <w:bCs/>
          <w:sz w:val="22"/>
          <w:szCs w:val="22"/>
          <w:lang w:val="en-GB"/>
        </w:rPr>
        <w:t>ere</w:t>
      </w:r>
      <w:r w:rsidR="00CB7007">
        <w:rPr>
          <w:rFonts w:asciiTheme="minorHAnsi" w:eastAsia="Times New Roman" w:hAnsiTheme="minorHAnsi" w:cstheme="minorHAnsi"/>
          <w:bCs/>
          <w:sz w:val="22"/>
          <w:szCs w:val="22"/>
          <w:lang w:val="en-GB"/>
        </w:rPr>
        <w:t xml:space="preserve"> published by Spreckelsen and co-workers </w:t>
      </w:r>
      <w:r w:rsidR="00CB7007">
        <w:rPr>
          <w:rFonts w:asciiTheme="minorHAnsi" w:eastAsia="Times New Roman" w:hAnsiTheme="minorHAnsi" w:cstheme="minorHAnsi"/>
          <w:bCs/>
          <w:sz w:val="22"/>
          <w:szCs w:val="22"/>
          <w:lang w:val="en-GB"/>
        </w:rPr>
        <w:fldChar w:fldCharType="begin"/>
      </w:r>
      <w:r w:rsidR="00CB7007">
        <w:rPr>
          <w:rFonts w:asciiTheme="minorHAnsi" w:eastAsia="Times New Roman" w:hAnsiTheme="minorHAnsi" w:cstheme="minorHAnsi"/>
          <w:bCs/>
          <w:sz w:val="22"/>
          <w:szCs w:val="22"/>
          <w:lang w:val="en-GB"/>
        </w:rPr>
        <w:instrText xml:space="preserve"> ADDIN EN.CITE &lt;EndNote&gt;&lt;Cite&gt;&lt;Author&gt;Spreckelsen&lt;/Author&gt;&lt;Year&gt;2020&lt;/Year&gt;&lt;RecNum&gt;7152&lt;/RecNum&gt;&lt;DisplayText&gt;(Spreckelsen et al., 2020)&lt;/DisplayText&gt;&lt;record&gt;&lt;rec-number&gt;7152&lt;/rec-number&gt;&lt;foreign-keys&gt;&lt;key app="EN" db-id="sfxpwwt9asr05de5przpt5fuvpdvta5wwtv2" timestamp="1679412654"&gt;7152&lt;/key&gt;&lt;/foreign-keys&gt;&lt;ref-type name="Journal Article"&gt;17&lt;/ref-type&gt;&lt;contributors&gt;&lt;authors&gt;&lt;author&gt;Spreckelsen, Florian&lt;/author&gt;&lt;author&gt;Rüchardt, Baltasar&lt;/author&gt;&lt;author&gt;Lebert, Jan&lt;/author&gt;&lt;author&gt;Luther, Stefan&lt;/author&gt;&lt;author&gt;Parlitz, Ulrich&lt;/author&gt;&lt;author&gt;Schlemmer, Alexander&lt;/author&gt;&lt;/authors&gt;&lt;/contributors&gt;&lt;titles&gt;&lt;title&gt;Guidelines for a Standardized Filesystem Layout for Scientific Data&lt;/title&gt;&lt;secondary-title&gt;Data&lt;/secondary-title&gt;&lt;/titles&gt;&lt;periodical&gt;&lt;full-title&gt;Data&lt;/full-title&gt;&lt;/periodical&gt;&lt;volume&gt;5&lt;/volume&gt;&lt;number&gt;2&lt;/number&gt;&lt;section&gt;43&lt;/section&gt;&lt;dates&gt;&lt;year&gt;2020&lt;/year&gt;&lt;/dates&gt;&lt;isbn&gt;2306-5729&lt;/isbn&gt;&lt;label&gt;Reproducibility&lt;/label&gt;&lt;urls&gt;&lt;/urls&gt;&lt;electronic-resource-num&gt;10.3390/data5020043&lt;/electronic-resource-num&gt;&lt;/record&gt;&lt;/Cite&gt;&lt;/EndNote&gt;</w:instrText>
      </w:r>
      <w:r w:rsidR="00CB7007">
        <w:rPr>
          <w:rFonts w:asciiTheme="minorHAnsi" w:eastAsia="Times New Roman" w:hAnsiTheme="minorHAnsi" w:cstheme="minorHAnsi"/>
          <w:bCs/>
          <w:sz w:val="22"/>
          <w:szCs w:val="22"/>
          <w:lang w:val="en-GB"/>
        </w:rPr>
        <w:fldChar w:fldCharType="separate"/>
      </w:r>
      <w:r w:rsidR="00CB7007">
        <w:rPr>
          <w:rFonts w:asciiTheme="minorHAnsi" w:eastAsia="Times New Roman" w:hAnsiTheme="minorHAnsi" w:cstheme="minorHAnsi"/>
          <w:bCs/>
          <w:noProof/>
          <w:sz w:val="22"/>
          <w:szCs w:val="22"/>
          <w:lang w:val="en-GB"/>
        </w:rPr>
        <w:t>(Spreckelsen et al., 2020)</w:t>
      </w:r>
      <w:r w:rsidR="00CB7007">
        <w:rPr>
          <w:rFonts w:asciiTheme="minorHAnsi" w:eastAsia="Times New Roman" w:hAnsiTheme="minorHAnsi" w:cstheme="minorHAnsi"/>
          <w:bCs/>
          <w:sz w:val="22"/>
          <w:szCs w:val="22"/>
          <w:lang w:val="en-GB"/>
        </w:rPr>
        <w:fldChar w:fldCharType="end"/>
      </w:r>
      <w:r w:rsidR="00FD1489">
        <w:rPr>
          <w:rFonts w:asciiTheme="minorHAnsi" w:eastAsia="Times New Roman" w:hAnsiTheme="minorHAnsi" w:cstheme="minorHAnsi"/>
          <w:bCs/>
          <w:sz w:val="22"/>
          <w:szCs w:val="22"/>
          <w:lang w:val="en-GB"/>
        </w:rPr>
        <w:t>, which</w:t>
      </w:r>
      <w:r w:rsidR="002A72EB">
        <w:rPr>
          <w:rFonts w:asciiTheme="minorHAnsi" w:eastAsia="Times New Roman" w:hAnsiTheme="minorHAnsi" w:cstheme="minorHAnsi"/>
          <w:bCs/>
          <w:sz w:val="22"/>
          <w:szCs w:val="22"/>
          <w:lang w:val="en-GB"/>
        </w:rPr>
        <w:t xml:space="preserve"> inspired the sFSS used in ENCORE</w:t>
      </w:r>
      <w:r w:rsidR="00CB7007">
        <w:rPr>
          <w:rFonts w:asciiTheme="minorHAnsi" w:eastAsia="Times New Roman" w:hAnsiTheme="minorHAnsi" w:cstheme="minorHAnsi"/>
          <w:bCs/>
          <w:sz w:val="22"/>
          <w:szCs w:val="22"/>
          <w:lang w:val="en-GB"/>
        </w:rPr>
        <w:t xml:space="preserve">. </w:t>
      </w:r>
      <w:r w:rsidR="002A72EB">
        <w:rPr>
          <w:rFonts w:asciiTheme="minorHAnsi" w:eastAsia="Times New Roman" w:hAnsiTheme="minorHAnsi" w:cstheme="minorHAnsi"/>
          <w:bCs/>
          <w:sz w:val="22"/>
          <w:szCs w:val="22"/>
          <w:lang w:val="en-GB"/>
        </w:rPr>
        <w:t>However, they use a different organization, i.e., the</w:t>
      </w:r>
      <w:r w:rsidR="00CB7007">
        <w:rPr>
          <w:rFonts w:asciiTheme="minorHAnsi" w:eastAsia="Times New Roman" w:hAnsiTheme="minorHAnsi" w:cstheme="minorHAnsi"/>
          <w:bCs/>
          <w:sz w:val="22"/>
          <w:szCs w:val="22"/>
          <w:lang w:val="en-GB"/>
        </w:rPr>
        <w:t xml:space="preserve"> top-level of their file</w:t>
      </w:r>
      <w:r w:rsidR="000453B2">
        <w:rPr>
          <w:rFonts w:asciiTheme="minorHAnsi" w:eastAsia="Times New Roman" w:hAnsiTheme="minorHAnsi" w:cstheme="minorHAnsi"/>
          <w:bCs/>
          <w:sz w:val="22"/>
          <w:szCs w:val="22"/>
          <w:lang w:val="en-GB"/>
        </w:rPr>
        <w:t xml:space="preserve"> </w:t>
      </w:r>
      <w:r w:rsidR="00CB7007">
        <w:rPr>
          <w:rFonts w:asciiTheme="minorHAnsi" w:eastAsia="Times New Roman" w:hAnsiTheme="minorHAnsi" w:cstheme="minorHAnsi"/>
          <w:bCs/>
          <w:sz w:val="22"/>
          <w:szCs w:val="22"/>
          <w:lang w:val="en-GB"/>
        </w:rPr>
        <w:t>system layout is not an individual project</w:t>
      </w:r>
      <w:r w:rsidR="002A72EB">
        <w:rPr>
          <w:rFonts w:asciiTheme="minorHAnsi" w:eastAsia="Times New Roman" w:hAnsiTheme="minorHAnsi" w:cstheme="minorHAnsi"/>
          <w:bCs/>
          <w:sz w:val="22"/>
          <w:szCs w:val="22"/>
          <w:lang w:val="en-GB"/>
        </w:rPr>
        <w:t xml:space="preserve"> like in ENCORE</w:t>
      </w:r>
      <w:r w:rsidR="00CB7007">
        <w:rPr>
          <w:rFonts w:asciiTheme="minorHAnsi" w:eastAsia="Times New Roman" w:hAnsiTheme="minorHAnsi" w:cstheme="minorHAnsi"/>
          <w:bCs/>
          <w:sz w:val="22"/>
          <w:szCs w:val="22"/>
          <w:lang w:val="en-GB"/>
        </w:rPr>
        <w:t xml:space="preserve"> but an experiment, simulation, data analysis, or publication.</w:t>
      </w:r>
      <w:r w:rsidR="002A72EB">
        <w:rPr>
          <w:rFonts w:asciiTheme="minorHAnsi" w:eastAsia="Times New Roman" w:hAnsiTheme="minorHAnsi" w:cstheme="minorHAnsi"/>
          <w:bCs/>
          <w:sz w:val="22"/>
          <w:szCs w:val="22"/>
          <w:lang w:val="en-GB"/>
        </w:rPr>
        <w:t xml:space="preserve"> </w:t>
      </w:r>
      <w:r>
        <w:rPr>
          <w:rFonts w:asciiTheme="minorHAnsi" w:eastAsia="Times New Roman" w:hAnsiTheme="minorHAnsi" w:cstheme="minorHAnsi"/>
          <w:bCs/>
          <w:sz w:val="22"/>
          <w:szCs w:val="22"/>
        </w:rPr>
        <w:t xml:space="preserve">Recently, it has been suggested to apply the FAIR principles to software </w:t>
      </w:r>
      <w:r>
        <w:rPr>
          <w:rFonts w:asciiTheme="minorHAnsi" w:eastAsia="Times New Roman" w:hAnsiTheme="minorHAnsi" w:cstheme="minorHAnsi"/>
          <w:bCs/>
          <w:sz w:val="22"/>
          <w:szCs w:val="22"/>
        </w:rPr>
        <w:fldChar w:fldCharType="begin">
          <w:fldData xml:space="preserve">PEVuZE5vdGU+PENpdGU+PEF1dGhvcj5CYXJrZXI8L0F1dGhvcj48WWVhcj4yMDIyPC9ZZWFyPjxS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==
</w:fldData>
        </w:fldChar>
      </w:r>
      <w:r w:rsidR="002602BE">
        <w:rPr>
          <w:rFonts w:asciiTheme="minorHAnsi" w:eastAsia="Times New Roman" w:hAnsiTheme="minorHAnsi" w:cstheme="minorHAnsi"/>
          <w:bCs/>
          <w:sz w:val="22"/>
          <w:szCs w:val="22"/>
        </w:rPr>
        <w:instrText xml:space="preserve"> ADDIN EN.CITE </w:instrText>
      </w:r>
      <w:r w:rsidR="002602BE">
        <w:rPr>
          <w:rFonts w:asciiTheme="minorHAnsi" w:eastAsia="Times New Roman" w:hAnsiTheme="minorHAnsi" w:cstheme="minorHAnsi"/>
          <w:bCs/>
          <w:sz w:val="22"/>
          <w:szCs w:val="22"/>
        </w:rPr>
        <w:fldChar w:fldCharType="begin">
          <w:fldData xml:space="preserve">PEVuZE5vdGU+PENpdGU+PEF1dGhvcj5CYXJrZXI8L0F1dGhvcj48WWVhcj4yMDIyPC9ZZWFyPjxS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==
</w:fldData>
        </w:fldChar>
      </w:r>
      <w:r w:rsidR="002602BE">
        <w:rPr>
          <w:rFonts w:asciiTheme="minorHAnsi" w:eastAsia="Times New Roman" w:hAnsiTheme="minorHAnsi" w:cstheme="minorHAnsi"/>
          <w:bCs/>
          <w:sz w:val="22"/>
          <w:szCs w:val="22"/>
        </w:rPr>
        <w:instrText xml:space="preserve"> ADDIN EN.CITE.DATA </w:instrText>
      </w:r>
      <w:r w:rsidR="002602BE">
        <w:rPr>
          <w:rFonts w:asciiTheme="minorHAnsi" w:eastAsia="Times New Roman" w:hAnsiTheme="minorHAnsi" w:cstheme="minorHAnsi"/>
          <w:bCs/>
          <w:sz w:val="22"/>
          <w:szCs w:val="22"/>
        </w:rPr>
      </w:r>
      <w:r w:rsidR="002602BE">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(Barker et al., 2022; Fair Software, 2023)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Other examples include, the ICERM implementation and archiving criteria for software </w:t>
      </w:r>
      <w:r>
        <w:rPr>
          <w:rFonts w:asciiTheme="minorHAnsi" w:eastAsia="Times New Roman" w:hAnsiTheme="minorHAnsi" w:cstheme="minorHAnsi"/>
          <w:bCs/>
          <w:sz w:val="22"/>
          <w:szCs w:val="22"/>
        </w:rPr>
        <w:fldChar w:fldCharType="begin"/>
      </w:r>
      <w:r>
        <w:rPr>
          <w:rFonts w:asciiTheme="minorHAnsi" w:eastAsia="Times New Roman" w:hAnsiTheme="minorHAnsi" w:cstheme="minorHAnsi"/>
          <w:bCs/>
          <w:sz w:val="22"/>
          <w:szCs w:val="22"/>
        </w:rPr>
        <w:instrText xml:space="preserve"> ADDIN EN.CITE &lt;EndNote&gt;&lt;Cite&gt;&lt;Author&gt;Stodden&lt;/Author&gt;&lt;Year&gt;2012&lt;/Year&gt;&lt;RecNum&gt;7251&lt;/RecNum&gt;&lt;DisplayText&gt;(Stodden et al., 2012)&lt;/DisplayText&gt;&lt;record&gt;&lt;rec-number&gt;7251&lt;/rec-number&gt;&lt;foreign-keys&gt;&lt;key app="EN" db-id="sfxpwwt9asr05de5przpt5fuvpdvta5wwtv2" timestamp="1679661034"&gt;7251&lt;/key&gt;&lt;/foreign-keys&gt;&lt;ref-type name="Electronic Article"&gt;43&lt;/ref-type&gt;&lt;contributors&gt;&lt;authors&gt;&lt;author&gt;Stodden, V.&lt;/author&gt;&lt;author&gt;Bailey, D.H.&lt;/author&gt;&lt;author&gt;Borwein, J.&lt;/author&gt;&lt;author&gt;LeVeque, R.J.&lt;/author&gt;&lt;author&gt;Rider, W.&lt;/author&gt;&lt;author&gt;Stein, W.&lt;/author&gt;&lt;/authors&gt;&lt;/contributors&gt;&lt;titles&gt;&lt;title&gt;Setting the Default to Reproducible Reproducibility in Computational and Experimental Mathematics&lt;/title&gt;&lt;secondary-title&gt;ICERM workshop&lt;/secondary-title&gt;&lt;/titles&gt;&lt;dates&gt;&lt;year&gt;2012&lt;/year&gt;&lt;/dates&gt;&lt;publisher&gt;ICERM&lt;/publisher&gt;&lt;label&gt;Reproducibility&amp;#xD;&lt;/label&gt;&lt;urls&gt;&lt;related-urls&gt;&lt;url&gt;https://icerm.brown.edu/topical_workshops/tw12-5-rcem/icerm_report.pdf&lt;/url&gt;&lt;/related-urls&gt;&lt;/urls&gt;&lt;custom1&gt;Providence&lt;/custom1&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(Stodden et al., 2012)</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t</w:t>
      </w:r>
      <w:r w:rsidRPr="008E260E">
        <w:rPr>
          <w:rFonts w:asciiTheme="minorHAnsi" w:eastAsia="Times New Roman" w:hAnsiTheme="minorHAnsi" w:cstheme="minorHAnsi"/>
          <w:bCs/>
          <w:sz w:val="22"/>
          <w:szCs w:val="22"/>
        </w:rPr>
        <w:t xml:space="preserve">he Adaptive Immune Receptor Repertoire (AIRR) </w:t>
      </w:r>
      <w:r>
        <w:rPr>
          <w:rFonts w:asciiTheme="minorHAnsi" w:eastAsia="Times New Roman" w:hAnsiTheme="minorHAnsi" w:cstheme="minorHAnsi"/>
          <w:bCs/>
          <w:sz w:val="22"/>
          <w:szCs w:val="22"/>
        </w:rPr>
        <w:t>s</w:t>
      </w:r>
      <w:r w:rsidRPr="008E260E">
        <w:rPr>
          <w:rFonts w:asciiTheme="minorHAnsi" w:eastAsia="Times New Roman" w:hAnsiTheme="minorHAnsi" w:cstheme="minorHAnsi"/>
          <w:bCs/>
          <w:sz w:val="22"/>
          <w:szCs w:val="22"/>
        </w:rPr>
        <w:t xml:space="preserve">oftware </w:t>
      </w:r>
      <w:r>
        <w:rPr>
          <w:rFonts w:asciiTheme="minorHAnsi" w:eastAsia="Times New Roman" w:hAnsiTheme="minorHAnsi" w:cstheme="minorHAnsi"/>
          <w:bCs/>
          <w:sz w:val="22"/>
          <w:szCs w:val="22"/>
        </w:rPr>
        <w:t>g</w:t>
      </w:r>
      <w:r w:rsidRPr="008E260E">
        <w:rPr>
          <w:rFonts w:asciiTheme="minorHAnsi" w:eastAsia="Times New Roman" w:hAnsiTheme="minorHAnsi" w:cstheme="minorHAnsi"/>
          <w:bCs/>
          <w:sz w:val="22"/>
          <w:szCs w:val="22"/>
        </w:rPr>
        <w:t>uidelines</w:t>
      </w:r>
      <w:r>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fldChar w:fldCharType="begin"/>
      </w:r>
      <w:r w:rsidR="009B506C">
        <w:rPr>
          <w:rFonts w:asciiTheme="minorHAnsi" w:eastAsia="Times New Roman" w:hAnsiTheme="minorHAnsi" w:cstheme="minorHAnsi"/>
          <w:bCs/>
          <w:sz w:val="22"/>
          <w:szCs w:val="22"/>
        </w:rPr>
        <w:instrText xml:space="preserve"> ADDIN EN.CITE &lt;EndNote&gt;&lt;Cite&gt;&lt;Author&gt;AIRR&lt;/Author&gt;&lt;Year&gt;2023&lt;/Year&gt;&lt;RecNum&gt;7189&lt;/RecNum&gt;&lt;DisplayText&gt;(AIRR, 2023)&lt;/DisplayText&gt;&lt;record&gt;&lt;rec-number&gt;7189&lt;/rec-number&gt;&lt;foreign-keys&gt;&lt;key app="EN" db-id="sfxpwwt9asr05de5przpt5fuvpdvta5wwtv2" timestamp="1679584115"&gt;7189&lt;/key&gt;&lt;/foreign-keys&gt;&lt;ref-type name="Web Page"&gt;12&lt;/ref-type&gt;&lt;contributors&gt;&lt;authors&gt;&lt;author&gt;AIRR&lt;/author&gt;&lt;/authors&gt;&lt;/contributors&gt;&lt;titles&gt;&lt;title&gt;AIRR Software Guidelines; Adaptive Immune Receptor Repertoire Software Guidelines&lt;/title&gt;&lt;/titles&gt;&lt;number&gt;March 2023&lt;/number&gt;&lt;dates&gt;&lt;year&gt;2023&lt;/year&gt;&lt;/dates&gt;&lt;label&gt;Reproducibility&amp;#xD;&lt;/label&gt;&lt;urls&gt;&lt;related-urls&gt;&lt;url&gt;DOI: 10.25504/FAIRsharing.eNSzPf&lt;/url&gt;&lt;/related-urls&gt;&lt;/urls&gt;&lt;electronic-resource-num&gt;10.25504/FAIRsharing.eNSzPf&lt;/electronic-resource-num&gt;&lt;/record&gt;&lt;/Cite&gt;&lt;/EndNote&gt;</w:instrText>
      </w:r>
      <w:r>
        <w:rPr>
          <w:rFonts w:asciiTheme="minorHAnsi" w:eastAsia="Times New Roman" w:hAnsiTheme="minorHAnsi" w:cstheme="minorHAnsi"/>
          <w:bCs/>
          <w:sz w:val="22"/>
          <w:szCs w:val="22"/>
        </w:rPr>
        <w:fldChar w:fldCharType="separate"/>
      </w:r>
      <w:r w:rsidR="009B506C">
        <w:rPr>
          <w:rFonts w:asciiTheme="minorHAnsi" w:eastAsia="Times New Roman" w:hAnsiTheme="minorHAnsi" w:cstheme="minorHAnsi"/>
          <w:bCs/>
          <w:noProof/>
          <w:sz w:val="22"/>
          <w:szCs w:val="22"/>
        </w:rPr>
        <w:t>(AIRR, 2023)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the Software Ontology to describe</w:t>
      </w:r>
      <w:r w:rsidRPr="00AF2F3C">
        <w:rPr>
          <w:rFonts w:asciiTheme="minorHAnsi" w:eastAsia="Times New Roman" w:hAnsiTheme="minorHAnsi" w:cstheme="minorHAnsi"/>
          <w:bCs/>
          <w:sz w:val="22"/>
          <w:szCs w:val="22"/>
        </w:rPr>
        <w:t xml:space="preserve"> software used to store, manage and analyze data</w:t>
      </w:r>
      <w:r>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fldChar w:fldCharType="begin"/>
      </w:r>
      <w:r>
        <w:rPr>
          <w:rFonts w:asciiTheme="minorHAnsi" w:eastAsia="Times New Roman" w:hAnsiTheme="minorHAnsi" w:cstheme="minorHAnsi"/>
          <w:bCs/>
          <w:sz w:val="22"/>
          <w:szCs w:val="22"/>
        </w:rPr>
        <w:instrText xml:space="preserve"> ADDIN EN.CITE &lt;EndNote&gt;&lt;Cite&gt;&lt;Author&gt;Malone&lt;/Author&gt;&lt;Year&gt;2014&lt;/Year&gt;&lt;RecNum&gt;7226&lt;/RecNum&gt;&lt;DisplayText&gt;(Malone et al., 2014)&lt;/DisplayText&gt;&lt;record&gt;&lt;rec-number&gt;7226&lt;/rec-number&gt;&lt;foreign-keys&gt;&lt;key app="EN" db-id="sfxpwwt9asr05de5przpt5fuvpdvta5wwtv2" timestamp="1679584504"&gt;7226&lt;/key&gt;&lt;/foreign-keys&gt;&lt;ref-type name="Journal Article"&gt;17&lt;/ref-type&gt;&lt;contributors&gt;&lt;authors&gt;&lt;author&gt;Malone, J.&lt;/author&gt;&lt;author&gt;Brown, A.&lt;/author&gt;&lt;author&gt;Lister, A. L.&lt;/author&gt;&lt;author&gt;Ison, J.&lt;/author&gt;&lt;author&gt;Hull, D.&lt;/author&gt;&lt;author&gt;Parkinson, H.&lt;/author&gt;&lt;author&gt;Stevens, R.&lt;/author&gt;&lt;/authors&gt;&lt;/contributors&gt;&lt;auth-address&gt;EMBL-EBI, Wellcome Trust Genome Campus, Cambridge, CB10 1SD, UK.&amp;#xD;School of Computer Science, University of Manchester, Oxford Road, Manchester, M13 9PL, UK.&lt;/auth-address&gt;&lt;titles&gt;&lt;title&gt;The Software Ontology (SWO): a resource for reproducibility in biomedical data analysis, curation and digital preservation&lt;/title&gt;&lt;secondary-title&gt;J Biomed Semantics&lt;/secondary-title&gt;&lt;/titles&gt;&lt;periodical&gt;&lt;full-title&gt;J Biomed Semantics&lt;/full-title&gt;&lt;/periodical&gt;&lt;pages&gt;25&lt;/pages&gt;&lt;volume&gt;5&lt;/volume&gt;&lt;edition&gt;2014/07/30&lt;/edition&gt;&lt;dates&gt;&lt;year&gt;2014&lt;/year&gt;&lt;/dates&gt;&lt;isbn&gt;2041-1480 (Print)&amp;#xD;2041-1480 (Electronic)&lt;/isbn&gt;&lt;accession-num&gt;25068035&lt;/accession-num&gt;&lt;label&gt;Reproducibility&amp;#xD;&lt;/label&gt;&lt;urls&gt;&lt;related-urls&gt;&lt;url&gt;https://www.ncbi.nlm.nih.gov/pubmed/25068035&lt;/url&gt;&lt;url&gt;https://jbiomedsem.biomedcentral.com/counter/pdf/10.1186/2041-1480-5-25.pdf&lt;/url&gt;&lt;/related-urls&gt;&lt;/urls&gt;&lt;custom2&gt;PMC4098953&lt;/custom2&gt;&lt;electronic-resource-num&gt;10.1186/2041-1480-5-25&lt;/electronic-resource-num&gt;&lt;/record&gt;&lt;/Cite&gt;&lt;/EndNote&gt;</w:instrText>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(Malone et al., 2014)</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and the EDAM ontology to describe bioinformatics operations </w:t>
      </w:r>
      <w:r>
        <w:rPr>
          <w:rFonts w:asciiTheme="minorHAnsi" w:eastAsia="Times New Roman" w:hAnsiTheme="minorHAnsi" w:cstheme="minorHAnsi"/>
          <w:bCs/>
          <w:sz w:val="22"/>
          <w:szCs w:val="22"/>
        </w:rPr>
        <w:fldChar w:fldCharType="begin">
          <w:fldData xml:space="preserve">PEVuZE5vdGU+PENpdGU+PEF1dGhvcj5Jc29uPC9BdXRob3I+PFllYXI+MjAxMzwvWWVhcj48UmVj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</w:fldData>
        </w:fldChar>
      </w:r>
      <w:r>
        <w:rPr>
          <w:rFonts w:asciiTheme="minorHAnsi" w:eastAsia="Times New Roman" w:hAnsiTheme="minorHAnsi" w:cstheme="minorHAnsi"/>
          <w:bCs/>
          <w:sz w:val="22"/>
          <w:szCs w:val="22"/>
        </w:rPr>
        <w:instrText xml:space="preserve"> ADDIN EN.CITE </w:instrText>
      </w:r>
      <w:r>
        <w:rPr>
          <w:rFonts w:asciiTheme="minorHAnsi" w:eastAsia="Times New Roman" w:hAnsiTheme="minorHAnsi" w:cstheme="minorHAnsi"/>
          <w:bCs/>
          <w:sz w:val="22"/>
          <w:szCs w:val="22"/>
        </w:rPr>
        <w:fldChar w:fldCharType="begin">
          <w:fldData xml:space="preserve">PEVuZE5vdGU+PENpdGU+PEF1dGhvcj5Jc29uPC9BdXRob3I+PFllYXI+MjAxMzwvWWVhcj48UmVj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</w:fldData>
        </w:fldChar>
      </w:r>
      <w:r>
        <w:rPr>
          <w:rFonts w:asciiTheme="minorHAnsi" w:eastAsia="Times New Roman" w:hAnsiTheme="minorHAnsi" w:cstheme="minorHAnsi"/>
          <w:bCs/>
          <w:sz w:val="22"/>
          <w:szCs w:val="22"/>
        </w:rPr>
        <w:instrText xml:space="preserve"> ADDIN EN.CITE.DATA </w:instrText>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(Ison et al., 2013)</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For simulation-based research there are initiatives like the </w:t>
      </w:r>
      <w:r w:rsidRPr="00953CDD">
        <w:rPr>
          <w:rFonts w:asciiTheme="minorHAnsi" w:eastAsia="Times New Roman" w:hAnsiTheme="minorHAnsi" w:cstheme="minorHAnsi"/>
          <w:bCs/>
          <w:sz w:val="22"/>
          <w:szCs w:val="22"/>
        </w:rPr>
        <w:t>Minimum Information About a Simulation Experiment (MIASE) guidelines</w:t>
      </w:r>
      <w:r>
        <w:rPr>
          <w:rFonts w:asciiTheme="minorHAnsi" w:eastAsia="Times New Roman" w:hAnsiTheme="minorHAnsi" w:cstheme="minorHAnsi"/>
          <w:bCs/>
          <w:sz w:val="22"/>
          <w:szCs w:val="22"/>
        </w:rPr>
        <w:t xml:space="preserve"> </w:t>
      </w:r>
      <w:r>
        <w:rPr>
          <w:rFonts w:asciiTheme="minorHAnsi" w:eastAsia="Times New Roman" w:hAnsiTheme="minorHAnsi" w:cstheme="minorHAnsi"/>
          <w:bCs/>
          <w:sz w:val="22"/>
          <w:szCs w:val="22"/>
        </w:rPr>
        <w:fldChar w:fldCharType="begin">
          <w:fldData xml:space="preserve">PEVuZE5vdGU+PENpdGU+PEF1dGhvcj5XYWx0ZW1hdGg8L0F1dGhvcj48WWVhcj4yMDExPC9ZZWFy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</w:fldData>
        </w:fldChar>
      </w:r>
      <w:r>
        <w:rPr>
          <w:rFonts w:asciiTheme="minorHAnsi" w:eastAsia="Times New Roman" w:hAnsiTheme="minorHAnsi" w:cstheme="minorHAnsi"/>
          <w:bCs/>
          <w:sz w:val="22"/>
          <w:szCs w:val="22"/>
        </w:rPr>
        <w:instrText xml:space="preserve"> ADDIN EN.CITE </w:instrText>
      </w:r>
      <w:r>
        <w:rPr>
          <w:rFonts w:asciiTheme="minorHAnsi" w:eastAsia="Times New Roman" w:hAnsiTheme="minorHAnsi" w:cstheme="minorHAnsi"/>
          <w:bCs/>
          <w:sz w:val="22"/>
          <w:szCs w:val="22"/>
        </w:rPr>
        <w:fldChar w:fldCharType="begin">
          <w:fldData xml:space="preserve">PEVuZE5vdGU+PENpdGU+PEF1dGhvcj5XYWx0ZW1hdGg8L0F1dGhvcj48WWVhcj4yMDExPC9ZZWFy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</w:fldData>
        </w:fldChar>
      </w:r>
      <w:r>
        <w:rPr>
          <w:rFonts w:asciiTheme="minorHAnsi" w:eastAsia="Times New Roman" w:hAnsiTheme="minorHAnsi" w:cstheme="minorHAnsi"/>
          <w:bCs/>
          <w:sz w:val="22"/>
          <w:szCs w:val="22"/>
        </w:rPr>
        <w:instrText xml:space="preserve"> ADDIN EN.CITE.DATA </w:instrText>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(Waltemath et al., 2011)</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the corresponding simulation experiment description markup language (SED-ML) </w:t>
      </w:r>
      <w:r>
        <w:rPr>
          <w:rFonts w:asciiTheme="minorHAnsi" w:eastAsia="Times New Roman" w:hAnsiTheme="minorHAnsi" w:cstheme="minorHAnsi"/>
          <w:bCs/>
          <w:sz w:val="22"/>
          <w:szCs w:val="22"/>
        </w:rPr>
        <w:fldChar w:fldCharType="begin">
          <w:fldData xml:space="preserve">PEVuZE5vdGU+PENpdGU+PEF1dGhvcj5TbWl0aDwvQXV0aG9yPjxZZWFyPjIwMjE8L1llYXI+PFJl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</w:fldData>
        </w:fldChar>
      </w:r>
      <w:r>
        <w:rPr>
          <w:rFonts w:asciiTheme="minorHAnsi" w:eastAsia="Times New Roman" w:hAnsiTheme="minorHAnsi" w:cstheme="minorHAnsi"/>
          <w:bCs/>
          <w:sz w:val="22"/>
          <w:szCs w:val="22"/>
        </w:rPr>
        <w:instrText xml:space="preserve"> ADDIN EN.CITE </w:instrText>
      </w:r>
      <w:r>
        <w:rPr>
          <w:rFonts w:asciiTheme="minorHAnsi" w:eastAsia="Times New Roman" w:hAnsiTheme="minorHAnsi" w:cstheme="minorHAnsi"/>
          <w:bCs/>
          <w:sz w:val="22"/>
          <w:szCs w:val="22"/>
        </w:rPr>
        <w:fldChar w:fldCharType="begin">
          <w:fldData xml:space="preserve">PEVuZE5vdGU+PENpdGU+PEF1dGhvcj5TbWl0aDwvQXV0aG9yPjxZZWFyPjIwMjE8L1llYXI+PFJl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</w:fldData>
        </w:fldChar>
      </w:r>
      <w:r>
        <w:rPr>
          <w:rFonts w:asciiTheme="minorHAnsi" w:eastAsia="Times New Roman" w:hAnsiTheme="minorHAnsi" w:cstheme="minorHAnsi"/>
          <w:bCs/>
          <w:sz w:val="22"/>
          <w:szCs w:val="22"/>
        </w:rPr>
        <w:instrText xml:space="preserve"> ADDIN EN.CITE.DATA </w:instrText>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(Smith et al., 2021)</w:t>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t xml:space="preserve">, COMBINE/OMEX to share and reproduce modeling projects </w:t>
      </w:r>
      <w:r>
        <w:rPr>
          <w:rFonts w:asciiTheme="minorHAnsi" w:eastAsia="Times New Roman" w:hAnsiTheme="minorHAnsi" w:cstheme="minorHAnsi"/>
          <w:bCs/>
          <w:sz w:val="22"/>
          <w:szCs w:val="22"/>
        </w:rPr>
        <w:fldChar w:fldCharType="begin">
          <w:fldData xml:space="preserve">PEVuZE5vdGU+PENpdGU+PEF1dGhvcj5CZXJnbWFubjwvQXV0aG9yPjxZZWFyPjIwMTQ8L1llYXI+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</w:fldData>
        </w:fldChar>
      </w:r>
      <w:r>
        <w:rPr>
          <w:rFonts w:asciiTheme="minorHAnsi" w:eastAsia="Times New Roman" w:hAnsiTheme="minorHAnsi" w:cstheme="minorHAnsi"/>
          <w:bCs/>
          <w:sz w:val="22"/>
          <w:szCs w:val="22"/>
        </w:rPr>
        <w:instrText xml:space="preserve"> ADDIN EN.CITE </w:instrText>
      </w:r>
      <w:r>
        <w:rPr>
          <w:rFonts w:asciiTheme="minorHAnsi" w:eastAsia="Times New Roman" w:hAnsiTheme="minorHAnsi" w:cstheme="minorHAnsi"/>
          <w:bCs/>
          <w:sz w:val="22"/>
          <w:szCs w:val="22"/>
        </w:rPr>
        <w:fldChar w:fldCharType="begin">
          <w:fldData xml:space="preserve">PEVuZE5vdGU+PENpdGU+PEF1dGhvcj5CZXJnbWFubjwvQXV0aG9yPjxZZWFyPjIwMTQ8L1llYXI+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</w:fldData>
        </w:fldChar>
      </w:r>
      <w:r>
        <w:rPr>
          <w:rFonts w:asciiTheme="minorHAnsi" w:eastAsia="Times New Roman" w:hAnsiTheme="minorHAnsi" w:cstheme="minorHAnsi"/>
          <w:bCs/>
          <w:sz w:val="22"/>
          <w:szCs w:val="22"/>
        </w:rPr>
        <w:instrText xml:space="preserve"> ADDIN EN.CITE.DATA </w:instrText>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end"/>
      </w:r>
      <w:r>
        <w:rPr>
          <w:rFonts w:asciiTheme="minorHAnsi" w:eastAsia="Times New Roman" w:hAnsiTheme="minorHAnsi" w:cstheme="minorHAnsi"/>
          <w:bCs/>
          <w:sz w:val="22"/>
          <w:szCs w:val="22"/>
        </w:rPr>
      </w:r>
      <w:r>
        <w:rPr>
          <w:rFonts w:asciiTheme="minorHAnsi" w:eastAsia="Times New Roman" w:hAnsiTheme="minorHAnsi" w:cstheme="minorHAnsi"/>
          <w:bCs/>
          <w:sz w:val="22"/>
          <w:szCs w:val="22"/>
        </w:rPr>
        <w:fldChar w:fldCharType="separate"/>
      </w:r>
      <w:r>
        <w:rPr>
          <w:rFonts w:asciiTheme="minorHAnsi" w:eastAsia="Times New Roman" w:hAnsiTheme="minorHAnsi" w:cstheme="minorHAnsi"/>
          <w:bCs/>
          <w:noProof/>
          <w:sz w:val="22"/>
          <w:szCs w:val="22"/>
        </w:rPr>
        <w:t>(Bergmann et al., 2014)</w:t>
      </w:r>
      <w:r>
        <w:rPr>
          <w:rFonts w:asciiTheme="minorHAnsi" w:eastAsia="Times New Roman" w:hAnsiTheme="minorHAnsi" w:cstheme="minorHAnsi"/>
          <w:bCs/>
          <w:sz w:val="22"/>
          <w:szCs w:val="22"/>
        </w:rPr>
        <w:fldChar w:fldCharType="end"/>
      </w:r>
      <w:r w:rsidR="00610260">
        <w:rPr>
          <w:rFonts w:asciiTheme="minorHAnsi" w:eastAsia="Times New Roman" w:hAnsiTheme="minorHAnsi" w:cstheme="minorHAnsi"/>
          <w:bCs/>
          <w:sz w:val="22"/>
          <w:szCs w:val="22"/>
        </w:rPr>
        <w:t xml:space="preserve">, and a range of others </w:t>
      </w:r>
      <w:r w:rsidR="006A4F92">
        <w:rPr>
          <w:rFonts w:asciiTheme="minorHAnsi" w:eastAsia="Times New Roman" w:hAnsiTheme="minorHAnsi" w:cstheme="minorHAnsi"/>
          <w:bCs/>
          <w:sz w:val="22"/>
          <w:szCs w:val="22"/>
        </w:rPr>
        <w:fldChar w:fldCharType="begin"/>
      </w:r>
      <w:r w:rsidR="00EB39F1">
        <w:rPr>
          <w:rFonts w:asciiTheme="minorHAnsi" w:eastAsia="Times New Roman" w:hAnsiTheme="minorHAnsi" w:cstheme="minorHAnsi"/>
          <w:bCs/>
          <w:sz w:val="22"/>
          <w:szCs w:val="22"/>
        </w:rPr>
        <w:instrText xml:space="preserve"> ADDIN EN.CITE &lt;EndNote&gt;&lt;Cite&gt;&lt;Author&gt;Tatka&lt;/Author&gt;&lt;Year&gt;2022&lt;/Year&gt;&lt;RecNum&gt;7274&lt;/RecNum&gt;&lt;DisplayText&gt;(Tatka et al., 2022)&lt;/DisplayText&gt;&lt;record&gt;&lt;rec-number&gt;7274&lt;/rec-number&gt;&lt;foreign-keys&gt;&lt;key app="EN" db-id="sfxpwwt9asr05de5przpt5fuvpdvta5wwtv2" timestamp="1680697092"&gt;7274&lt;/key&gt;&lt;/foreign-keys&gt;&lt;ref-type name="Journal Article"&gt;17&lt;/ref-type&gt;&lt;contributors&gt;&lt;authors&gt;&lt;author&gt;Tatka, L.T.,&lt;/author&gt;&lt;author&gt;Smith, L.P.,&lt;/author&gt;&lt;author&gt;Hellerstein, J.L.,&lt;/author&gt;&lt;author&gt;Sauro, H.M.&lt;/author&gt;&lt;/authors&gt;&lt;/contributors&gt;&lt;titles&gt;&lt;title&gt;Adapting Modeling and Simulation Credibility Standards to Computational Systems Biology&lt;/title&gt;&lt;secondary-title&gt;arXiv&lt;/secondary-title&gt;&lt;/titles&gt;&lt;periodical&gt;&lt;full-title&gt;arXiv&lt;/full-title&gt;&lt;/periodical&gt;&lt;dates&gt;&lt;year&gt;2022&lt;/year&gt;&lt;/dates&gt;&lt;label&gt;Reproducibility&amp;#xD;&lt;/label&gt;&lt;urls&gt;&lt;related-urls&gt;&lt;url&gt;https://arxiv.org/abs/2301.06007&lt;/url&gt;&lt;/related-urls&gt;&lt;/urls&gt;&lt;electronic-resource-num&gt;https://doi.org/10.48550/arXiv.2301.06007&lt;/electronic-resource-num&gt;&lt;/record&gt;&lt;/Cite&gt;&lt;/EndNote&gt;</w:instrText>
      </w:r>
      <w:r w:rsidR="006A4F92">
        <w:rPr>
          <w:rFonts w:asciiTheme="minorHAnsi" w:eastAsia="Times New Roman" w:hAnsiTheme="minorHAnsi" w:cstheme="minorHAnsi"/>
          <w:bCs/>
          <w:sz w:val="22"/>
          <w:szCs w:val="22"/>
        </w:rPr>
        <w:fldChar w:fldCharType="separate"/>
      </w:r>
      <w:r w:rsidR="00EB39F1">
        <w:rPr>
          <w:rFonts w:asciiTheme="minorHAnsi" w:eastAsia="Times New Roman" w:hAnsiTheme="minorHAnsi" w:cstheme="minorHAnsi"/>
          <w:bCs/>
          <w:noProof/>
          <w:sz w:val="22"/>
          <w:szCs w:val="22"/>
        </w:rPr>
        <w:t>(Tatka et al., 2022)</w:t>
      </w:r>
      <w:r w:rsidR="006A4F92">
        <w:rPr>
          <w:rFonts w:asciiTheme="minorHAnsi" w:eastAsia="Times New Roman" w:hAnsiTheme="minorHAnsi" w:cstheme="minorHAnsi"/>
          <w:bCs/>
          <w:sz w:val="22"/>
          <w:szCs w:val="22"/>
        </w:rPr>
        <w:fldChar w:fldCharType="end"/>
      </w:r>
      <w:r w:rsidR="006A4F92">
        <w:rPr>
          <w:rFonts w:asciiTheme="minorHAnsi" w:eastAsia="Times New Roman" w:hAnsiTheme="minorHAnsi" w:cstheme="minorHAnsi"/>
          <w:bCs/>
          <w:sz w:val="22"/>
          <w:szCs w:val="22"/>
        </w:rPr>
        <w:t>.</w:t>
      </w:r>
      <w:r w:rsidR="00CB2B7E">
        <w:rPr>
          <w:rFonts w:asciiTheme="minorHAnsi" w:eastAsia="Times New Roman" w:hAnsiTheme="minorHAnsi" w:cstheme="minorHAnsi"/>
          <w:bCs/>
          <w:sz w:val="22"/>
          <w:szCs w:val="22"/>
        </w:rPr>
        <w:t xml:space="preserve"> For the further development of ENCORE</w:t>
      </w:r>
      <w:r w:rsidR="00617951">
        <w:rPr>
          <w:rFonts w:asciiTheme="minorHAnsi" w:eastAsia="Times New Roman" w:hAnsiTheme="minorHAnsi" w:cstheme="minorHAnsi"/>
          <w:bCs/>
          <w:sz w:val="22"/>
          <w:szCs w:val="22"/>
        </w:rPr>
        <w:t>,</w:t>
      </w:r>
      <w:r w:rsidR="00CB2B7E">
        <w:rPr>
          <w:rFonts w:asciiTheme="minorHAnsi" w:eastAsia="Times New Roman" w:hAnsiTheme="minorHAnsi" w:cstheme="minorHAnsi"/>
          <w:bCs/>
          <w:sz w:val="22"/>
          <w:szCs w:val="22"/>
        </w:rPr>
        <w:t xml:space="preserve"> we will need to consider which of these standards are relevant </w:t>
      </w:r>
      <w:r w:rsidR="00874B4A">
        <w:rPr>
          <w:rFonts w:asciiTheme="minorHAnsi" w:eastAsia="Times New Roman" w:hAnsiTheme="minorHAnsi" w:cstheme="minorHAnsi"/>
          <w:bCs/>
          <w:sz w:val="22"/>
          <w:szCs w:val="22"/>
        </w:rPr>
        <w:t xml:space="preserve">for ENCORE </w:t>
      </w:r>
      <w:r w:rsidR="00CB2B7E">
        <w:rPr>
          <w:rFonts w:asciiTheme="minorHAnsi" w:eastAsia="Times New Roman" w:hAnsiTheme="minorHAnsi" w:cstheme="minorHAnsi"/>
          <w:bCs/>
          <w:sz w:val="22"/>
          <w:szCs w:val="22"/>
        </w:rPr>
        <w:t xml:space="preserve">and how to incorporate them in the ENCORE approach. </w:t>
      </w:r>
    </w:p>
    <w:p w14:paraId="1661E881" w14:textId="77777777" w:rsidR="003A1276" w:rsidRPr="00115EC4" w:rsidRDefault="003A1276" w:rsidP="00115EC4">
      <w:pPr>
        <w:spacing w:line="276" w:lineRule="auto"/>
        <w:rPr>
          <w:rFonts w:asciiTheme="minorHAnsi" w:eastAsia="Times New Roman" w:hAnsiTheme="minorHAnsi" w:cstheme="minorHAnsi"/>
          <w:b/>
          <w:sz w:val="22"/>
          <w:szCs w:val="22"/>
        </w:rPr>
      </w:pPr>
    </w:p>
    <w:p w14:paraId="0871277C" w14:textId="66A7F758" w:rsidR="001224A3" w:rsidRPr="00A23796" w:rsidRDefault="001224A3" w:rsidP="00115EC4">
      <w:pPr>
        <w:spacing w:line="276" w:lineRule="auto"/>
        <w:rPr>
          <w:rFonts w:asciiTheme="minorHAnsi" w:eastAsia="Times New Roman" w:hAnsiTheme="minorHAnsi" w:cstheme="minorHAnsi"/>
          <w:b/>
          <w:sz w:val="28"/>
          <w:szCs w:val="28"/>
        </w:rPr>
      </w:pPr>
      <w:r w:rsidRPr="00A23796">
        <w:rPr>
          <w:rFonts w:asciiTheme="minorHAnsi" w:eastAsia="Times New Roman" w:hAnsiTheme="minorHAnsi" w:cstheme="minorHAnsi"/>
          <w:b/>
          <w:sz w:val="28"/>
          <w:szCs w:val="28"/>
        </w:rPr>
        <w:t>Acknowledgements</w:t>
      </w:r>
    </w:p>
    <w:p w14:paraId="0526AA1A" w14:textId="0C8BEC26" w:rsidR="00026EF6" w:rsidRPr="002B0323" w:rsidRDefault="00495328" w:rsidP="00624DF2">
      <w:pPr>
        <w:spacing w:line="276" w:lineRule="auto"/>
        <w:rPr>
          <w:rFonts w:asciiTheme="minorHAnsi" w:eastAsia="Times New Roman" w:hAnsiTheme="minorHAnsi" w:cstheme="minorHAnsi"/>
          <w:bCs/>
          <w:sz w:val="22"/>
          <w:szCs w:val="22"/>
        </w:rPr>
      </w:pPr>
      <w:r w:rsidRPr="002B0323">
        <w:rPr>
          <w:rFonts w:asciiTheme="minorHAnsi" w:eastAsia="Times New Roman" w:hAnsiTheme="minorHAnsi" w:cstheme="minorHAnsi"/>
          <w:bCs/>
          <w:sz w:val="22"/>
          <w:szCs w:val="22"/>
        </w:rPr>
        <w:lastRenderedPageBreak/>
        <w:t xml:space="preserve">This work is supported by COSMIC which has received funding from the European Union’s Horizon 2020 research and innovation </w:t>
      </w:r>
      <w:proofErr w:type="spellStart"/>
      <w:r w:rsidRPr="002B0323">
        <w:rPr>
          <w:rFonts w:asciiTheme="minorHAnsi" w:eastAsia="Times New Roman" w:hAnsiTheme="minorHAnsi" w:cstheme="minorHAnsi"/>
          <w:bCs/>
          <w:sz w:val="22"/>
          <w:szCs w:val="22"/>
        </w:rPr>
        <w:t>programme</w:t>
      </w:r>
      <w:proofErr w:type="spellEnd"/>
      <w:r w:rsidRPr="002B0323">
        <w:rPr>
          <w:rFonts w:asciiTheme="minorHAnsi" w:eastAsia="Times New Roman" w:hAnsiTheme="minorHAnsi" w:cstheme="minorHAnsi"/>
          <w:bCs/>
          <w:sz w:val="22"/>
          <w:szCs w:val="22"/>
        </w:rPr>
        <w:t xml:space="preserve"> under the Marie </w:t>
      </w:r>
      <w:proofErr w:type="spellStart"/>
      <w:r w:rsidRPr="002B0323">
        <w:rPr>
          <w:rFonts w:asciiTheme="minorHAnsi" w:eastAsia="Times New Roman" w:hAnsiTheme="minorHAnsi" w:cstheme="minorHAnsi"/>
          <w:bCs/>
          <w:sz w:val="22"/>
          <w:szCs w:val="22"/>
        </w:rPr>
        <w:t>Skłodowska</w:t>
      </w:r>
      <w:proofErr w:type="spellEnd"/>
      <w:r w:rsidRPr="002B0323">
        <w:rPr>
          <w:rFonts w:asciiTheme="minorHAnsi" w:eastAsia="Times New Roman" w:hAnsiTheme="minorHAnsi" w:cstheme="minorHAnsi"/>
          <w:bCs/>
          <w:sz w:val="22"/>
          <w:szCs w:val="22"/>
        </w:rPr>
        <w:t xml:space="preserve">-Curie grant agreement No 765158, by ARCAID (https://www.arcaid-h2020.eu), which has received funding from the European Union’s Horizon 2020 research and innovation </w:t>
      </w:r>
      <w:proofErr w:type="spellStart"/>
      <w:r w:rsidRPr="002B0323">
        <w:rPr>
          <w:rFonts w:asciiTheme="minorHAnsi" w:eastAsia="Times New Roman" w:hAnsiTheme="minorHAnsi" w:cstheme="minorHAnsi"/>
          <w:bCs/>
          <w:sz w:val="22"/>
          <w:szCs w:val="22"/>
        </w:rPr>
        <w:t>programme</w:t>
      </w:r>
      <w:proofErr w:type="spellEnd"/>
      <w:r w:rsidRPr="002B0323">
        <w:rPr>
          <w:rFonts w:asciiTheme="minorHAnsi" w:eastAsia="Times New Roman" w:hAnsiTheme="minorHAnsi" w:cstheme="minorHAnsi"/>
          <w:bCs/>
          <w:sz w:val="22"/>
          <w:szCs w:val="22"/>
        </w:rPr>
        <w:t xml:space="preserve"> under the Marie </w:t>
      </w:r>
      <w:proofErr w:type="spellStart"/>
      <w:r w:rsidRPr="002B0323">
        <w:rPr>
          <w:rFonts w:asciiTheme="minorHAnsi" w:eastAsia="Times New Roman" w:hAnsiTheme="minorHAnsi" w:cstheme="minorHAnsi"/>
          <w:bCs/>
          <w:sz w:val="22"/>
          <w:szCs w:val="22"/>
        </w:rPr>
        <w:t>Skłodowska</w:t>
      </w:r>
      <w:proofErr w:type="spellEnd"/>
      <w:r w:rsidRPr="002B0323">
        <w:rPr>
          <w:rFonts w:asciiTheme="minorHAnsi" w:eastAsia="Times New Roman" w:hAnsiTheme="minorHAnsi" w:cstheme="minorHAnsi"/>
          <w:bCs/>
          <w:sz w:val="22"/>
          <w:szCs w:val="22"/>
        </w:rPr>
        <w:t>-Curie grant agreement No 847551</w:t>
      </w:r>
      <w:r w:rsidR="00617951">
        <w:rPr>
          <w:rFonts w:asciiTheme="minorHAnsi" w:eastAsia="Times New Roman" w:hAnsiTheme="minorHAnsi" w:cstheme="minorHAnsi"/>
          <w:bCs/>
          <w:sz w:val="22"/>
          <w:szCs w:val="22"/>
        </w:rPr>
        <w:t xml:space="preserve">, by </w:t>
      </w:r>
      <w:r w:rsidR="00617951" w:rsidRPr="00617951">
        <w:rPr>
          <w:rFonts w:asciiTheme="minorHAnsi" w:eastAsia="Times New Roman" w:hAnsiTheme="minorHAnsi" w:cstheme="minorHAnsi"/>
          <w:bCs/>
          <w:sz w:val="22"/>
          <w:szCs w:val="22"/>
        </w:rPr>
        <w:t>CLOSIT</w:t>
      </w:r>
      <w:r w:rsidR="00617951">
        <w:rPr>
          <w:rFonts w:asciiTheme="minorHAnsi" w:eastAsia="Times New Roman" w:hAnsiTheme="minorHAnsi" w:cstheme="minorHAnsi"/>
          <w:bCs/>
          <w:sz w:val="22"/>
          <w:szCs w:val="22"/>
        </w:rPr>
        <w:t>, which is</w:t>
      </w:r>
      <w:r w:rsidR="00617951" w:rsidRPr="00617951">
        <w:rPr>
          <w:rFonts w:asciiTheme="minorHAnsi" w:eastAsia="Times New Roman" w:hAnsiTheme="minorHAnsi" w:cstheme="minorHAnsi"/>
          <w:bCs/>
          <w:sz w:val="22"/>
          <w:szCs w:val="22"/>
        </w:rPr>
        <w:t xml:space="preserve"> a collaboration project financed by the Ministry of Economic Affairs by means of the PPP Allowance made available by the Top Sector Life Sciences and Health</w:t>
      </w:r>
      <w:r w:rsidR="007B630E">
        <w:rPr>
          <w:rFonts w:asciiTheme="minorHAnsi" w:eastAsia="Times New Roman" w:hAnsiTheme="minorHAnsi" w:cstheme="minorHAnsi"/>
          <w:bCs/>
          <w:sz w:val="22"/>
          <w:szCs w:val="22"/>
        </w:rPr>
        <w:t xml:space="preserve">, </w:t>
      </w:r>
      <w:r w:rsidR="007B630E" w:rsidRPr="00186409">
        <w:rPr>
          <w:rFonts w:asciiTheme="minorHAnsi" w:eastAsia="Times New Roman" w:hAnsiTheme="minorHAnsi" w:cstheme="minorHAnsi"/>
          <w:bCs/>
          <w:sz w:val="22"/>
          <w:szCs w:val="22"/>
        </w:rPr>
        <w:t>and by 3TR</w:t>
      </w:r>
      <w:r w:rsidR="00186409">
        <w:rPr>
          <w:rFonts w:asciiTheme="minorHAnsi" w:eastAsia="Times New Roman" w:hAnsiTheme="minorHAnsi" w:cstheme="minorHAnsi"/>
          <w:bCs/>
          <w:sz w:val="22"/>
          <w:szCs w:val="22"/>
        </w:rPr>
        <w:t xml:space="preserve"> which </w:t>
      </w:r>
      <w:r w:rsidR="00186409" w:rsidRPr="00186409">
        <w:rPr>
          <w:rFonts w:asciiTheme="minorHAnsi" w:eastAsia="Times New Roman" w:hAnsiTheme="minorHAnsi" w:cstheme="minorHAnsi"/>
          <w:bCs/>
          <w:sz w:val="22"/>
          <w:szCs w:val="22"/>
        </w:rPr>
        <w:t xml:space="preserve">has received funding from the Innovative Medicines Initiative 2 Joint Undertaking (JU) under grant agreement No 831434 (3TR). The JU receives support from the European Union’s Horizon 2020 research and innovation </w:t>
      </w:r>
      <w:proofErr w:type="spellStart"/>
      <w:r w:rsidR="00186409" w:rsidRPr="00186409">
        <w:rPr>
          <w:rFonts w:asciiTheme="minorHAnsi" w:eastAsia="Times New Roman" w:hAnsiTheme="minorHAnsi" w:cstheme="minorHAnsi"/>
          <w:bCs/>
          <w:sz w:val="22"/>
          <w:szCs w:val="22"/>
        </w:rPr>
        <w:t>programme</w:t>
      </w:r>
      <w:proofErr w:type="spellEnd"/>
      <w:r w:rsidR="00186409" w:rsidRPr="00186409">
        <w:rPr>
          <w:rFonts w:asciiTheme="minorHAnsi" w:eastAsia="Times New Roman" w:hAnsiTheme="minorHAnsi" w:cstheme="minorHAnsi"/>
          <w:bCs/>
          <w:sz w:val="22"/>
          <w:szCs w:val="22"/>
        </w:rPr>
        <w:t xml:space="preserve"> and EFPIA.</w:t>
      </w:r>
    </w:p>
    <w:p w14:paraId="4B862816" w14:textId="657588D1" w:rsidR="002E7E44" w:rsidRDefault="002E7E44" w:rsidP="00624DF2">
      <w:pPr>
        <w:spacing w:line="276" w:lineRule="auto"/>
        <w:rPr>
          <w:rFonts w:asciiTheme="minorHAnsi" w:eastAsia="Times New Roman" w:hAnsiTheme="minorHAnsi" w:cstheme="minorHAnsi"/>
          <w:b/>
          <w:color w:val="FF0000"/>
          <w:sz w:val="20"/>
          <w:szCs w:val="20"/>
        </w:rPr>
      </w:pPr>
    </w:p>
    <w:p w14:paraId="7894616A" w14:textId="77777777" w:rsidR="009A7FBA" w:rsidRPr="00BB4CA1" w:rsidRDefault="009A7FBA" w:rsidP="00115EC4">
      <w:pPr>
        <w:spacing w:line="276" w:lineRule="auto"/>
        <w:rPr>
          <w:rFonts w:asciiTheme="minorHAnsi" w:eastAsia="Times New Roman" w:hAnsiTheme="minorHAnsi" w:cstheme="minorHAnsi"/>
          <w:b/>
          <w:sz w:val="28"/>
          <w:szCs w:val="28"/>
          <w:lang w:val="en-GB"/>
        </w:rPr>
      </w:pPr>
      <w:r w:rsidRPr="00BB4CA1">
        <w:rPr>
          <w:rFonts w:asciiTheme="minorHAnsi" w:eastAsia="Times New Roman" w:hAnsiTheme="minorHAnsi" w:cstheme="minorHAnsi"/>
          <w:b/>
          <w:sz w:val="28"/>
          <w:szCs w:val="28"/>
          <w:lang w:val="en-GB"/>
        </w:rPr>
        <w:t xml:space="preserve">Author contributions. </w:t>
      </w:r>
    </w:p>
    <w:p w14:paraId="1786AB3C" w14:textId="19B7E465" w:rsidR="009A7FBA" w:rsidRPr="008F15E2" w:rsidRDefault="004F7E2B" w:rsidP="00115EC4">
      <w:pPr>
        <w:spacing w:line="276" w:lineRule="auto"/>
        <w:rPr>
          <w:rFonts w:asciiTheme="minorHAnsi" w:eastAsia="Times New Roman" w:hAnsiTheme="minorHAnsi" w:cstheme="minorHAnsi"/>
          <w:bCs/>
          <w:sz w:val="22"/>
          <w:szCs w:val="22"/>
          <w:lang w:val="en-GB"/>
        </w:rPr>
      </w:pPr>
      <w:proofErr w:type="spellStart"/>
      <w:r>
        <w:rPr>
          <w:rFonts w:asciiTheme="minorHAnsi" w:eastAsia="Times New Roman" w:hAnsiTheme="minorHAnsi" w:cstheme="minorHAnsi"/>
          <w:bCs/>
          <w:sz w:val="22"/>
          <w:szCs w:val="22"/>
          <w:lang w:val="en-GB"/>
        </w:rPr>
        <w:t>AvK</w:t>
      </w:r>
      <w:proofErr w:type="spellEnd"/>
      <w:r>
        <w:rPr>
          <w:rFonts w:asciiTheme="minorHAnsi" w:eastAsia="Times New Roman" w:hAnsiTheme="minorHAnsi" w:cstheme="minorHAnsi"/>
          <w:bCs/>
          <w:sz w:val="22"/>
          <w:szCs w:val="22"/>
          <w:lang w:val="en-GB"/>
        </w:rPr>
        <w:t xml:space="preserve"> and PM led the development of ENCORE. UM made major contributions to improve ENCORE. </w:t>
      </w:r>
      <w:r w:rsidR="008F15E2" w:rsidRPr="008F15E2">
        <w:rPr>
          <w:rFonts w:asciiTheme="minorHAnsi" w:eastAsia="Times New Roman" w:hAnsiTheme="minorHAnsi" w:cstheme="minorHAnsi"/>
          <w:bCs/>
          <w:sz w:val="22"/>
          <w:szCs w:val="22"/>
          <w:lang w:val="en-GB"/>
        </w:rPr>
        <w:t>All</w:t>
      </w:r>
      <w:r>
        <w:rPr>
          <w:rFonts w:asciiTheme="minorHAnsi" w:eastAsia="Times New Roman" w:hAnsiTheme="minorHAnsi" w:cstheme="minorHAnsi"/>
          <w:bCs/>
          <w:sz w:val="22"/>
          <w:szCs w:val="22"/>
          <w:lang w:val="en-GB"/>
        </w:rPr>
        <w:t xml:space="preserve"> other </w:t>
      </w:r>
      <w:r w:rsidR="008F15E2" w:rsidRPr="008F15E2">
        <w:rPr>
          <w:rFonts w:asciiTheme="minorHAnsi" w:eastAsia="Times New Roman" w:hAnsiTheme="minorHAnsi" w:cstheme="minorHAnsi"/>
          <w:bCs/>
          <w:sz w:val="22"/>
          <w:szCs w:val="22"/>
          <w:lang w:val="en-GB"/>
        </w:rPr>
        <w:t>authors contributed to the development, evaluation, and use of ENCORE.</w:t>
      </w:r>
      <w:r w:rsidR="008F15E2">
        <w:rPr>
          <w:rFonts w:asciiTheme="minorHAnsi" w:eastAsia="Times New Roman" w:hAnsiTheme="minorHAnsi" w:cstheme="minorHAnsi"/>
          <w:bCs/>
          <w:sz w:val="22"/>
          <w:szCs w:val="22"/>
          <w:lang w:val="en-GB"/>
        </w:rPr>
        <w:t xml:space="preserve"> All authors contributed to this manuscript.</w:t>
      </w:r>
    </w:p>
    <w:p w14:paraId="7E637E39" w14:textId="77777777" w:rsidR="009A7FBA" w:rsidRDefault="009A7FBA" w:rsidP="00115EC4">
      <w:pPr>
        <w:spacing w:line="276" w:lineRule="auto"/>
        <w:rPr>
          <w:rFonts w:asciiTheme="minorHAnsi" w:eastAsia="Times New Roman" w:hAnsiTheme="minorHAnsi" w:cstheme="minorHAnsi"/>
          <w:b/>
          <w:sz w:val="22"/>
          <w:szCs w:val="22"/>
          <w:lang w:val="en-GB"/>
        </w:rPr>
      </w:pPr>
    </w:p>
    <w:p w14:paraId="0B0CCD82" w14:textId="77777777" w:rsidR="009A7FBA" w:rsidRPr="00BB4CA1" w:rsidRDefault="009A7FBA" w:rsidP="00115EC4">
      <w:pPr>
        <w:spacing w:line="276" w:lineRule="auto"/>
        <w:rPr>
          <w:rFonts w:asciiTheme="minorHAnsi" w:eastAsia="Times New Roman" w:hAnsiTheme="minorHAnsi" w:cstheme="minorHAnsi"/>
          <w:b/>
          <w:sz w:val="28"/>
          <w:szCs w:val="28"/>
          <w:lang w:val="en-GB"/>
        </w:rPr>
      </w:pPr>
      <w:r w:rsidRPr="00BB4CA1">
        <w:rPr>
          <w:rFonts w:asciiTheme="minorHAnsi" w:eastAsia="Times New Roman" w:hAnsiTheme="minorHAnsi" w:cstheme="minorHAnsi"/>
          <w:b/>
          <w:sz w:val="28"/>
          <w:szCs w:val="28"/>
          <w:lang w:val="en-GB"/>
        </w:rPr>
        <w:t xml:space="preserve">Competing interests. </w:t>
      </w:r>
    </w:p>
    <w:p w14:paraId="0FC6DCF0" w14:textId="1E9F18E5" w:rsidR="00FA65ED" w:rsidRPr="009A7FBA" w:rsidRDefault="009A7FBA" w:rsidP="00115EC4">
      <w:pPr>
        <w:spacing w:line="276" w:lineRule="auto"/>
        <w:rPr>
          <w:rFonts w:asciiTheme="minorHAnsi" w:eastAsia="Times New Roman" w:hAnsiTheme="minorHAnsi" w:cstheme="minorHAnsi"/>
          <w:bCs/>
          <w:sz w:val="22"/>
          <w:szCs w:val="22"/>
          <w:lang w:val="en-GB"/>
        </w:rPr>
      </w:pPr>
      <w:r w:rsidRPr="009A7FBA">
        <w:rPr>
          <w:rFonts w:asciiTheme="minorHAnsi" w:eastAsia="Times New Roman" w:hAnsiTheme="minorHAnsi" w:cstheme="minorHAnsi"/>
          <w:bCs/>
          <w:sz w:val="22"/>
          <w:szCs w:val="22"/>
          <w:lang w:val="en-GB"/>
        </w:rPr>
        <w:t>No competing interests.</w:t>
      </w:r>
    </w:p>
    <w:p w14:paraId="74E5EE04" w14:textId="77777777" w:rsidR="009A7FBA" w:rsidRPr="00624DF2" w:rsidRDefault="009A7FBA" w:rsidP="00115EC4">
      <w:pPr>
        <w:spacing w:line="276" w:lineRule="auto"/>
        <w:rPr>
          <w:rFonts w:asciiTheme="minorHAnsi" w:eastAsia="Times New Roman" w:hAnsiTheme="minorHAnsi" w:cstheme="minorHAnsi"/>
          <w:b/>
          <w:sz w:val="22"/>
          <w:szCs w:val="22"/>
          <w:lang w:val="en-GB"/>
        </w:rPr>
      </w:pPr>
    </w:p>
    <w:p w14:paraId="38BBD45C" w14:textId="5AF93AA6" w:rsidR="001224A3" w:rsidRPr="00A23796" w:rsidRDefault="001224A3" w:rsidP="00115EC4">
      <w:pPr>
        <w:spacing w:line="276" w:lineRule="auto"/>
        <w:rPr>
          <w:rFonts w:asciiTheme="minorHAnsi" w:eastAsia="Times New Roman" w:hAnsiTheme="minorHAnsi" w:cstheme="minorHAnsi"/>
          <w:b/>
          <w:sz w:val="28"/>
          <w:szCs w:val="28"/>
        </w:rPr>
      </w:pPr>
      <w:r w:rsidRPr="00A23796">
        <w:rPr>
          <w:rFonts w:asciiTheme="minorHAnsi" w:eastAsia="Times New Roman" w:hAnsiTheme="minorHAnsi" w:cstheme="minorHAnsi"/>
          <w:b/>
          <w:sz w:val="28"/>
          <w:szCs w:val="28"/>
        </w:rPr>
        <w:t>References</w:t>
      </w:r>
    </w:p>
    <w:p w14:paraId="35795E25" w14:textId="77777777" w:rsidR="00E33D04" w:rsidRPr="00E33D04" w:rsidRDefault="00716688" w:rsidP="00E33D04">
      <w:pPr>
        <w:pStyle w:val="EndNoteBibliography"/>
        <w:ind w:left="720" w:hanging="720"/>
      </w:pPr>
      <w:r w:rsidRPr="00F02C2A">
        <w:rPr>
          <w:rFonts w:asciiTheme="minorHAnsi" w:hAnsiTheme="minorHAnsi" w:cstheme="minorHAnsi"/>
        </w:rPr>
        <w:fldChar w:fldCharType="begin"/>
      </w:r>
      <w:r w:rsidRPr="00F02C2A">
        <w:rPr>
          <w:rFonts w:asciiTheme="minorHAnsi" w:hAnsiTheme="minorHAnsi" w:cstheme="minorHAnsi"/>
        </w:rPr>
        <w:instrText xml:space="preserve"> ADDIN EN.REFLIST </w:instrText>
      </w:r>
      <w:r w:rsidRPr="00F02C2A">
        <w:rPr>
          <w:rFonts w:asciiTheme="minorHAnsi" w:hAnsiTheme="minorHAnsi" w:cstheme="minorHAnsi"/>
        </w:rPr>
        <w:fldChar w:fldCharType="separate"/>
      </w:r>
      <w:r w:rsidR="00E33D04" w:rsidRPr="00E33D04">
        <w:t xml:space="preserve">AIRR. (2023). </w:t>
      </w:r>
      <w:r w:rsidR="00E33D04" w:rsidRPr="00E33D04">
        <w:rPr>
          <w:i/>
        </w:rPr>
        <w:t>AIRR Software Guidelines; Adaptive Immune Receptor Repertoire Software Guidelines</w:t>
      </w:r>
      <w:r w:rsidR="00E33D04" w:rsidRPr="00E33D04">
        <w:t>. Retrieved March 2023 from DOI: 10.25504/FAIRsharing.eNSzPf</w:t>
      </w:r>
    </w:p>
    <w:p w14:paraId="212B5AE7" w14:textId="51BBE310" w:rsidR="00E33D04" w:rsidRPr="00E33D04" w:rsidRDefault="00E33D04" w:rsidP="00E33D04">
      <w:pPr>
        <w:pStyle w:val="EndNoteBibliography"/>
        <w:ind w:left="720" w:hanging="720"/>
      </w:pPr>
      <w:r w:rsidRPr="00E33D04">
        <w:t xml:space="preserve">Anaconda Software Distribution. (2020). </w:t>
      </w:r>
      <w:r w:rsidRPr="00E33D04">
        <w:rPr>
          <w:i/>
        </w:rPr>
        <w:t xml:space="preserve">Anaconda Documentation. Anaconda Inc. </w:t>
      </w:r>
      <w:r w:rsidRPr="00E33D04">
        <w:t xml:space="preserve">. Retrieved July 2023 from </w:t>
      </w:r>
      <w:hyperlink r:id="rId16" w:history="1">
        <w:r w:rsidRPr="00E33D04">
          <w:rPr>
            <w:rStyle w:val="Hyperlink"/>
          </w:rPr>
          <w:t>https://docs.anaconda.com/</w:t>
        </w:r>
      </w:hyperlink>
    </w:p>
    <w:p w14:paraId="382C390E" w14:textId="4AA94913" w:rsidR="00E33D04" w:rsidRPr="00E33D04" w:rsidRDefault="00E33D04" w:rsidP="00E33D04">
      <w:pPr>
        <w:pStyle w:val="EndNoteBibliography"/>
        <w:ind w:left="720" w:hanging="720"/>
      </w:pPr>
      <w:r w:rsidRPr="00E33D04">
        <w:t xml:space="preserve">Anderson, J. A., Eijkholt, M., &amp; Illes, J. (2013). Ethical reproducibility: towards transparent reporting in biomedical research. </w:t>
      </w:r>
      <w:r w:rsidRPr="00E33D04">
        <w:rPr>
          <w:i/>
        </w:rPr>
        <w:t>Nat Methods</w:t>
      </w:r>
      <w:r w:rsidRPr="00E33D04">
        <w:t>,</w:t>
      </w:r>
      <w:r w:rsidRPr="00E33D04">
        <w:rPr>
          <w:i/>
        </w:rPr>
        <w:t xml:space="preserve"> 10</w:t>
      </w:r>
      <w:r w:rsidRPr="00E33D04">
        <w:t xml:space="preserve">(9), 843-845. </w:t>
      </w:r>
      <w:hyperlink r:id="rId17" w:history="1">
        <w:r w:rsidRPr="00E33D04">
          <w:rPr>
            <w:rStyle w:val="Hyperlink"/>
          </w:rPr>
          <w:t>https://doi.org/10.1038/nmeth.2564</w:t>
        </w:r>
      </w:hyperlink>
      <w:r w:rsidRPr="00E33D04">
        <w:t xml:space="preserve"> </w:t>
      </w:r>
    </w:p>
    <w:p w14:paraId="7B55F01C" w14:textId="0A56E7CA" w:rsidR="00E33D04" w:rsidRPr="00E33D04" w:rsidRDefault="00E33D04" w:rsidP="00E33D04">
      <w:pPr>
        <w:pStyle w:val="EndNoteBibliography"/>
        <w:ind w:left="720" w:hanging="720"/>
      </w:pPr>
      <w:r w:rsidRPr="00E33D04">
        <w:t xml:space="preserve">Barker, M., Chue Hong, N. P., Katz, D. S., Lamprecht, A. L., Martinez-Ortiz, C., Psomopoulos, F., Harrow, J., Castro, L. J., Gruenpeter, M., Martinez, P. A., &amp; Honeyman, T. (2022). Introducing the FAIR Principles for research software. </w:t>
      </w:r>
      <w:r w:rsidRPr="00E33D04">
        <w:rPr>
          <w:i/>
        </w:rPr>
        <w:t>Sci Data</w:t>
      </w:r>
      <w:r w:rsidRPr="00E33D04">
        <w:t>,</w:t>
      </w:r>
      <w:r w:rsidRPr="00E33D04">
        <w:rPr>
          <w:i/>
        </w:rPr>
        <w:t xml:space="preserve"> 9</w:t>
      </w:r>
      <w:r w:rsidRPr="00E33D04">
        <w:t xml:space="preserve">(1), 622. </w:t>
      </w:r>
      <w:hyperlink r:id="rId18" w:history="1">
        <w:r w:rsidRPr="00E33D04">
          <w:rPr>
            <w:rStyle w:val="Hyperlink"/>
          </w:rPr>
          <w:t>https://doi.org/10.1038/s41597-022-01710-x</w:t>
        </w:r>
      </w:hyperlink>
      <w:r w:rsidRPr="00E33D04">
        <w:t xml:space="preserve"> </w:t>
      </w:r>
    </w:p>
    <w:p w14:paraId="3BA49810" w14:textId="516D220F" w:rsidR="00E33D04" w:rsidRPr="00E33D04" w:rsidRDefault="00E33D04" w:rsidP="00E33D04">
      <w:pPr>
        <w:pStyle w:val="EndNoteBibliography"/>
        <w:ind w:left="720" w:hanging="720"/>
      </w:pPr>
      <w:r w:rsidRPr="00E33D04">
        <w:t xml:space="preserve">Bergmann, F. T., Adams, R., Moodie, S., Cooper, J., Glont, M., Golebiewski, M., Hucka, M., Laibe, C., Miller, A. K., Nickerson, D. P., Olivier, B. G., Rodriguez, N., Sauro, H. M., Scharm, M., Soiland-Reyes, S., Waltemath, D., Yvon, F., &amp; Le Novere, N. (2014). COMBINE archive and OMEX format: one file to share all information to reproduce a modeling project. </w:t>
      </w:r>
      <w:r w:rsidRPr="00E33D04">
        <w:rPr>
          <w:i/>
        </w:rPr>
        <w:t>BMC Bioinformatics</w:t>
      </w:r>
      <w:r w:rsidRPr="00E33D04">
        <w:t>,</w:t>
      </w:r>
      <w:r w:rsidRPr="00E33D04">
        <w:rPr>
          <w:i/>
        </w:rPr>
        <w:t xml:space="preserve"> 15</w:t>
      </w:r>
      <w:r w:rsidRPr="00E33D04">
        <w:t xml:space="preserve">(1), 369. </w:t>
      </w:r>
      <w:hyperlink r:id="rId19" w:history="1">
        <w:r w:rsidRPr="00E33D04">
          <w:rPr>
            <w:rStyle w:val="Hyperlink"/>
          </w:rPr>
          <w:t>https://doi.org/10.1186/s12859-014-0369-z</w:t>
        </w:r>
      </w:hyperlink>
      <w:r w:rsidRPr="00E33D04">
        <w:t xml:space="preserve"> </w:t>
      </w:r>
    </w:p>
    <w:p w14:paraId="444B6AA4" w14:textId="77777777" w:rsidR="00E33D04" w:rsidRPr="00E33D04" w:rsidRDefault="00E33D04" w:rsidP="00E33D04">
      <w:pPr>
        <w:pStyle w:val="EndNoteBibliography"/>
        <w:ind w:left="720" w:hanging="720"/>
      </w:pPr>
      <w:r w:rsidRPr="00E33D04">
        <w:t>Berthold, M. R., Cebron, N., Dill, F., Gabriel, T. R., Kötter, T., Meinl, T., Ohl, P., Sieb, C., Thiel, K., &amp; Wiswedel, B. (2008). KNIME: The Konstanz Information Miner. Data Analysis, Machine Learning and Applications, Berlin, Heidelberg.</w:t>
      </w:r>
    </w:p>
    <w:p w14:paraId="23EB4F04" w14:textId="7AC48F17" w:rsidR="00E33D04" w:rsidRPr="00E33D04" w:rsidRDefault="00E33D04" w:rsidP="00E33D04">
      <w:pPr>
        <w:pStyle w:val="EndNoteBibliography"/>
        <w:ind w:left="720" w:hanging="720"/>
      </w:pPr>
      <w:r w:rsidRPr="001971E7">
        <w:rPr>
          <w:lang w:val="nl-NL"/>
        </w:rPr>
        <w:t xml:space="preserve">Blischak, J. D., Davenport, E. R., &amp; Wilson, G. (2016). </w:t>
      </w:r>
      <w:r w:rsidRPr="00E33D04">
        <w:t xml:space="preserve">A Quick Introduction to Version Control with Git and GitHub. </w:t>
      </w:r>
      <w:r w:rsidRPr="00E33D04">
        <w:rPr>
          <w:i/>
        </w:rPr>
        <w:t>PLoS Comput Biol</w:t>
      </w:r>
      <w:r w:rsidRPr="00E33D04">
        <w:t>,</w:t>
      </w:r>
      <w:r w:rsidRPr="00E33D04">
        <w:rPr>
          <w:i/>
        </w:rPr>
        <w:t xml:space="preserve"> 12</w:t>
      </w:r>
      <w:r w:rsidRPr="00E33D04">
        <w:t xml:space="preserve">(1), e1004668. </w:t>
      </w:r>
      <w:hyperlink r:id="rId20" w:history="1">
        <w:r w:rsidRPr="00E33D04">
          <w:rPr>
            <w:rStyle w:val="Hyperlink"/>
          </w:rPr>
          <w:t>https://doi.org/10.1371/journal.pcbi.1004668</w:t>
        </w:r>
      </w:hyperlink>
      <w:r w:rsidRPr="00E33D04">
        <w:t xml:space="preserve"> </w:t>
      </w:r>
    </w:p>
    <w:p w14:paraId="65570053" w14:textId="4D93D30A" w:rsidR="00E33D04" w:rsidRPr="00E33D04" w:rsidRDefault="00E33D04" w:rsidP="00E33D04">
      <w:pPr>
        <w:pStyle w:val="EndNoteBibliography"/>
        <w:ind w:left="720" w:hanging="720"/>
      </w:pPr>
      <w:r w:rsidRPr="00E33D04">
        <w:t xml:space="preserve">Boekel, J., Chilton, J. M., Cooke, I. R., Horvatovich, P. L., Jagtap, P. D., Kall, L., Lehtio, J., Lukasse, P., Moerland, P. D., &amp; Griffin, T. J. (2015). Multi-omic data analysis using Galaxy. </w:t>
      </w:r>
      <w:r w:rsidRPr="00E33D04">
        <w:rPr>
          <w:i/>
        </w:rPr>
        <w:t>Nat Biotechnol</w:t>
      </w:r>
      <w:r w:rsidRPr="00E33D04">
        <w:t>,</w:t>
      </w:r>
      <w:r w:rsidRPr="00E33D04">
        <w:rPr>
          <w:i/>
        </w:rPr>
        <w:t xml:space="preserve"> 33</w:t>
      </w:r>
      <w:r w:rsidRPr="00E33D04">
        <w:t xml:space="preserve">(2), 137-139. </w:t>
      </w:r>
      <w:hyperlink r:id="rId21" w:history="1">
        <w:r w:rsidRPr="00E33D04">
          <w:rPr>
            <w:rStyle w:val="Hyperlink"/>
          </w:rPr>
          <w:t>https://doi.org/10.1038/nbt.3134</w:t>
        </w:r>
      </w:hyperlink>
      <w:r w:rsidRPr="00E33D04">
        <w:t xml:space="preserve"> </w:t>
      </w:r>
    </w:p>
    <w:p w14:paraId="5D934626" w14:textId="0B06FB80" w:rsidR="00E33D04" w:rsidRPr="00E33D04" w:rsidRDefault="00E33D04" w:rsidP="00E33D04">
      <w:pPr>
        <w:pStyle w:val="EndNoteBibliography"/>
        <w:ind w:left="720" w:hanging="720"/>
      </w:pPr>
      <w:r w:rsidRPr="00E33D04">
        <w:t xml:space="preserve">Bossuyt, P. M., Reitsma, J. B., Bruns, D. E., Gatsonis, C. A., Glasziou, P. P., Irwig, L., Lijmer, J. G., Moher, D., Rennie, D., de Vet, H. C., Kressel, H. Y., Rifai, N., Golub, R. M., Altman, D. G., Hooft, L., Korevaar, D. A., Cohen, J. F., &amp; Group, S. (2015). STARD 2015: an updated list of essential items for reporting diagnostic accuracy studies. </w:t>
      </w:r>
      <w:r w:rsidRPr="00E33D04">
        <w:rPr>
          <w:i/>
        </w:rPr>
        <w:t>BMJ</w:t>
      </w:r>
      <w:r w:rsidRPr="00E33D04">
        <w:t>,</w:t>
      </w:r>
      <w:r w:rsidRPr="00E33D04">
        <w:rPr>
          <w:i/>
        </w:rPr>
        <w:t xml:space="preserve"> 351</w:t>
      </w:r>
      <w:r w:rsidRPr="00E33D04">
        <w:t xml:space="preserve">, h5527. </w:t>
      </w:r>
      <w:hyperlink r:id="rId22" w:history="1">
        <w:r w:rsidRPr="00E33D04">
          <w:rPr>
            <w:rStyle w:val="Hyperlink"/>
          </w:rPr>
          <w:t>https://doi.org/10.1136/bmj.h5527</w:t>
        </w:r>
      </w:hyperlink>
      <w:r w:rsidRPr="00E33D04">
        <w:t xml:space="preserve"> </w:t>
      </w:r>
    </w:p>
    <w:p w14:paraId="23408DA9" w14:textId="76EEBCFE" w:rsidR="00E33D04" w:rsidRPr="00E33D04" w:rsidRDefault="00E33D04" w:rsidP="00E33D04">
      <w:pPr>
        <w:pStyle w:val="EndNoteBibliography"/>
        <w:ind w:left="720" w:hanging="720"/>
      </w:pPr>
      <w:r w:rsidRPr="00E33D04">
        <w:t xml:space="preserve">Brandl, G. (2021). </w:t>
      </w:r>
      <w:r w:rsidRPr="00E33D04">
        <w:rPr>
          <w:i/>
        </w:rPr>
        <w:t>Sphinx documentation</w:t>
      </w:r>
      <w:r w:rsidRPr="00E33D04">
        <w:t xml:space="preserve">. Retrieved August 2023 from </w:t>
      </w:r>
      <w:hyperlink r:id="rId23" w:history="1">
        <w:r w:rsidRPr="00E33D04">
          <w:rPr>
            <w:rStyle w:val="Hyperlink"/>
          </w:rPr>
          <w:t>https://www.sphinx-doc.org/en/master/</w:t>
        </w:r>
      </w:hyperlink>
    </w:p>
    <w:p w14:paraId="0012F8F1" w14:textId="08FA102E" w:rsidR="00E33D04" w:rsidRPr="00E33D04" w:rsidRDefault="00E33D04" w:rsidP="00E33D04">
      <w:pPr>
        <w:pStyle w:val="EndNoteBibliography"/>
        <w:ind w:left="720" w:hanging="720"/>
      </w:pPr>
      <w:r w:rsidRPr="00E33D04">
        <w:t xml:space="preserve">Brito, J. J., Li, J., Moore, J. H., Greene, C. S., Nogoy, N. A., Garmire, L. X., &amp; Mangul, S. (2020). Recommendations to enhance rigor and reproducibility in biomedical research. </w:t>
      </w:r>
      <w:r w:rsidRPr="00E33D04">
        <w:rPr>
          <w:i/>
        </w:rPr>
        <w:t>Gigascience</w:t>
      </w:r>
      <w:r w:rsidRPr="00E33D04">
        <w:t>,</w:t>
      </w:r>
      <w:r w:rsidRPr="00E33D04">
        <w:rPr>
          <w:i/>
        </w:rPr>
        <w:t xml:space="preserve"> 9</w:t>
      </w:r>
      <w:r w:rsidRPr="00E33D04">
        <w:t xml:space="preserve">(6), giaa056. </w:t>
      </w:r>
      <w:hyperlink r:id="rId24" w:history="1">
        <w:r w:rsidRPr="00E33D04">
          <w:rPr>
            <w:rStyle w:val="Hyperlink"/>
          </w:rPr>
          <w:t>https://doi.org/10.1093/gigascience/giaa056</w:t>
        </w:r>
      </w:hyperlink>
      <w:r w:rsidRPr="00E33D04">
        <w:t xml:space="preserve"> </w:t>
      </w:r>
    </w:p>
    <w:p w14:paraId="0A7564C4" w14:textId="48A5FB49" w:rsidR="00E33D04" w:rsidRPr="00E33D04" w:rsidRDefault="00E33D04" w:rsidP="00E33D04">
      <w:pPr>
        <w:pStyle w:val="EndNoteBibliography"/>
        <w:ind w:left="720" w:hanging="720"/>
      </w:pPr>
      <w:r w:rsidRPr="00E33D04">
        <w:t xml:space="preserve">Carey, M. A., &amp; Papin, J. A. (2018). Ten simple rules for biologists learning to program. </w:t>
      </w:r>
      <w:r w:rsidRPr="00E33D04">
        <w:rPr>
          <w:i/>
        </w:rPr>
        <w:t>PLoS Comput Biol</w:t>
      </w:r>
      <w:r w:rsidRPr="00E33D04">
        <w:t>,</w:t>
      </w:r>
      <w:r w:rsidRPr="00E33D04">
        <w:rPr>
          <w:i/>
        </w:rPr>
        <w:t xml:space="preserve"> 14</w:t>
      </w:r>
      <w:r w:rsidRPr="00E33D04">
        <w:t xml:space="preserve">(1), e1005871. </w:t>
      </w:r>
      <w:hyperlink r:id="rId25" w:history="1">
        <w:r w:rsidRPr="00E33D04">
          <w:rPr>
            <w:rStyle w:val="Hyperlink"/>
          </w:rPr>
          <w:t>https://doi.org/10.1371/journal.pcbi.1005871</w:t>
        </w:r>
      </w:hyperlink>
      <w:r w:rsidRPr="00E33D04">
        <w:t xml:space="preserve"> </w:t>
      </w:r>
    </w:p>
    <w:p w14:paraId="34321D5C" w14:textId="1530EADA" w:rsidR="00E33D04" w:rsidRPr="00E33D04" w:rsidRDefault="00E33D04" w:rsidP="00E33D04">
      <w:pPr>
        <w:pStyle w:val="EndNoteBibliography"/>
        <w:ind w:left="720" w:hanging="720"/>
      </w:pPr>
      <w:r w:rsidRPr="00E33D04">
        <w:lastRenderedPageBreak/>
        <w:t xml:space="preserve">CERN, &amp; OpenAIRE. (2023). </w:t>
      </w:r>
      <w:r w:rsidRPr="00E33D04">
        <w:rPr>
          <w:i/>
        </w:rPr>
        <w:t>Zenodo</w:t>
      </w:r>
      <w:r w:rsidRPr="00E33D04">
        <w:t xml:space="preserve">. CERN. Retrieved March 2023 from </w:t>
      </w:r>
      <w:hyperlink r:id="rId26" w:history="1">
        <w:r w:rsidRPr="00E33D04">
          <w:rPr>
            <w:rStyle w:val="Hyperlink"/>
          </w:rPr>
          <w:t>https://www.zenodo.org/</w:t>
        </w:r>
      </w:hyperlink>
    </w:p>
    <w:p w14:paraId="7B2AFFDD" w14:textId="37A3FADE" w:rsidR="00E33D04" w:rsidRPr="00E33D04" w:rsidRDefault="00E33D04" w:rsidP="00E33D04">
      <w:pPr>
        <w:pStyle w:val="EndNoteBibliography"/>
        <w:ind w:left="720" w:hanging="720"/>
      </w:pPr>
      <w:r w:rsidRPr="00E33D04">
        <w:t xml:space="preserve">Deardorff, A. (2020). Assessing the impact of introductory programming workshops on the computational reproducibility of biomedical workflows. </w:t>
      </w:r>
      <w:r w:rsidRPr="00E33D04">
        <w:rPr>
          <w:i/>
        </w:rPr>
        <w:t>PLoS One</w:t>
      </w:r>
      <w:r w:rsidRPr="00E33D04">
        <w:t>,</w:t>
      </w:r>
      <w:r w:rsidRPr="00E33D04">
        <w:rPr>
          <w:i/>
        </w:rPr>
        <w:t xml:space="preserve"> 15</w:t>
      </w:r>
      <w:r w:rsidRPr="00E33D04">
        <w:t xml:space="preserve">(7), e0230697. </w:t>
      </w:r>
      <w:hyperlink r:id="rId27" w:history="1">
        <w:r w:rsidRPr="00E33D04">
          <w:rPr>
            <w:rStyle w:val="Hyperlink"/>
          </w:rPr>
          <w:t>https://doi.org/10.1371/journal.pone.0230697</w:t>
        </w:r>
      </w:hyperlink>
      <w:r w:rsidRPr="00E33D04">
        <w:t xml:space="preserve"> </w:t>
      </w:r>
    </w:p>
    <w:p w14:paraId="01BD7257" w14:textId="63365D5B" w:rsidR="00E33D04" w:rsidRPr="00E33D04" w:rsidRDefault="00E33D04" w:rsidP="00E33D04">
      <w:pPr>
        <w:pStyle w:val="EndNoteBibliography"/>
        <w:ind w:left="720" w:hanging="720"/>
      </w:pPr>
      <w:r w:rsidRPr="00E33D04">
        <w:t xml:space="preserve">Di Cosmo, R. (2020). Archiving and Referencing Source Code with Software Heritage. In </w:t>
      </w:r>
      <w:r w:rsidRPr="00E33D04">
        <w:rPr>
          <w:i/>
        </w:rPr>
        <w:t>Mathematical Software - ICMS 2020</w:t>
      </w:r>
      <w:r w:rsidRPr="00E33D04">
        <w:t xml:space="preserve"> (Vol. 12097, pp. 362-373). Springer International Publishing. </w:t>
      </w:r>
      <w:hyperlink r:id="rId28" w:history="1">
        <w:r w:rsidRPr="00E33D04">
          <w:rPr>
            <w:rStyle w:val="Hyperlink"/>
          </w:rPr>
          <w:t>https://doi.org/10.1007/978-3-030-52200-1_36</w:t>
        </w:r>
      </w:hyperlink>
      <w:r w:rsidRPr="00E33D04">
        <w:t xml:space="preserve"> </w:t>
      </w:r>
    </w:p>
    <w:p w14:paraId="7B525456" w14:textId="52C34D0B" w:rsidR="00E33D04" w:rsidRPr="00E33D04" w:rsidRDefault="00E33D04" w:rsidP="00E33D04">
      <w:pPr>
        <w:pStyle w:val="EndNoteBibliography"/>
        <w:ind w:left="720" w:hanging="720"/>
      </w:pPr>
      <w:r w:rsidRPr="00E33D04">
        <w:t xml:space="preserve">Di Tommaso, P., Chatzou, M., Floden, E. W., Barja, P. P., Palumbo, E., &amp; Notredame, C. (2017). Nextflow enables reproducible computational workflows. </w:t>
      </w:r>
      <w:r w:rsidRPr="00E33D04">
        <w:rPr>
          <w:i/>
        </w:rPr>
        <w:t>Nat Biotechnol</w:t>
      </w:r>
      <w:r w:rsidRPr="00E33D04">
        <w:t>,</w:t>
      </w:r>
      <w:r w:rsidRPr="00E33D04">
        <w:rPr>
          <w:i/>
        </w:rPr>
        <w:t xml:space="preserve"> 35</w:t>
      </w:r>
      <w:r w:rsidRPr="00E33D04">
        <w:t xml:space="preserve">(4), 316-319. </w:t>
      </w:r>
      <w:hyperlink r:id="rId29" w:history="1">
        <w:r w:rsidRPr="00E33D04">
          <w:rPr>
            <w:rStyle w:val="Hyperlink"/>
          </w:rPr>
          <w:t>https://doi.org/10.1038/nbt.3820</w:t>
        </w:r>
      </w:hyperlink>
      <w:r w:rsidRPr="00E33D04">
        <w:t xml:space="preserve"> </w:t>
      </w:r>
    </w:p>
    <w:p w14:paraId="103330F2" w14:textId="6B6D750C" w:rsidR="00E33D04" w:rsidRPr="00E33D04" w:rsidRDefault="00E33D04" w:rsidP="00E33D04">
      <w:pPr>
        <w:pStyle w:val="EndNoteBibliography"/>
        <w:ind w:left="720" w:hanging="720"/>
      </w:pPr>
      <w:r w:rsidRPr="00E33D04">
        <w:t xml:space="preserve">Diaba-Nuhoho, P., &amp; Amponsah-Offeh, M. (2021). Reproducibility and research integrity: the role of scientists and institutions. </w:t>
      </w:r>
      <w:r w:rsidRPr="00E33D04">
        <w:rPr>
          <w:i/>
        </w:rPr>
        <w:t>BMC Res Notes</w:t>
      </w:r>
      <w:r w:rsidRPr="00E33D04">
        <w:t>,</w:t>
      </w:r>
      <w:r w:rsidRPr="00E33D04">
        <w:rPr>
          <w:i/>
        </w:rPr>
        <w:t xml:space="preserve"> 14</w:t>
      </w:r>
      <w:r w:rsidRPr="00E33D04">
        <w:t xml:space="preserve">(1), 451. </w:t>
      </w:r>
      <w:hyperlink r:id="rId30" w:history="1">
        <w:r w:rsidRPr="00E33D04">
          <w:rPr>
            <w:rStyle w:val="Hyperlink"/>
          </w:rPr>
          <w:t>https://doi.org/10.1186/s13104-021-05875-3</w:t>
        </w:r>
      </w:hyperlink>
      <w:r w:rsidRPr="00E33D04">
        <w:t xml:space="preserve"> </w:t>
      </w:r>
    </w:p>
    <w:p w14:paraId="14E5B727" w14:textId="6303EC59" w:rsidR="00E33D04" w:rsidRPr="00E33D04" w:rsidRDefault="00E33D04" w:rsidP="00E33D04">
      <w:pPr>
        <w:pStyle w:val="EndNoteBibliography"/>
        <w:ind w:left="720" w:hanging="720"/>
      </w:pPr>
      <w:r w:rsidRPr="00E33D04">
        <w:t xml:space="preserve">DORA. (2023). </w:t>
      </w:r>
      <w:r w:rsidRPr="00E33D04">
        <w:rPr>
          <w:i/>
        </w:rPr>
        <w:t>The Declaration on Research Assessment</w:t>
      </w:r>
      <w:r w:rsidRPr="00E33D04">
        <w:t xml:space="preserve">. Retrieved July 2023 from </w:t>
      </w:r>
      <w:hyperlink r:id="rId31" w:history="1">
        <w:r w:rsidRPr="00E33D04">
          <w:rPr>
            <w:rStyle w:val="Hyperlink"/>
          </w:rPr>
          <w:t>https://sfdora.org/</w:t>
        </w:r>
      </w:hyperlink>
    </w:p>
    <w:p w14:paraId="3D296086" w14:textId="1F8D4CB8" w:rsidR="00E33D04" w:rsidRPr="00E33D04" w:rsidRDefault="00E33D04" w:rsidP="00E33D04">
      <w:pPr>
        <w:pStyle w:val="EndNoteBibliography"/>
        <w:ind w:left="720" w:hanging="720"/>
      </w:pPr>
      <w:r w:rsidRPr="00E33D04">
        <w:t xml:space="preserve">Editorial. (2018). Easing the burden of code review. </w:t>
      </w:r>
      <w:r w:rsidRPr="00E33D04">
        <w:rPr>
          <w:i/>
        </w:rPr>
        <w:t>Nat Methods</w:t>
      </w:r>
      <w:r w:rsidRPr="00E33D04">
        <w:t>,</w:t>
      </w:r>
      <w:r w:rsidRPr="00E33D04">
        <w:rPr>
          <w:i/>
        </w:rPr>
        <w:t xml:space="preserve"> 15</w:t>
      </w:r>
      <w:r w:rsidRPr="00E33D04">
        <w:t xml:space="preserve">(9), 641. </w:t>
      </w:r>
      <w:hyperlink r:id="rId32" w:history="1">
        <w:r w:rsidRPr="00E33D04">
          <w:rPr>
            <w:rStyle w:val="Hyperlink"/>
          </w:rPr>
          <w:t>https://doi.org/10.1038/s41592-018-0137-5</w:t>
        </w:r>
      </w:hyperlink>
      <w:r w:rsidRPr="00E33D04">
        <w:t xml:space="preserve"> </w:t>
      </w:r>
    </w:p>
    <w:p w14:paraId="62B95423" w14:textId="5047DC64" w:rsidR="00E33D04" w:rsidRPr="00E33D04" w:rsidRDefault="00E33D04" w:rsidP="00E33D04">
      <w:pPr>
        <w:pStyle w:val="EndNoteBibliography"/>
        <w:ind w:left="720" w:hanging="720"/>
      </w:pPr>
      <w:r w:rsidRPr="00E33D04">
        <w:t xml:space="preserve">Editorial. (2021). Supporting computational reproducibility through code review. </w:t>
      </w:r>
      <w:r w:rsidRPr="00E33D04">
        <w:rPr>
          <w:i/>
        </w:rPr>
        <w:t>Nat Hum Behav</w:t>
      </w:r>
      <w:r w:rsidRPr="00E33D04">
        <w:t>,</w:t>
      </w:r>
      <w:r w:rsidRPr="00E33D04">
        <w:rPr>
          <w:i/>
        </w:rPr>
        <w:t xml:space="preserve"> 5</w:t>
      </w:r>
      <w:r w:rsidRPr="00E33D04">
        <w:t xml:space="preserve">(8), 965-966. </w:t>
      </w:r>
      <w:hyperlink r:id="rId33" w:history="1">
        <w:r w:rsidRPr="00E33D04">
          <w:rPr>
            <w:rStyle w:val="Hyperlink"/>
          </w:rPr>
          <w:t>https://doi.org/10.1038/s41562-021-01190-w</w:t>
        </w:r>
      </w:hyperlink>
      <w:r w:rsidRPr="00E33D04">
        <w:t xml:space="preserve"> </w:t>
      </w:r>
    </w:p>
    <w:p w14:paraId="2769301B" w14:textId="18808EE7" w:rsidR="00E33D04" w:rsidRPr="00E33D04" w:rsidRDefault="00E33D04" w:rsidP="00E33D04">
      <w:pPr>
        <w:pStyle w:val="EndNoteBibliography"/>
        <w:ind w:left="720" w:hanging="720"/>
      </w:pPr>
      <w:r w:rsidRPr="00E33D04">
        <w:t xml:space="preserve">Editorial. (2022). Seamless sharing and peer review of code. </w:t>
      </w:r>
      <w:r w:rsidRPr="00E33D04">
        <w:rPr>
          <w:i/>
        </w:rPr>
        <w:t>Nat Comput Sci</w:t>
      </w:r>
      <w:r w:rsidRPr="00E33D04">
        <w:t>,</w:t>
      </w:r>
      <w:r w:rsidRPr="00E33D04">
        <w:rPr>
          <w:i/>
        </w:rPr>
        <w:t xml:space="preserve"> 2</w:t>
      </w:r>
      <w:r w:rsidRPr="00E33D04">
        <w:t xml:space="preserve">(12), 773. </w:t>
      </w:r>
      <w:hyperlink r:id="rId34" w:history="1">
        <w:r w:rsidRPr="00E33D04">
          <w:rPr>
            <w:rStyle w:val="Hyperlink"/>
          </w:rPr>
          <w:t>https://doi.org/10.1038/s43588-022-00388-w</w:t>
        </w:r>
      </w:hyperlink>
      <w:r w:rsidRPr="00E33D04">
        <w:t xml:space="preserve"> </w:t>
      </w:r>
    </w:p>
    <w:p w14:paraId="547E6F2D" w14:textId="7A337112" w:rsidR="00E33D04" w:rsidRPr="00E33D04" w:rsidRDefault="00E33D04" w:rsidP="00E33D04">
      <w:pPr>
        <w:pStyle w:val="EndNoteBibliography"/>
        <w:ind w:left="720" w:hanging="720"/>
      </w:pPr>
      <w:r w:rsidRPr="00E33D04">
        <w:t xml:space="preserve">EQUATOR Network. (2023). </w:t>
      </w:r>
      <w:r w:rsidRPr="00E33D04">
        <w:rPr>
          <w:i/>
        </w:rPr>
        <w:t xml:space="preserve">What is a reporting guideline? </w:t>
      </w:r>
      <w:r w:rsidRPr="00E33D04">
        <w:t xml:space="preserve">. Retrieved March 2023 from </w:t>
      </w:r>
      <w:hyperlink r:id="rId35" w:history="1">
        <w:r w:rsidRPr="00E33D04">
          <w:rPr>
            <w:rStyle w:val="Hyperlink"/>
          </w:rPr>
          <w:t>https://www.equator-network.org/about-us/what-is-a-reporting-guideline/</w:t>
        </w:r>
      </w:hyperlink>
    </w:p>
    <w:p w14:paraId="596208F6" w14:textId="71CFAF59" w:rsidR="00E33D04" w:rsidRPr="00E33D04" w:rsidRDefault="00E33D04" w:rsidP="00E33D04">
      <w:pPr>
        <w:pStyle w:val="EndNoteBibliography"/>
        <w:ind w:left="720" w:hanging="720"/>
      </w:pPr>
      <w:r w:rsidRPr="00E33D04">
        <w:t xml:space="preserve">Fair Software. (2023). </w:t>
      </w:r>
      <w:r w:rsidRPr="00E33D04">
        <w:rPr>
          <w:i/>
        </w:rPr>
        <w:t>Five Recommendations for FAIR Software</w:t>
      </w:r>
      <w:r w:rsidRPr="00E33D04">
        <w:t xml:space="preserve">. Retrieved March 2023 from </w:t>
      </w:r>
      <w:hyperlink r:id="rId36" w:history="1">
        <w:r w:rsidRPr="00E33D04">
          <w:rPr>
            <w:rStyle w:val="Hyperlink"/>
          </w:rPr>
          <w:t>https://fair-software.eu/</w:t>
        </w:r>
      </w:hyperlink>
    </w:p>
    <w:p w14:paraId="60D30A54" w14:textId="4066C3BC" w:rsidR="00E33D04" w:rsidRPr="00E33D04" w:rsidRDefault="00E33D04" w:rsidP="00E33D04">
      <w:pPr>
        <w:pStyle w:val="EndNoteBibliography"/>
        <w:ind w:left="720" w:hanging="720"/>
      </w:pPr>
      <w:r w:rsidRPr="00E33D04">
        <w:t xml:space="preserve">FAIRsharing.org. (2023). </w:t>
      </w:r>
      <w:r w:rsidRPr="00E33D04">
        <w:rPr>
          <w:i/>
        </w:rPr>
        <w:t>A curated, informative and educational resource on data and metadata standards, inter-related to databases and data policies</w:t>
      </w:r>
      <w:r w:rsidRPr="00E33D04">
        <w:t xml:space="preserve">. Retrieved March 2023 from </w:t>
      </w:r>
      <w:hyperlink r:id="rId37" w:history="1">
        <w:r w:rsidRPr="00E33D04">
          <w:rPr>
            <w:rStyle w:val="Hyperlink"/>
          </w:rPr>
          <w:t>https://fairsharing.org/</w:t>
        </w:r>
      </w:hyperlink>
    </w:p>
    <w:p w14:paraId="446F7B6B" w14:textId="66F039AC" w:rsidR="00E33D04" w:rsidRPr="00E33D04" w:rsidRDefault="00E33D04" w:rsidP="00E33D04">
      <w:pPr>
        <w:pStyle w:val="EndNoteBibliography"/>
        <w:ind w:left="720" w:hanging="720"/>
      </w:pPr>
      <w:r w:rsidRPr="00E33D04">
        <w:t xml:space="preserve">Fidler, F., &amp; Wilcox, J. (2021). </w:t>
      </w:r>
      <w:r w:rsidRPr="00E33D04">
        <w:rPr>
          <w:i/>
        </w:rPr>
        <w:t>Reproducibility of Scientific Results</w:t>
      </w:r>
      <w:r w:rsidRPr="00E33D04">
        <w:t xml:space="preserve">. Metaphysics Research Lab, Stanford University. </w:t>
      </w:r>
      <w:hyperlink r:id="rId38" w:history="1">
        <w:r w:rsidRPr="00E33D04">
          <w:rPr>
            <w:rStyle w:val="Hyperlink"/>
          </w:rPr>
          <w:t>https://plato.stanford.edu/archives/sum2021/entries/scientific-reproducibility</w:t>
        </w:r>
      </w:hyperlink>
      <w:r w:rsidRPr="00E33D04">
        <w:t xml:space="preserve"> </w:t>
      </w:r>
    </w:p>
    <w:p w14:paraId="7F93E432" w14:textId="6AFC326C" w:rsidR="00E33D04" w:rsidRPr="00E33D04" w:rsidRDefault="00E33D04" w:rsidP="00E33D04">
      <w:pPr>
        <w:pStyle w:val="EndNoteBibliography"/>
        <w:ind w:left="720" w:hanging="720"/>
      </w:pPr>
      <w:r w:rsidRPr="00E33D04">
        <w:t xml:space="preserve">Figshare. (2023). </w:t>
      </w:r>
      <w:r w:rsidRPr="00E33D04">
        <w:rPr>
          <w:i/>
        </w:rPr>
        <w:t>Repository to make research outputs available in a citable, shareable and discoverable manner</w:t>
      </w:r>
      <w:r w:rsidRPr="00E33D04">
        <w:t xml:space="preserve">. Retrieved March 2023 from </w:t>
      </w:r>
      <w:hyperlink r:id="rId39" w:history="1">
        <w:r w:rsidRPr="00E33D04">
          <w:rPr>
            <w:rStyle w:val="Hyperlink"/>
          </w:rPr>
          <w:t>https://figshare.com/</w:t>
        </w:r>
      </w:hyperlink>
    </w:p>
    <w:p w14:paraId="71AA3DCA" w14:textId="036B73AE" w:rsidR="00E33D04" w:rsidRPr="00E33D04" w:rsidRDefault="00E33D04" w:rsidP="00E33D04">
      <w:pPr>
        <w:pStyle w:val="EndNoteBibliography"/>
        <w:ind w:left="720" w:hanging="720"/>
      </w:pPr>
      <w:r w:rsidRPr="00E33D04">
        <w:t xml:space="preserve">Galaxy, C. (2022). The Galaxy platform for accessible, reproducible and collaborative biomedical analyses: 2022 update. </w:t>
      </w:r>
      <w:r w:rsidRPr="00E33D04">
        <w:rPr>
          <w:i/>
        </w:rPr>
        <w:t>Nucleic Acids Res</w:t>
      </w:r>
      <w:r w:rsidRPr="00E33D04">
        <w:t>,</w:t>
      </w:r>
      <w:r w:rsidRPr="00E33D04">
        <w:rPr>
          <w:i/>
        </w:rPr>
        <w:t xml:space="preserve"> 50</w:t>
      </w:r>
      <w:r w:rsidRPr="00E33D04">
        <w:t xml:space="preserve">(W1), W345-W351. </w:t>
      </w:r>
      <w:hyperlink r:id="rId40" w:history="1">
        <w:r w:rsidRPr="00E33D04">
          <w:rPr>
            <w:rStyle w:val="Hyperlink"/>
          </w:rPr>
          <w:t>https://doi.org/10.1093/nar/gkac247</w:t>
        </w:r>
      </w:hyperlink>
      <w:r w:rsidRPr="00E33D04">
        <w:t xml:space="preserve"> </w:t>
      </w:r>
    </w:p>
    <w:p w14:paraId="2F24DDCA" w14:textId="27DE6AD9" w:rsidR="00E33D04" w:rsidRPr="00E33D04" w:rsidRDefault="00E33D04" w:rsidP="00E33D04">
      <w:pPr>
        <w:pStyle w:val="EndNoteBibliography"/>
        <w:ind w:left="720" w:hanging="720"/>
      </w:pPr>
      <w:r w:rsidRPr="00E33D04">
        <w:t xml:space="preserve">Garijo, D., Menager, H., Hwang, L., Trisovic, A., Hucka, M., Morrell, T., Allen, A., Task Force on Best Practices for Software, R., &amp; SciCodes, C. (2022). Nine best practices for research software registries and repositories. </w:t>
      </w:r>
      <w:r w:rsidRPr="00E33D04">
        <w:rPr>
          <w:i/>
        </w:rPr>
        <w:t>PeerJ Comput Sci</w:t>
      </w:r>
      <w:r w:rsidRPr="00E33D04">
        <w:t>,</w:t>
      </w:r>
      <w:r w:rsidRPr="00E33D04">
        <w:rPr>
          <w:i/>
        </w:rPr>
        <w:t xml:space="preserve"> 8</w:t>
      </w:r>
      <w:r w:rsidRPr="00E33D04">
        <w:t xml:space="preserve">, e1023. </w:t>
      </w:r>
      <w:hyperlink r:id="rId41" w:history="1">
        <w:r w:rsidRPr="00E33D04">
          <w:rPr>
            <w:rStyle w:val="Hyperlink"/>
          </w:rPr>
          <w:t>https://doi.org/10.7717/peerj-cs.1023</w:t>
        </w:r>
      </w:hyperlink>
      <w:r w:rsidRPr="00E33D04">
        <w:t xml:space="preserve"> </w:t>
      </w:r>
    </w:p>
    <w:p w14:paraId="79B43B15" w14:textId="7BADD4E9" w:rsidR="00E33D04" w:rsidRPr="00E33D04" w:rsidRDefault="00E33D04" w:rsidP="00E33D04">
      <w:pPr>
        <w:pStyle w:val="EndNoteBibliography"/>
        <w:ind w:left="720" w:hanging="720"/>
      </w:pPr>
      <w:r w:rsidRPr="00E33D04">
        <w:t xml:space="preserve">GitHub. (2023). </w:t>
      </w:r>
      <w:r w:rsidRPr="00E33D04">
        <w:rPr>
          <w:i/>
        </w:rPr>
        <w:t>Types of GitHub accounts</w:t>
      </w:r>
      <w:r w:rsidRPr="00E33D04">
        <w:t xml:space="preserve">. Retrieved 28 July 2023 from </w:t>
      </w:r>
      <w:hyperlink r:id="rId42" w:history="1">
        <w:r w:rsidRPr="00E33D04">
          <w:rPr>
            <w:rStyle w:val="Hyperlink"/>
          </w:rPr>
          <w:t>https://docs.github.com/en/get-started/learning-about-github/types-of-github-accounts</w:t>
        </w:r>
      </w:hyperlink>
    </w:p>
    <w:p w14:paraId="7D6736E3" w14:textId="76319CA0" w:rsidR="00E33D04" w:rsidRPr="00E33D04" w:rsidRDefault="00E33D04" w:rsidP="00E33D04">
      <w:pPr>
        <w:pStyle w:val="EndNoteBibliography"/>
        <w:ind w:left="720" w:hanging="720"/>
      </w:pPr>
      <w:r w:rsidRPr="00E33D04">
        <w:t xml:space="preserve">GitHub accounts. (2023). </w:t>
      </w:r>
      <w:r w:rsidRPr="00E33D04">
        <w:rPr>
          <w:i/>
        </w:rPr>
        <w:t>Overview of different types of GitHub accounts</w:t>
      </w:r>
      <w:r w:rsidRPr="00E33D04">
        <w:t xml:space="preserve">. Retrieved April 2023 from </w:t>
      </w:r>
      <w:hyperlink r:id="rId43" w:history="1">
        <w:r w:rsidRPr="00E33D04">
          <w:rPr>
            <w:rStyle w:val="Hyperlink"/>
          </w:rPr>
          <w:t>https://docs.github.com/en/get-started/learning-about-github/types-of-github-accounts</w:t>
        </w:r>
      </w:hyperlink>
    </w:p>
    <w:p w14:paraId="192DF914" w14:textId="4679ABB5" w:rsidR="00E33D04" w:rsidRPr="00E33D04" w:rsidRDefault="00E33D04" w:rsidP="00E33D04">
      <w:pPr>
        <w:pStyle w:val="EndNoteBibliography"/>
        <w:ind w:left="720" w:hanging="720"/>
      </w:pPr>
      <w:r w:rsidRPr="00E33D04">
        <w:t xml:space="preserve">Gruning, B., Chilton, J., Koster, J., Dale, R., Soranzo, N., van den Beek, M., Goecks, J., Backofen, R., Nekrutenko, A., &amp; Taylor, J. (2018). Practical Computational Reproducibility in the Life Sciences. </w:t>
      </w:r>
      <w:r w:rsidRPr="00E33D04">
        <w:rPr>
          <w:i/>
        </w:rPr>
        <w:t>Cell Syst</w:t>
      </w:r>
      <w:r w:rsidRPr="00E33D04">
        <w:t>,</w:t>
      </w:r>
      <w:r w:rsidRPr="00E33D04">
        <w:rPr>
          <w:i/>
        </w:rPr>
        <w:t xml:space="preserve"> 6</w:t>
      </w:r>
      <w:r w:rsidRPr="00E33D04">
        <w:t xml:space="preserve">(6), 631-635. </w:t>
      </w:r>
      <w:hyperlink r:id="rId44" w:history="1">
        <w:r w:rsidRPr="00E33D04">
          <w:rPr>
            <w:rStyle w:val="Hyperlink"/>
          </w:rPr>
          <w:t>https://doi.org/10.1016/j.cels.2018.03.014</w:t>
        </w:r>
      </w:hyperlink>
      <w:r w:rsidRPr="00E33D04">
        <w:t xml:space="preserve"> </w:t>
      </w:r>
    </w:p>
    <w:p w14:paraId="0CBA1ADA" w14:textId="17A8B8BA" w:rsidR="00E33D04" w:rsidRPr="00E33D04" w:rsidRDefault="00E33D04" w:rsidP="00E33D04">
      <w:pPr>
        <w:pStyle w:val="EndNoteBibliography"/>
        <w:ind w:left="720" w:hanging="720"/>
      </w:pPr>
      <w:r w:rsidRPr="00E33D04">
        <w:t xml:space="preserve">Gruning, B., Dale, R., Sjodin, A., Chapman, B. A., Rowe, J., Tomkins-Tinch, C. H., Valieris, R., Koster, J., &amp; Bioconda, T. (2018). Bioconda: sustainable and comprehensive software distribution for the life sciences. </w:t>
      </w:r>
      <w:r w:rsidRPr="00E33D04">
        <w:rPr>
          <w:i/>
        </w:rPr>
        <w:t>Nat Methods</w:t>
      </w:r>
      <w:r w:rsidRPr="00E33D04">
        <w:t>,</w:t>
      </w:r>
      <w:r w:rsidRPr="00E33D04">
        <w:rPr>
          <w:i/>
        </w:rPr>
        <w:t xml:space="preserve"> 15</w:t>
      </w:r>
      <w:r w:rsidRPr="00E33D04">
        <w:t xml:space="preserve">(7), 475-476. </w:t>
      </w:r>
      <w:hyperlink r:id="rId45" w:history="1">
        <w:r w:rsidRPr="00E33D04">
          <w:rPr>
            <w:rStyle w:val="Hyperlink"/>
          </w:rPr>
          <w:t>https://doi.org/10.1038/s41592-018-0046-7</w:t>
        </w:r>
      </w:hyperlink>
      <w:r w:rsidRPr="00E33D04">
        <w:t xml:space="preserve"> </w:t>
      </w:r>
    </w:p>
    <w:p w14:paraId="1B9C819E" w14:textId="0D0DFCFD" w:rsidR="00E33D04" w:rsidRPr="00E33D04" w:rsidRDefault="00E33D04" w:rsidP="00E33D04">
      <w:pPr>
        <w:pStyle w:val="EndNoteBibliography"/>
        <w:ind w:left="720" w:hanging="720"/>
      </w:pPr>
      <w:r w:rsidRPr="00E33D04">
        <w:t xml:space="preserve">Haibe-Kains, B., Adam, G. A., Hosny, A., Khodakarami, F., Massive Analysis Quality Control Society Board of, D., Waldron, L., Wang, B., McIntosh, C., Goldenberg, A., Kundaje, A., Greene, C. S., Broderick, T., Hoffman, M. M., Leek, J. T., Korthauer, K., Huber, W., Brazma, A., Pineau, J., Tibshirani, R., . . . Aerts, H. (2020). Transparency and reproducibility in artificial intelligence. </w:t>
      </w:r>
      <w:r w:rsidRPr="00E33D04">
        <w:rPr>
          <w:i/>
        </w:rPr>
        <w:t>Nature</w:t>
      </w:r>
      <w:r w:rsidRPr="00E33D04">
        <w:t>,</w:t>
      </w:r>
      <w:r w:rsidRPr="00E33D04">
        <w:rPr>
          <w:i/>
        </w:rPr>
        <w:t xml:space="preserve"> 586</w:t>
      </w:r>
      <w:r w:rsidRPr="00E33D04">
        <w:t xml:space="preserve">(7829), E14-E16. </w:t>
      </w:r>
      <w:hyperlink r:id="rId46" w:history="1">
        <w:r w:rsidRPr="00E33D04">
          <w:rPr>
            <w:rStyle w:val="Hyperlink"/>
          </w:rPr>
          <w:t>https://doi.org/10.1038/s41586-020-2766-y</w:t>
        </w:r>
      </w:hyperlink>
      <w:r w:rsidRPr="00E33D04">
        <w:t xml:space="preserve"> </w:t>
      </w:r>
    </w:p>
    <w:p w14:paraId="0C5D8087" w14:textId="5B734342" w:rsidR="00E33D04" w:rsidRPr="00E33D04" w:rsidRDefault="00E33D04" w:rsidP="00E33D04">
      <w:pPr>
        <w:pStyle w:val="EndNoteBibliography"/>
        <w:ind w:left="720" w:hanging="720"/>
      </w:pPr>
      <w:r w:rsidRPr="00E33D04">
        <w:t xml:space="preserve">Hermann, S., &amp; Fehr, J. (2022). Documenting research software in engineering science. </w:t>
      </w:r>
      <w:r w:rsidRPr="00E33D04">
        <w:rPr>
          <w:i/>
        </w:rPr>
        <w:t>Sci Rep</w:t>
      </w:r>
      <w:r w:rsidRPr="00E33D04">
        <w:t>,</w:t>
      </w:r>
      <w:r w:rsidRPr="00E33D04">
        <w:rPr>
          <w:i/>
        </w:rPr>
        <w:t xml:space="preserve"> 12</w:t>
      </w:r>
      <w:r w:rsidRPr="00E33D04">
        <w:t xml:space="preserve">(1), 6567. </w:t>
      </w:r>
      <w:hyperlink r:id="rId47" w:history="1">
        <w:r w:rsidRPr="00E33D04">
          <w:rPr>
            <w:rStyle w:val="Hyperlink"/>
          </w:rPr>
          <w:t>https://doi.org/10.1038/s41598-022-10376-9</w:t>
        </w:r>
      </w:hyperlink>
      <w:r w:rsidRPr="00E33D04">
        <w:t xml:space="preserve"> </w:t>
      </w:r>
    </w:p>
    <w:p w14:paraId="38FDD116" w14:textId="62F4E47A" w:rsidR="00E33D04" w:rsidRPr="00E33D04" w:rsidRDefault="00E33D04" w:rsidP="00E33D04">
      <w:pPr>
        <w:pStyle w:val="EndNoteBibliography"/>
        <w:ind w:left="720" w:hanging="720"/>
      </w:pPr>
      <w:r w:rsidRPr="00E33D04">
        <w:t xml:space="preserve">Hunter-Zinck, H., de Siqueira, A. F., Vasquez, V. N., Barnes, R., &amp; Martinez, C. C. (2021). Ten simple rules on writing clean and reliable open-source scientific software. </w:t>
      </w:r>
      <w:r w:rsidRPr="00E33D04">
        <w:rPr>
          <w:i/>
        </w:rPr>
        <w:t>PLoS Comput Biol</w:t>
      </w:r>
      <w:r w:rsidRPr="00E33D04">
        <w:t>,</w:t>
      </w:r>
      <w:r w:rsidRPr="00E33D04">
        <w:rPr>
          <w:i/>
        </w:rPr>
        <w:t xml:space="preserve"> 17</w:t>
      </w:r>
      <w:r w:rsidRPr="00E33D04">
        <w:t xml:space="preserve">(11), e1009481. </w:t>
      </w:r>
      <w:hyperlink r:id="rId48" w:history="1">
        <w:r w:rsidRPr="00E33D04">
          <w:rPr>
            <w:rStyle w:val="Hyperlink"/>
          </w:rPr>
          <w:t>https://doi.org/10.1371/journal.pcbi.1009481</w:t>
        </w:r>
      </w:hyperlink>
      <w:r w:rsidRPr="00E33D04">
        <w:t xml:space="preserve"> </w:t>
      </w:r>
    </w:p>
    <w:p w14:paraId="635592A2" w14:textId="0314198E" w:rsidR="00E33D04" w:rsidRPr="00E33D04" w:rsidRDefault="00E33D04" w:rsidP="00E33D04">
      <w:pPr>
        <w:pStyle w:val="EndNoteBibliography"/>
        <w:ind w:left="720" w:hanging="720"/>
      </w:pPr>
      <w:r w:rsidRPr="00E33D04">
        <w:t xml:space="preserve">Ibrahim, H., Liu, X., &amp; Denniston, A. K. (2021). Reporting guidelines for artificial intelligence in healthcare research. </w:t>
      </w:r>
      <w:r w:rsidRPr="00E33D04">
        <w:rPr>
          <w:i/>
        </w:rPr>
        <w:t>Clin Exp Ophthalmol</w:t>
      </w:r>
      <w:r w:rsidRPr="00E33D04">
        <w:t>,</w:t>
      </w:r>
      <w:r w:rsidRPr="00E33D04">
        <w:rPr>
          <w:i/>
        </w:rPr>
        <w:t xml:space="preserve"> 49</w:t>
      </w:r>
      <w:r w:rsidRPr="00E33D04">
        <w:t xml:space="preserve">(5), 470-476. </w:t>
      </w:r>
      <w:hyperlink r:id="rId49" w:history="1">
        <w:r w:rsidRPr="00E33D04">
          <w:rPr>
            <w:rStyle w:val="Hyperlink"/>
          </w:rPr>
          <w:t>https://doi.org/10.1111/ceo.13943</w:t>
        </w:r>
      </w:hyperlink>
      <w:r w:rsidRPr="00E33D04">
        <w:t xml:space="preserve"> </w:t>
      </w:r>
    </w:p>
    <w:p w14:paraId="3FDD4822" w14:textId="68DBCA64" w:rsidR="00E33D04" w:rsidRPr="00E33D04" w:rsidRDefault="00E33D04" w:rsidP="00E33D04">
      <w:pPr>
        <w:pStyle w:val="EndNoteBibliography"/>
        <w:ind w:left="720" w:hanging="720"/>
      </w:pPr>
      <w:r w:rsidRPr="00E33D04">
        <w:t xml:space="preserve">Ibrahim, H., Liu, X., Rivera, S. C., Moher, D., Chan, A. W., Sydes, M. R., Calvert, M. J., &amp; Denniston, A. K. (2021). </w:t>
      </w:r>
      <w:r w:rsidRPr="00E33D04">
        <w:lastRenderedPageBreak/>
        <w:t xml:space="preserve">Reporting guidelines for clinical trials of artificial intelligence interventions: the SPIRIT-AI and CONSORT-AI guidelines. </w:t>
      </w:r>
      <w:r w:rsidRPr="00E33D04">
        <w:rPr>
          <w:i/>
        </w:rPr>
        <w:t>Trials</w:t>
      </w:r>
      <w:r w:rsidRPr="00E33D04">
        <w:t>,</w:t>
      </w:r>
      <w:r w:rsidRPr="00E33D04">
        <w:rPr>
          <w:i/>
        </w:rPr>
        <w:t xml:space="preserve"> 22</w:t>
      </w:r>
      <w:r w:rsidRPr="00E33D04">
        <w:t xml:space="preserve">(1), 11. </w:t>
      </w:r>
      <w:hyperlink r:id="rId50" w:history="1">
        <w:r w:rsidRPr="00E33D04">
          <w:rPr>
            <w:rStyle w:val="Hyperlink"/>
          </w:rPr>
          <w:t>https://doi.org/10.1186/s13063-020-04951-6</w:t>
        </w:r>
      </w:hyperlink>
      <w:r w:rsidRPr="00E33D04">
        <w:t xml:space="preserve"> </w:t>
      </w:r>
    </w:p>
    <w:p w14:paraId="372C13B3" w14:textId="28BD5874" w:rsidR="00E33D04" w:rsidRPr="00E33D04" w:rsidRDefault="00E33D04" w:rsidP="00E33D04">
      <w:pPr>
        <w:pStyle w:val="EndNoteBibliography"/>
        <w:ind w:left="720" w:hanging="720"/>
      </w:pPr>
      <w:r w:rsidRPr="00E33D04">
        <w:t xml:space="preserve">ICMJE. (2023). </w:t>
      </w:r>
      <w:r w:rsidRPr="00E33D04">
        <w:rPr>
          <w:i/>
        </w:rPr>
        <w:t>International committee of Medical Journal Editors. Defining the Role of Authors and Contributors</w:t>
      </w:r>
      <w:r w:rsidRPr="00E33D04">
        <w:t xml:space="preserve">. Retrieved March 2023 from </w:t>
      </w:r>
      <w:hyperlink r:id="rId51" w:history="1">
        <w:r w:rsidRPr="00E33D04">
          <w:rPr>
            <w:rStyle w:val="Hyperlink"/>
          </w:rPr>
          <w:t>https://www.icmje.org/recommendations/browse/roles-and-responsibilities/defining-the-role-of-authors-and-contributors.html</w:t>
        </w:r>
      </w:hyperlink>
    </w:p>
    <w:p w14:paraId="098AEDEE" w14:textId="7D250175" w:rsidR="00E33D04" w:rsidRPr="00E33D04" w:rsidRDefault="00E33D04" w:rsidP="00E33D04">
      <w:pPr>
        <w:pStyle w:val="EndNoteBibliography"/>
        <w:ind w:left="720" w:hanging="720"/>
      </w:pPr>
      <w:r w:rsidRPr="00E33D04">
        <w:t xml:space="preserve">Ioannidis, J. P. (2005). Why most published research findings are false. </w:t>
      </w:r>
      <w:r w:rsidRPr="00E33D04">
        <w:rPr>
          <w:i/>
        </w:rPr>
        <w:t>PLoS Med</w:t>
      </w:r>
      <w:r w:rsidRPr="00E33D04">
        <w:t>,</w:t>
      </w:r>
      <w:r w:rsidRPr="00E33D04">
        <w:rPr>
          <w:i/>
        </w:rPr>
        <w:t xml:space="preserve"> 2</w:t>
      </w:r>
      <w:r w:rsidRPr="00E33D04">
        <w:t xml:space="preserve">(8), e124. </w:t>
      </w:r>
      <w:hyperlink r:id="rId52" w:history="1">
        <w:r w:rsidRPr="00E33D04">
          <w:rPr>
            <w:rStyle w:val="Hyperlink"/>
          </w:rPr>
          <w:t>https://doi.org/10.1371/journal.pmed.0020124</w:t>
        </w:r>
      </w:hyperlink>
      <w:r w:rsidRPr="00E33D04">
        <w:t xml:space="preserve"> </w:t>
      </w:r>
    </w:p>
    <w:p w14:paraId="0C47B307" w14:textId="3077FE7B" w:rsidR="00E33D04" w:rsidRPr="00E33D04" w:rsidRDefault="00E33D04" w:rsidP="00E33D04">
      <w:pPr>
        <w:pStyle w:val="EndNoteBibliography"/>
        <w:ind w:left="720" w:hanging="720"/>
      </w:pPr>
      <w:r w:rsidRPr="00E33D04">
        <w:t xml:space="preserve">Ison, J., Kalas, M., Jonassen, I., Bolser, D., Uludag, M., McWilliam, H., Malone, J., Lopez, R., Pettifer, S., &amp; Rice, P. (2013). EDAM: an ontology of bioinformatics operations, types of data and identifiers, topics and formats. </w:t>
      </w:r>
      <w:r w:rsidRPr="00E33D04">
        <w:rPr>
          <w:i/>
        </w:rPr>
        <w:t>Bioinformatics</w:t>
      </w:r>
      <w:r w:rsidRPr="00E33D04">
        <w:t>,</w:t>
      </w:r>
      <w:r w:rsidRPr="00E33D04">
        <w:rPr>
          <w:i/>
        </w:rPr>
        <w:t xml:space="preserve"> 29</w:t>
      </w:r>
      <w:r w:rsidRPr="00E33D04">
        <w:t xml:space="preserve">(10), 1325-1332. </w:t>
      </w:r>
      <w:hyperlink r:id="rId53" w:history="1">
        <w:r w:rsidRPr="00E33D04">
          <w:rPr>
            <w:rStyle w:val="Hyperlink"/>
          </w:rPr>
          <w:t>https://doi.org/10.1093/bioinformatics/btt113</w:t>
        </w:r>
      </w:hyperlink>
      <w:r w:rsidRPr="00E33D04">
        <w:t xml:space="preserve"> </w:t>
      </w:r>
    </w:p>
    <w:p w14:paraId="1E06B647" w14:textId="5EBB1550" w:rsidR="00E33D04" w:rsidRPr="00E33D04" w:rsidRDefault="00E33D04" w:rsidP="00E33D04">
      <w:pPr>
        <w:pStyle w:val="EndNoteBibliography"/>
        <w:ind w:left="720" w:hanging="720"/>
      </w:pPr>
      <w:r w:rsidRPr="00E33D04">
        <w:t xml:space="preserve">Karimzadeh, M., &amp; Hoffman, M. M. (2018). Top considerations for creating bioinformatics software documentation. </w:t>
      </w:r>
      <w:r w:rsidRPr="00E33D04">
        <w:rPr>
          <w:i/>
        </w:rPr>
        <w:t>Brief Bioinform</w:t>
      </w:r>
      <w:r w:rsidRPr="00E33D04">
        <w:t>,</w:t>
      </w:r>
      <w:r w:rsidRPr="00E33D04">
        <w:rPr>
          <w:i/>
        </w:rPr>
        <w:t xml:space="preserve"> 19</w:t>
      </w:r>
      <w:r w:rsidRPr="00E33D04">
        <w:t xml:space="preserve">(4), 693-699. </w:t>
      </w:r>
      <w:hyperlink r:id="rId54" w:history="1">
        <w:r w:rsidRPr="00E33D04">
          <w:rPr>
            <w:rStyle w:val="Hyperlink"/>
          </w:rPr>
          <w:t>https://doi.org/10.1093/bib/bbw134</w:t>
        </w:r>
      </w:hyperlink>
      <w:r w:rsidRPr="00E33D04">
        <w:t xml:space="preserve"> </w:t>
      </w:r>
    </w:p>
    <w:p w14:paraId="003AB75E" w14:textId="160A20AB" w:rsidR="00E33D04" w:rsidRPr="00E33D04" w:rsidRDefault="00E33D04" w:rsidP="00E33D04">
      <w:pPr>
        <w:pStyle w:val="EndNoteBibliography"/>
        <w:ind w:left="720" w:hanging="720"/>
      </w:pPr>
      <w:r w:rsidRPr="00E33D04">
        <w:t xml:space="preserve">Kulikowski, C., &amp; Maojo, V. M. (2021). COVID-19 pandemic and artificial intelligence: challenges of ethical bias and trustworthy reliable reproducibility? </w:t>
      </w:r>
      <w:r w:rsidRPr="00E33D04">
        <w:rPr>
          <w:i/>
        </w:rPr>
        <w:t>BMJ Health Care Inform</w:t>
      </w:r>
      <w:r w:rsidRPr="00E33D04">
        <w:t>,</w:t>
      </w:r>
      <w:r w:rsidRPr="00E33D04">
        <w:rPr>
          <w:i/>
        </w:rPr>
        <w:t xml:space="preserve"> 28</w:t>
      </w:r>
      <w:r w:rsidRPr="00E33D04">
        <w:t xml:space="preserve">(1), e100438. </w:t>
      </w:r>
      <w:hyperlink r:id="rId55" w:history="1">
        <w:r w:rsidRPr="00E33D04">
          <w:rPr>
            <w:rStyle w:val="Hyperlink"/>
          </w:rPr>
          <w:t>https://doi.org/10.1136/bmjhci-2021-100438</w:t>
        </w:r>
      </w:hyperlink>
      <w:r w:rsidRPr="00E33D04">
        <w:t xml:space="preserve"> </w:t>
      </w:r>
    </w:p>
    <w:p w14:paraId="20AB1979" w14:textId="63C7B27E" w:rsidR="00E33D04" w:rsidRPr="00E33D04" w:rsidRDefault="00E33D04" w:rsidP="00E33D04">
      <w:pPr>
        <w:pStyle w:val="EndNoteBibliography"/>
        <w:ind w:left="720" w:hanging="720"/>
      </w:pPr>
      <w:r w:rsidRPr="00E33D04">
        <w:t xml:space="preserve">Lapp, Z., Sovacool, K. L., Lesniak, N., King, D., Barnier, C., Flickinger, M., Kruger, J., Armour, C. R., Lapp, M. M., Tallant, J., Diao, R., Oneka, M., Tomkovich, S., Anderson, J. M., Lucas, S. K., &amp; Schloss, P. D. (2022). Developing and deploying an integrated workshop curriculum teaching computational skills for reproducible research. </w:t>
      </w:r>
      <w:r w:rsidRPr="00E33D04">
        <w:rPr>
          <w:i/>
        </w:rPr>
        <w:t>J Open Source Educ</w:t>
      </w:r>
      <w:r w:rsidRPr="00E33D04">
        <w:t>,</w:t>
      </w:r>
      <w:r w:rsidRPr="00E33D04">
        <w:rPr>
          <w:i/>
        </w:rPr>
        <w:t xml:space="preserve"> 5</w:t>
      </w:r>
      <w:r w:rsidRPr="00E33D04">
        <w:t xml:space="preserve">(47), 144. </w:t>
      </w:r>
      <w:hyperlink r:id="rId56" w:history="1">
        <w:r w:rsidRPr="00E33D04">
          <w:rPr>
            <w:rStyle w:val="Hyperlink"/>
          </w:rPr>
          <w:t>https://doi.org/10.21105/jose.00144</w:t>
        </w:r>
      </w:hyperlink>
      <w:r w:rsidRPr="00E33D04">
        <w:t xml:space="preserve"> </w:t>
      </w:r>
    </w:p>
    <w:p w14:paraId="7FBD7634" w14:textId="1B2D8782" w:rsidR="00E33D04" w:rsidRPr="001971E7" w:rsidRDefault="00E33D04" w:rsidP="00E33D04">
      <w:pPr>
        <w:pStyle w:val="EndNoteBibliography"/>
        <w:ind w:left="720" w:hanging="720"/>
        <w:rPr>
          <w:lang w:val="nl-NL"/>
        </w:rPr>
      </w:pPr>
      <w:r w:rsidRPr="00E33D04">
        <w:t xml:space="preserve">Larcombe, L., Hendricusdottir, R., Attwood, T. K., Bacall, F., Beard, N., Bellis, L. J., Dunn, W. B., Hancock, J. M., Nenadic, A., Orengo, C., Overduin, B., Sansone, S. A., Thurston, M., Viant, M. R., Winder, C. L., Goble, C. A., Ponting, C. P., &amp; Rustici, G. (2017). ELIXIR-UK role in bioinformatics training at the national level and across ELIXIR. </w:t>
      </w:r>
      <w:r w:rsidRPr="001971E7">
        <w:rPr>
          <w:i/>
          <w:lang w:val="nl-NL"/>
        </w:rPr>
        <w:t>F1000Res</w:t>
      </w:r>
      <w:r w:rsidRPr="001971E7">
        <w:rPr>
          <w:lang w:val="nl-NL"/>
        </w:rPr>
        <w:t>,</w:t>
      </w:r>
      <w:r w:rsidRPr="001971E7">
        <w:rPr>
          <w:i/>
          <w:lang w:val="nl-NL"/>
        </w:rPr>
        <w:t xml:space="preserve"> 6</w:t>
      </w:r>
      <w:r w:rsidRPr="001971E7">
        <w:rPr>
          <w:lang w:val="nl-NL"/>
        </w:rPr>
        <w:t xml:space="preserve">. </w:t>
      </w:r>
      <w:hyperlink r:id="rId57" w:history="1">
        <w:r w:rsidRPr="001971E7">
          <w:rPr>
            <w:rStyle w:val="Hyperlink"/>
            <w:lang w:val="nl-NL"/>
          </w:rPr>
          <w:t>https://doi.org/10.12688/f1000research.11837.1</w:t>
        </w:r>
      </w:hyperlink>
      <w:r w:rsidRPr="001971E7">
        <w:rPr>
          <w:lang w:val="nl-NL"/>
        </w:rPr>
        <w:t xml:space="preserve"> </w:t>
      </w:r>
    </w:p>
    <w:p w14:paraId="42CCB566" w14:textId="73A26DE4" w:rsidR="00E33D04" w:rsidRPr="00E33D04" w:rsidRDefault="00E33D04" w:rsidP="00E33D04">
      <w:pPr>
        <w:pStyle w:val="EndNoteBibliography"/>
        <w:ind w:left="720" w:hanging="720"/>
      </w:pPr>
      <w:r w:rsidRPr="001971E7">
        <w:rPr>
          <w:lang w:val="nl-NL"/>
        </w:rPr>
        <w:t xml:space="preserve">Lashgari, D., Merino Tejero, E., Meyer-Hermann, M., Claireaux, M. A. F., van Gils, M. J., Hoefsloot, H. C. J., &amp; van Kampen, A. H. C. (2022). </w:t>
      </w:r>
      <w:r w:rsidRPr="00E33D04">
        <w:t xml:space="preserve">From affinity selection to kinetic selection in Germinal Centre modelling. </w:t>
      </w:r>
      <w:r w:rsidRPr="00E33D04">
        <w:rPr>
          <w:i/>
        </w:rPr>
        <w:t>PLoS Comput Biol</w:t>
      </w:r>
      <w:r w:rsidRPr="00E33D04">
        <w:t>,</w:t>
      </w:r>
      <w:r w:rsidRPr="00E33D04">
        <w:rPr>
          <w:i/>
        </w:rPr>
        <w:t xml:space="preserve"> 18</w:t>
      </w:r>
      <w:r w:rsidRPr="00E33D04">
        <w:t xml:space="preserve">(6), e1010168. </w:t>
      </w:r>
      <w:hyperlink r:id="rId58" w:history="1">
        <w:r w:rsidRPr="00E33D04">
          <w:rPr>
            <w:rStyle w:val="Hyperlink"/>
          </w:rPr>
          <w:t>https://doi.org/10.1371/journal.pcbi.1010168</w:t>
        </w:r>
      </w:hyperlink>
      <w:r w:rsidRPr="00E33D04">
        <w:t xml:space="preserve"> </w:t>
      </w:r>
    </w:p>
    <w:p w14:paraId="237F77B6" w14:textId="7C829171" w:rsidR="00E33D04" w:rsidRPr="00E33D04" w:rsidRDefault="00E33D04" w:rsidP="00E33D04">
      <w:pPr>
        <w:pStyle w:val="EndNoteBibliography"/>
        <w:ind w:left="720" w:hanging="720"/>
      </w:pPr>
      <w:r w:rsidRPr="00E33D04">
        <w:t xml:space="preserve">Lee, B. D. (2018). Ten simple rules for documenting scientific software. </w:t>
      </w:r>
      <w:r w:rsidRPr="00E33D04">
        <w:rPr>
          <w:i/>
        </w:rPr>
        <w:t>PLoS Comput Biol</w:t>
      </w:r>
      <w:r w:rsidRPr="00E33D04">
        <w:t>,</w:t>
      </w:r>
      <w:r w:rsidRPr="00E33D04">
        <w:rPr>
          <w:i/>
        </w:rPr>
        <w:t xml:space="preserve"> 14</w:t>
      </w:r>
      <w:r w:rsidRPr="00E33D04">
        <w:t xml:space="preserve">(12), e1006561. </w:t>
      </w:r>
      <w:hyperlink r:id="rId59" w:history="1">
        <w:r w:rsidRPr="00E33D04">
          <w:rPr>
            <w:rStyle w:val="Hyperlink"/>
          </w:rPr>
          <w:t>https://doi.org/10.1371/journal.pcbi.1006561</w:t>
        </w:r>
      </w:hyperlink>
      <w:r w:rsidRPr="00E33D04">
        <w:t xml:space="preserve"> </w:t>
      </w:r>
    </w:p>
    <w:p w14:paraId="0F7D8A6A" w14:textId="2ED7A2A3" w:rsidR="00E33D04" w:rsidRPr="001971E7" w:rsidRDefault="00E33D04" w:rsidP="00E33D04">
      <w:pPr>
        <w:pStyle w:val="EndNoteBibliography"/>
        <w:ind w:left="720" w:hanging="720"/>
        <w:rPr>
          <w:lang w:val="nl-NL"/>
        </w:rPr>
      </w:pPr>
      <w:r w:rsidRPr="00E33D04">
        <w:t xml:space="preserve">Lyon, L. (2016). Transparency: The Emerging Third Dimension of Open Science and Open Data. </w:t>
      </w:r>
      <w:r w:rsidRPr="001971E7">
        <w:rPr>
          <w:i/>
          <w:lang w:val="nl-NL"/>
        </w:rPr>
        <w:t>Liber Quarterly</w:t>
      </w:r>
      <w:r w:rsidRPr="001971E7">
        <w:rPr>
          <w:lang w:val="nl-NL"/>
        </w:rPr>
        <w:t>,</w:t>
      </w:r>
      <w:r w:rsidRPr="001971E7">
        <w:rPr>
          <w:i/>
          <w:lang w:val="nl-NL"/>
        </w:rPr>
        <w:t xml:space="preserve"> 25</w:t>
      </w:r>
      <w:r w:rsidRPr="001971E7">
        <w:rPr>
          <w:lang w:val="nl-NL"/>
        </w:rPr>
        <w:t xml:space="preserve">(4), 153-171. </w:t>
      </w:r>
      <w:hyperlink r:id="rId60" w:history="1">
        <w:r w:rsidRPr="001971E7">
          <w:rPr>
            <w:rStyle w:val="Hyperlink"/>
            <w:lang w:val="nl-NL"/>
          </w:rPr>
          <w:t>https://doi.org/10.18352/lq.10113</w:t>
        </w:r>
      </w:hyperlink>
      <w:r w:rsidRPr="001971E7">
        <w:rPr>
          <w:lang w:val="nl-NL"/>
        </w:rPr>
        <w:t xml:space="preserve"> </w:t>
      </w:r>
    </w:p>
    <w:p w14:paraId="16453B12" w14:textId="77777777" w:rsidR="00E33D04" w:rsidRPr="00E33D04" w:rsidRDefault="00E33D04" w:rsidP="00E33D04">
      <w:pPr>
        <w:pStyle w:val="EndNoteBibliography"/>
        <w:ind w:left="720" w:hanging="720"/>
      </w:pPr>
      <w:r w:rsidRPr="001971E7">
        <w:rPr>
          <w:lang w:val="nl-NL"/>
        </w:rPr>
        <w:t xml:space="preserve">Madougou, S., Santcroos, M., Benabdelkader, A., van Schaik, B. D. C., Shahand, S., Korkhov, V., van Kampen, A. H. C., &amp; Olabarriaga, S. D. (2012). </w:t>
      </w:r>
      <w:r w:rsidRPr="00E33D04">
        <w:t xml:space="preserve">Provenance for distributed biomedical workflow execution. </w:t>
      </w:r>
      <w:r w:rsidRPr="00E33D04">
        <w:rPr>
          <w:i/>
        </w:rPr>
        <w:t>Stud Health Technol Inform</w:t>
      </w:r>
      <w:r w:rsidRPr="00E33D04">
        <w:t>,</w:t>
      </w:r>
      <w:r w:rsidRPr="00E33D04">
        <w:rPr>
          <w:i/>
        </w:rPr>
        <w:t xml:space="preserve"> 175</w:t>
      </w:r>
      <w:r w:rsidRPr="00E33D04">
        <w:t xml:space="preserve">, 91-100. </w:t>
      </w:r>
    </w:p>
    <w:p w14:paraId="59D2FF2D" w14:textId="77777777" w:rsidR="00E33D04" w:rsidRPr="00E33D04" w:rsidRDefault="00E33D04" w:rsidP="00E33D04">
      <w:pPr>
        <w:pStyle w:val="EndNoteBibliography"/>
        <w:ind w:left="720" w:hanging="720"/>
      </w:pPr>
      <w:r w:rsidRPr="001971E7">
        <w:rPr>
          <w:lang w:val="nl-NL"/>
        </w:rPr>
        <w:t xml:space="preserve">Mahamune, U., Jongejan, A., Moerland, P. D., &amp; Van Kampen, A. H. C. (In preparation). </w:t>
      </w:r>
      <w:r w:rsidRPr="00E33D04">
        <w:t xml:space="preserve">ENCORE. A reproducibility case study for benchmarking deconvolution methods for spatial transcriptomics. </w:t>
      </w:r>
    </w:p>
    <w:p w14:paraId="31524BAF" w14:textId="5E305A00" w:rsidR="00E33D04" w:rsidRPr="00E33D04" w:rsidRDefault="00E33D04" w:rsidP="00E33D04">
      <w:pPr>
        <w:pStyle w:val="EndNoteBibliography"/>
        <w:ind w:left="720" w:hanging="720"/>
      </w:pPr>
      <w:r w:rsidRPr="00E33D04">
        <w:t xml:space="preserve">Malone, J., Brown, A., Lister, A. L., Ison, J., Hull, D., Parkinson, H., &amp; Stevens, R. (2014). The Software Ontology (SWO): a resource for reproducibility in biomedical data analysis, curation and digital preservation. </w:t>
      </w:r>
      <w:r w:rsidRPr="00E33D04">
        <w:rPr>
          <w:i/>
        </w:rPr>
        <w:t>J Biomed Semantics</w:t>
      </w:r>
      <w:r w:rsidRPr="00E33D04">
        <w:t>,</w:t>
      </w:r>
      <w:r w:rsidRPr="00E33D04">
        <w:rPr>
          <w:i/>
        </w:rPr>
        <w:t xml:space="preserve"> 5</w:t>
      </w:r>
      <w:r w:rsidRPr="00E33D04">
        <w:t xml:space="preserve">, 25. </w:t>
      </w:r>
      <w:hyperlink r:id="rId61" w:history="1">
        <w:r w:rsidRPr="00E33D04">
          <w:rPr>
            <w:rStyle w:val="Hyperlink"/>
          </w:rPr>
          <w:t>https://doi.org/10.1186/2041-1480-5-25</w:t>
        </w:r>
      </w:hyperlink>
      <w:r w:rsidRPr="00E33D04">
        <w:t xml:space="preserve"> </w:t>
      </w:r>
    </w:p>
    <w:p w14:paraId="4C4F5DAE" w14:textId="77777777" w:rsidR="00E33D04" w:rsidRPr="00E33D04" w:rsidRDefault="00E33D04" w:rsidP="00E33D04">
      <w:pPr>
        <w:pStyle w:val="EndNoteBibliography"/>
        <w:ind w:left="720" w:hanging="720"/>
      </w:pPr>
      <w:r w:rsidRPr="00E33D04">
        <w:t xml:space="preserve">Margan, D., &amp; Čandrlić, S. (2015). </w:t>
      </w:r>
      <w:r w:rsidRPr="00E33D04">
        <w:rPr>
          <w:i/>
        </w:rPr>
        <w:t>The success of open source software: A review</w:t>
      </w:r>
      <w:r w:rsidRPr="00E33D04">
        <w:t xml:space="preserve"> 38th International Convention on Information and Communication Technology, Electronics and Microelectronics (MIPRO), IEEE, Opatija </w:t>
      </w:r>
    </w:p>
    <w:p w14:paraId="3A9238EF" w14:textId="58E28FD6" w:rsidR="00E33D04" w:rsidRPr="00E33D04" w:rsidRDefault="00E33D04" w:rsidP="00E33D04">
      <w:pPr>
        <w:pStyle w:val="EndNoteBibliography"/>
        <w:ind w:left="720" w:hanging="720"/>
      </w:pPr>
      <w:r w:rsidRPr="00E33D04">
        <w:t xml:space="preserve">Markdown. (2023). </w:t>
      </w:r>
      <w:r w:rsidRPr="00E33D04">
        <w:rPr>
          <w:i/>
        </w:rPr>
        <w:t>Everything you need to learn Markdown</w:t>
      </w:r>
      <w:r w:rsidRPr="00E33D04">
        <w:t xml:space="preserve">. Retrieved 28 July 2023 from </w:t>
      </w:r>
      <w:hyperlink r:id="rId62" w:history="1">
        <w:r w:rsidRPr="00E33D04">
          <w:rPr>
            <w:rStyle w:val="Hyperlink"/>
          </w:rPr>
          <w:t>https://www.markdownguide.org/about/</w:t>
        </w:r>
      </w:hyperlink>
    </w:p>
    <w:p w14:paraId="6CE2A92D" w14:textId="63473010" w:rsidR="00E33D04" w:rsidRPr="00E33D04" w:rsidRDefault="00E33D04" w:rsidP="00E33D04">
      <w:pPr>
        <w:pStyle w:val="EndNoteBibliography"/>
        <w:ind w:left="720" w:hanging="720"/>
      </w:pPr>
      <w:r w:rsidRPr="00E33D04">
        <w:t xml:space="preserve">Markowetz, F. (2015). Five selfish reasons to work reproducibly. </w:t>
      </w:r>
      <w:r w:rsidRPr="00E33D04">
        <w:rPr>
          <w:i/>
        </w:rPr>
        <w:t>Genome Biol</w:t>
      </w:r>
      <w:r w:rsidRPr="00E33D04">
        <w:t>,</w:t>
      </w:r>
      <w:r w:rsidRPr="00E33D04">
        <w:rPr>
          <w:i/>
        </w:rPr>
        <w:t xml:space="preserve"> 16</w:t>
      </w:r>
      <w:r w:rsidRPr="00E33D04">
        <w:t xml:space="preserve">, 274. </w:t>
      </w:r>
      <w:hyperlink r:id="rId63" w:history="1">
        <w:r w:rsidRPr="00E33D04">
          <w:rPr>
            <w:rStyle w:val="Hyperlink"/>
          </w:rPr>
          <w:t>https://doi.org/10.1186/s13059-015-0850-7</w:t>
        </w:r>
      </w:hyperlink>
      <w:r w:rsidRPr="00E33D04">
        <w:t xml:space="preserve"> </w:t>
      </w:r>
    </w:p>
    <w:p w14:paraId="6C3F7BC9" w14:textId="77777777" w:rsidR="00E33D04" w:rsidRPr="00E33D04" w:rsidRDefault="00E33D04" w:rsidP="00E33D04">
      <w:pPr>
        <w:pStyle w:val="EndNoteBibliography"/>
        <w:ind w:left="720" w:hanging="720"/>
      </w:pPr>
      <w:r w:rsidRPr="00E33D04">
        <w:t xml:space="preserve">Martin, R. C. (2008). </w:t>
      </w:r>
      <w:r w:rsidRPr="00E33D04">
        <w:rPr>
          <w:i/>
        </w:rPr>
        <w:t>Clean Code: A Handbook of Agile Software Craftsmanship</w:t>
      </w:r>
      <w:r w:rsidRPr="00E33D04">
        <w:t xml:space="preserve">. Pearson. </w:t>
      </w:r>
    </w:p>
    <w:p w14:paraId="7C7CA670" w14:textId="488182BB" w:rsidR="00E33D04" w:rsidRPr="00E33D04" w:rsidRDefault="00E33D04" w:rsidP="00E33D04">
      <w:pPr>
        <w:pStyle w:val="EndNoteBibliography"/>
        <w:ind w:left="720" w:hanging="720"/>
      </w:pPr>
      <w:r w:rsidRPr="00E33D04">
        <w:t xml:space="preserve">Martinez-Ortiz, C., Martinez Lavanchy, P., Sesink, L., Olivier, B. G., Meakin, J., de Jong, M., &amp; Cruz, M. (2023). </w:t>
      </w:r>
      <w:r w:rsidRPr="00E33D04">
        <w:rPr>
          <w:i/>
        </w:rPr>
        <w:t>Practical guide to Software Management Plans (1.1)</w:t>
      </w:r>
      <w:r w:rsidRPr="00E33D04">
        <w:t xml:space="preserve">. </w:t>
      </w:r>
      <w:hyperlink r:id="rId64" w:history="1">
        <w:r w:rsidRPr="00E33D04">
          <w:rPr>
            <w:rStyle w:val="Hyperlink"/>
          </w:rPr>
          <w:t>https://zenodo.org/record/7589725</w:t>
        </w:r>
      </w:hyperlink>
    </w:p>
    <w:p w14:paraId="0D8BB81A" w14:textId="557C13E7" w:rsidR="00E33D04" w:rsidRPr="001971E7" w:rsidRDefault="00E33D04" w:rsidP="00E33D04">
      <w:pPr>
        <w:pStyle w:val="EndNoteBibliography"/>
        <w:ind w:left="720" w:hanging="720"/>
        <w:rPr>
          <w:lang w:val="nl-NL"/>
        </w:rPr>
      </w:pPr>
      <w:r w:rsidRPr="00E33D04">
        <w:t xml:space="preserve">Mendes, P. (2018). Reproducible Research Using Biomodels. </w:t>
      </w:r>
      <w:r w:rsidRPr="001971E7">
        <w:rPr>
          <w:i/>
          <w:lang w:val="nl-NL"/>
        </w:rPr>
        <w:t>Bull Math Biol</w:t>
      </w:r>
      <w:r w:rsidRPr="001971E7">
        <w:rPr>
          <w:lang w:val="nl-NL"/>
        </w:rPr>
        <w:t>,</w:t>
      </w:r>
      <w:r w:rsidRPr="001971E7">
        <w:rPr>
          <w:i/>
          <w:lang w:val="nl-NL"/>
        </w:rPr>
        <w:t xml:space="preserve"> 80</w:t>
      </w:r>
      <w:r w:rsidRPr="001971E7">
        <w:rPr>
          <w:lang w:val="nl-NL"/>
        </w:rPr>
        <w:t xml:space="preserve">(12), 3081-3087. </w:t>
      </w:r>
      <w:hyperlink r:id="rId65" w:history="1">
        <w:r w:rsidRPr="001971E7">
          <w:rPr>
            <w:rStyle w:val="Hyperlink"/>
            <w:lang w:val="nl-NL"/>
          </w:rPr>
          <w:t>https://doi.org/10.1007/s11538-018-0498-z</w:t>
        </w:r>
      </w:hyperlink>
      <w:r w:rsidRPr="001971E7">
        <w:rPr>
          <w:lang w:val="nl-NL"/>
        </w:rPr>
        <w:t xml:space="preserve"> </w:t>
      </w:r>
    </w:p>
    <w:p w14:paraId="65BF6EE6" w14:textId="250F3055" w:rsidR="00E33D04" w:rsidRPr="00E33D04" w:rsidRDefault="00E33D04" w:rsidP="00E33D04">
      <w:pPr>
        <w:pStyle w:val="EndNoteBibliography"/>
        <w:ind w:left="720" w:hanging="720"/>
      </w:pPr>
      <w:r w:rsidRPr="001971E7">
        <w:rPr>
          <w:lang w:val="nl-NL"/>
        </w:rPr>
        <w:t xml:space="preserve">Merino Tejero, E., Lashgari, D., Garcia-Valiente, R., Gao, X., Crauste, F., Robert, P. A., Meyer-Hermann, M., Martinez, M. R., van Ham, S. M., Guikema, J. E. J., Hoefsloot, H., &amp; van Kampen, A. H. C. (2020). </w:t>
      </w:r>
      <w:r w:rsidRPr="00E33D04">
        <w:t xml:space="preserve">Multiscale Modeling of Germinal Center Recapitulates the Temporal Transition From Memory B Cells to Plasma Cells Differentiation as Regulated by Antigen Affinity-Based Tfh Cell Help. </w:t>
      </w:r>
      <w:r w:rsidRPr="00E33D04">
        <w:rPr>
          <w:i/>
        </w:rPr>
        <w:t>Front Immunol</w:t>
      </w:r>
      <w:r w:rsidRPr="00E33D04">
        <w:t>,</w:t>
      </w:r>
      <w:r w:rsidRPr="00E33D04">
        <w:rPr>
          <w:i/>
        </w:rPr>
        <w:t xml:space="preserve"> 11</w:t>
      </w:r>
      <w:r w:rsidRPr="00E33D04">
        <w:t xml:space="preserve">, 620716. </w:t>
      </w:r>
      <w:hyperlink r:id="rId66" w:history="1">
        <w:r w:rsidRPr="00E33D04">
          <w:rPr>
            <w:rStyle w:val="Hyperlink"/>
          </w:rPr>
          <w:t>https://doi.org/10.3389/fimmu.2020.620716</w:t>
        </w:r>
      </w:hyperlink>
      <w:r w:rsidRPr="00E33D04">
        <w:t xml:space="preserve"> </w:t>
      </w:r>
    </w:p>
    <w:p w14:paraId="636FC6FC" w14:textId="1265A265" w:rsidR="00E33D04" w:rsidRPr="00E33D04" w:rsidRDefault="00E33D04" w:rsidP="00E33D04">
      <w:pPr>
        <w:pStyle w:val="EndNoteBibliography"/>
        <w:ind w:left="720" w:hanging="720"/>
      </w:pPr>
      <w:r w:rsidRPr="00E33D04">
        <w:t xml:space="preserve">Milkowski, M., Hensel, W. M., &amp; Hohol, M. (2018). Replicability or reproducibility? On the replication crisis in computational neuroscience and sharing only relevant detail. </w:t>
      </w:r>
      <w:r w:rsidRPr="00E33D04">
        <w:rPr>
          <w:i/>
        </w:rPr>
        <w:t>J Comput Neurosci</w:t>
      </w:r>
      <w:r w:rsidRPr="00E33D04">
        <w:t>,</w:t>
      </w:r>
      <w:r w:rsidRPr="00E33D04">
        <w:rPr>
          <w:i/>
        </w:rPr>
        <w:t xml:space="preserve"> 45</w:t>
      </w:r>
      <w:r w:rsidRPr="00E33D04">
        <w:t xml:space="preserve">(3), 163-172. </w:t>
      </w:r>
      <w:hyperlink r:id="rId67" w:history="1">
        <w:r w:rsidRPr="00E33D04">
          <w:rPr>
            <w:rStyle w:val="Hyperlink"/>
          </w:rPr>
          <w:t>https://doi.org/10.1007/s10827-018-0702-z</w:t>
        </w:r>
      </w:hyperlink>
      <w:r w:rsidRPr="00E33D04">
        <w:t xml:space="preserve"> </w:t>
      </w:r>
    </w:p>
    <w:p w14:paraId="03197514" w14:textId="08B43729" w:rsidR="00E33D04" w:rsidRPr="00E33D04" w:rsidRDefault="00E33D04" w:rsidP="00E33D04">
      <w:pPr>
        <w:pStyle w:val="EndNoteBibliography"/>
        <w:ind w:left="720" w:hanging="720"/>
      </w:pPr>
      <w:r w:rsidRPr="00E33D04">
        <w:t xml:space="preserve">Molder, F., Jablonski, K. P., Letcher, B., Hall, M. B., Tomkins-Tinch, C. H., Sochat, V., Forster, J., Lee, S., Twardziok, S. O., Kanitz, A., Wilm, A., Holtgrewe, M., Rahmann, S., Nahnsen, S., &amp; Koster, J. (2021). Sustainable data analysis with Snakemake. </w:t>
      </w:r>
      <w:r w:rsidRPr="00E33D04">
        <w:rPr>
          <w:i/>
        </w:rPr>
        <w:t>F1000Res</w:t>
      </w:r>
      <w:r w:rsidRPr="00E33D04">
        <w:t>,</w:t>
      </w:r>
      <w:r w:rsidRPr="00E33D04">
        <w:rPr>
          <w:i/>
        </w:rPr>
        <w:t xml:space="preserve"> 10</w:t>
      </w:r>
      <w:r w:rsidRPr="00E33D04">
        <w:t xml:space="preserve">, 33. </w:t>
      </w:r>
      <w:hyperlink r:id="rId68" w:history="1">
        <w:r w:rsidRPr="00E33D04">
          <w:rPr>
            <w:rStyle w:val="Hyperlink"/>
          </w:rPr>
          <w:t>https://doi.org/10.12688/f1000research.29032.2</w:t>
        </w:r>
      </w:hyperlink>
      <w:r w:rsidRPr="00E33D04">
        <w:t xml:space="preserve"> </w:t>
      </w:r>
    </w:p>
    <w:p w14:paraId="54D52F46" w14:textId="058B0624" w:rsidR="00E33D04" w:rsidRPr="00E33D04" w:rsidRDefault="00E33D04" w:rsidP="00E33D04">
      <w:pPr>
        <w:pStyle w:val="EndNoteBibliography"/>
        <w:ind w:left="720" w:hanging="720"/>
      </w:pPr>
      <w:r w:rsidRPr="00E33D04">
        <w:t xml:space="preserve">National Academies of Sciences, E., &amp; Medicine. (2019). </w:t>
      </w:r>
      <w:r w:rsidRPr="00E33D04">
        <w:rPr>
          <w:i/>
        </w:rPr>
        <w:t>Reproducibility and Replicability in Science</w:t>
      </w:r>
      <w:r w:rsidRPr="00E33D04">
        <w:t xml:space="preserve">. The National Academies Press. </w:t>
      </w:r>
      <w:hyperlink r:id="rId69" w:history="1">
        <w:r w:rsidRPr="00E33D04">
          <w:rPr>
            <w:rStyle w:val="Hyperlink"/>
          </w:rPr>
          <w:t>https://doi.org/doi:10.17226/25303</w:t>
        </w:r>
      </w:hyperlink>
      <w:r w:rsidRPr="00E33D04">
        <w:t xml:space="preserve"> </w:t>
      </w:r>
    </w:p>
    <w:p w14:paraId="78CD3387" w14:textId="2292FD53" w:rsidR="00E33D04" w:rsidRPr="00E33D04" w:rsidRDefault="00E33D04" w:rsidP="00E33D04">
      <w:pPr>
        <w:pStyle w:val="EndNoteBibliography"/>
        <w:ind w:left="720" w:hanging="720"/>
      </w:pPr>
      <w:r w:rsidRPr="00E33D04">
        <w:t xml:space="preserve">Nature. (2023a). </w:t>
      </w:r>
      <w:r w:rsidRPr="00E33D04">
        <w:rPr>
          <w:i/>
        </w:rPr>
        <w:t>Availability and peer review of computer code and algorithm</w:t>
      </w:r>
      <w:r w:rsidRPr="00E33D04">
        <w:t xml:space="preserve">. Retrieved March 2023 from </w:t>
      </w:r>
      <w:hyperlink r:id="rId70" w:anchor="availability-of-computer-code" w:history="1">
        <w:r w:rsidRPr="00E33D04">
          <w:rPr>
            <w:rStyle w:val="Hyperlink"/>
          </w:rPr>
          <w:t>https://www.nature.com/nature-portfolio/editorial-policies/reporting-standards#availability-of-computer-code</w:t>
        </w:r>
      </w:hyperlink>
    </w:p>
    <w:p w14:paraId="6CC97EE2" w14:textId="13038594" w:rsidR="00E33D04" w:rsidRPr="00E33D04" w:rsidRDefault="00E33D04" w:rsidP="00E33D04">
      <w:pPr>
        <w:pStyle w:val="EndNoteBibliography"/>
        <w:ind w:left="720" w:hanging="720"/>
      </w:pPr>
      <w:r w:rsidRPr="00E33D04">
        <w:t xml:space="preserve">Nature. (2023b). </w:t>
      </w:r>
      <w:r w:rsidRPr="00E33D04">
        <w:rPr>
          <w:i/>
        </w:rPr>
        <w:t>Reporting Summary,</w:t>
      </w:r>
      <w:r w:rsidRPr="00E33D04">
        <w:t xml:space="preserve">. Retrieved March 2023 from </w:t>
      </w:r>
      <w:hyperlink r:id="rId71" w:history="1">
        <w:r w:rsidRPr="00E33D04">
          <w:rPr>
            <w:rStyle w:val="Hyperlink"/>
          </w:rPr>
          <w:t>https://www.nature.com/documents/nr-reporting-summary-flat.pdf</w:t>
        </w:r>
      </w:hyperlink>
    </w:p>
    <w:p w14:paraId="20C668DE" w14:textId="1AEA8D2F" w:rsidR="00E33D04" w:rsidRPr="00E33D04" w:rsidRDefault="00E33D04" w:rsidP="00E33D04">
      <w:pPr>
        <w:pStyle w:val="EndNoteBibliography"/>
        <w:ind w:left="720" w:hanging="720"/>
      </w:pPr>
      <w:r w:rsidRPr="00E33D04">
        <w:t xml:space="preserve">Noble, W. S. (2009). A quick guide to organizing computational biology projects. </w:t>
      </w:r>
      <w:r w:rsidRPr="00E33D04">
        <w:rPr>
          <w:i/>
        </w:rPr>
        <w:t>PLoS Comput Biol</w:t>
      </w:r>
      <w:r w:rsidRPr="00E33D04">
        <w:t>,</w:t>
      </w:r>
      <w:r w:rsidRPr="00E33D04">
        <w:rPr>
          <w:i/>
        </w:rPr>
        <w:t xml:space="preserve"> 5</w:t>
      </w:r>
      <w:r w:rsidRPr="00E33D04">
        <w:t xml:space="preserve">(7), e1000424. </w:t>
      </w:r>
      <w:hyperlink r:id="rId72" w:history="1">
        <w:r w:rsidRPr="00E33D04">
          <w:rPr>
            <w:rStyle w:val="Hyperlink"/>
          </w:rPr>
          <w:t>https://doi.org/10.1371/journal.pcbi.1000424</w:t>
        </w:r>
      </w:hyperlink>
      <w:r w:rsidRPr="00E33D04">
        <w:t xml:space="preserve"> </w:t>
      </w:r>
    </w:p>
    <w:p w14:paraId="11E228CD" w14:textId="03C99C05" w:rsidR="00E33D04" w:rsidRPr="00E33D04" w:rsidRDefault="00E33D04" w:rsidP="00E33D04">
      <w:pPr>
        <w:pStyle w:val="EndNoteBibliography"/>
        <w:ind w:left="720" w:hanging="720"/>
      </w:pPr>
      <w:r w:rsidRPr="00E33D04">
        <w:t xml:space="preserve">Nust, D., Sochat, V., Marwick, B., Eglen, S. J., Head, T., Hirst, T., &amp; Evans, B. D. (2020). Ten simple rules for writing Dockerfiles for reproducible data science. </w:t>
      </w:r>
      <w:r w:rsidRPr="00E33D04">
        <w:rPr>
          <w:i/>
        </w:rPr>
        <w:t>PLoS Comput Biol</w:t>
      </w:r>
      <w:r w:rsidRPr="00E33D04">
        <w:t>,</w:t>
      </w:r>
      <w:r w:rsidRPr="00E33D04">
        <w:rPr>
          <w:i/>
        </w:rPr>
        <w:t xml:space="preserve"> 16</w:t>
      </w:r>
      <w:r w:rsidRPr="00E33D04">
        <w:t xml:space="preserve">(11), e1008316. </w:t>
      </w:r>
      <w:hyperlink r:id="rId73" w:history="1">
        <w:r w:rsidRPr="00E33D04">
          <w:rPr>
            <w:rStyle w:val="Hyperlink"/>
          </w:rPr>
          <w:t>https://doi.org/10.1371/journal.pcbi.1008316</w:t>
        </w:r>
      </w:hyperlink>
      <w:r w:rsidRPr="00E33D04">
        <w:t xml:space="preserve"> </w:t>
      </w:r>
    </w:p>
    <w:p w14:paraId="46799CDF" w14:textId="3E80E21D" w:rsidR="00E33D04" w:rsidRPr="00E33D04" w:rsidRDefault="00E33D04" w:rsidP="00E33D04">
      <w:pPr>
        <w:pStyle w:val="EndNoteBibliography"/>
        <w:ind w:left="720" w:hanging="720"/>
      </w:pPr>
      <w:r w:rsidRPr="00E33D04">
        <w:t xml:space="preserve">Open Source Initiative. (2023). </w:t>
      </w:r>
      <w:r w:rsidRPr="00E33D04">
        <w:rPr>
          <w:i/>
        </w:rPr>
        <w:t>OSI Approved Licenses</w:t>
      </w:r>
      <w:r w:rsidRPr="00E33D04">
        <w:t xml:space="preserve">. Retrieved March 2023 from </w:t>
      </w:r>
      <w:hyperlink r:id="rId74" w:history="1">
        <w:r w:rsidRPr="00E33D04">
          <w:rPr>
            <w:rStyle w:val="Hyperlink"/>
          </w:rPr>
          <w:t>https://opensource.org/licenses/</w:t>
        </w:r>
      </w:hyperlink>
    </w:p>
    <w:p w14:paraId="5A6290E0" w14:textId="333352AE" w:rsidR="00E33D04" w:rsidRPr="00E33D04" w:rsidRDefault="00E33D04" w:rsidP="00E33D04">
      <w:pPr>
        <w:pStyle w:val="EndNoteBibliography"/>
        <w:ind w:left="720" w:hanging="720"/>
      </w:pPr>
      <w:r w:rsidRPr="00E33D04">
        <w:t xml:space="preserve">Osiris. (2024). </w:t>
      </w:r>
      <w:r w:rsidRPr="00E33D04">
        <w:rPr>
          <w:i/>
        </w:rPr>
        <w:t>Open Science to Increase Reproducibility in Science</w:t>
      </w:r>
      <w:r w:rsidRPr="00E33D04">
        <w:t xml:space="preserve">. Retrieved 13 February 2024 from </w:t>
      </w:r>
      <w:hyperlink r:id="rId75" w:history="1">
        <w:r w:rsidRPr="00E33D04">
          <w:rPr>
            <w:rStyle w:val="Hyperlink"/>
          </w:rPr>
          <w:t>https://osiris4r.eu/</w:t>
        </w:r>
      </w:hyperlink>
    </w:p>
    <w:p w14:paraId="2EB9923D" w14:textId="703D3047" w:rsidR="00E33D04" w:rsidRPr="00E33D04" w:rsidRDefault="00E33D04" w:rsidP="00E33D04">
      <w:pPr>
        <w:pStyle w:val="EndNoteBibliography"/>
        <w:ind w:left="720" w:hanging="720"/>
      </w:pPr>
      <w:r w:rsidRPr="00E33D04">
        <w:t xml:space="preserve">Papin, J. A., Mac Gabhann, F., Sauro, H. M., Nickerson, D., &amp; Rampadarath, A. (2020). Improving reproducibility in computational biology research. </w:t>
      </w:r>
      <w:r w:rsidRPr="00E33D04">
        <w:rPr>
          <w:i/>
        </w:rPr>
        <w:t>PLoS Comput Biol</w:t>
      </w:r>
      <w:r w:rsidRPr="00E33D04">
        <w:t>,</w:t>
      </w:r>
      <w:r w:rsidRPr="00E33D04">
        <w:rPr>
          <w:i/>
        </w:rPr>
        <w:t xml:space="preserve"> 16</w:t>
      </w:r>
      <w:r w:rsidRPr="00E33D04">
        <w:t xml:space="preserve">(5), e1007881. </w:t>
      </w:r>
      <w:hyperlink r:id="rId76" w:history="1">
        <w:r w:rsidRPr="00E33D04">
          <w:rPr>
            <w:rStyle w:val="Hyperlink"/>
          </w:rPr>
          <w:t>https://doi.org/10.1371/journal.pcbi.1007881</w:t>
        </w:r>
      </w:hyperlink>
      <w:r w:rsidRPr="00E33D04">
        <w:t xml:space="preserve"> </w:t>
      </w:r>
    </w:p>
    <w:p w14:paraId="463044AC" w14:textId="5DA8BBD6" w:rsidR="00E33D04" w:rsidRPr="00E33D04" w:rsidRDefault="00E33D04" w:rsidP="00E33D04">
      <w:pPr>
        <w:pStyle w:val="EndNoteBibliography"/>
        <w:ind w:left="720" w:hanging="720"/>
      </w:pPr>
      <w:r w:rsidRPr="001971E7">
        <w:rPr>
          <w:lang w:val="nl-NL"/>
        </w:rPr>
        <w:t xml:space="preserve">Patil, P., Peng, R. D., &amp; Leek, J. T. (2019). </w:t>
      </w:r>
      <w:r w:rsidRPr="00E33D04">
        <w:t xml:space="preserve">A visual tool for defining reproducibility and replicability. </w:t>
      </w:r>
      <w:r w:rsidRPr="00E33D04">
        <w:rPr>
          <w:i/>
        </w:rPr>
        <w:t>Nat Hum Behav</w:t>
      </w:r>
      <w:r w:rsidRPr="00E33D04">
        <w:t>,</w:t>
      </w:r>
      <w:r w:rsidRPr="00E33D04">
        <w:rPr>
          <w:i/>
        </w:rPr>
        <w:t xml:space="preserve"> 3</w:t>
      </w:r>
      <w:r w:rsidRPr="00E33D04">
        <w:t xml:space="preserve">(7), 650-652. </w:t>
      </w:r>
      <w:hyperlink r:id="rId77" w:history="1">
        <w:r w:rsidRPr="00E33D04">
          <w:rPr>
            <w:rStyle w:val="Hyperlink"/>
          </w:rPr>
          <w:t>https://doi.org/10.1038/s41562-019-0629-z</w:t>
        </w:r>
      </w:hyperlink>
      <w:r w:rsidRPr="00E33D04">
        <w:t xml:space="preserve"> </w:t>
      </w:r>
    </w:p>
    <w:p w14:paraId="7A983B0F" w14:textId="73F27398" w:rsidR="00E33D04" w:rsidRPr="00E33D04" w:rsidRDefault="00E33D04" w:rsidP="00E33D04">
      <w:pPr>
        <w:pStyle w:val="EndNoteBibliography"/>
        <w:ind w:left="720" w:hanging="720"/>
      </w:pPr>
      <w:r w:rsidRPr="00E33D04">
        <w:t xml:space="preserve">Perez-Riverol, Y., Gatto, L., Wang, R., Sachsenberg, T., Uszkoreit, J., Leprevost Fda, V., Fufezan, C., Ternent, T., Eglen, S. J., Katz, D. S., Pollard, T. J., Konovalov, A., Flight, R. M., Blin, K., &amp; Vizcaino, J. A. (2016). Ten Simple Rules for Taking Advantage of Git and GitHub. </w:t>
      </w:r>
      <w:r w:rsidRPr="00E33D04">
        <w:rPr>
          <w:i/>
        </w:rPr>
        <w:t>PLoS Comput Biol</w:t>
      </w:r>
      <w:r w:rsidRPr="00E33D04">
        <w:t>,</w:t>
      </w:r>
      <w:r w:rsidRPr="00E33D04">
        <w:rPr>
          <w:i/>
        </w:rPr>
        <w:t xml:space="preserve"> 12</w:t>
      </w:r>
      <w:r w:rsidRPr="00E33D04">
        <w:t xml:space="preserve">(7), e1004947. </w:t>
      </w:r>
      <w:hyperlink r:id="rId78" w:history="1">
        <w:r w:rsidRPr="00E33D04">
          <w:rPr>
            <w:rStyle w:val="Hyperlink"/>
          </w:rPr>
          <w:t>https://doi.org/10.1371/journal.pcbi.1004947</w:t>
        </w:r>
      </w:hyperlink>
      <w:r w:rsidRPr="00E33D04">
        <w:t xml:space="preserve"> </w:t>
      </w:r>
    </w:p>
    <w:p w14:paraId="7467EDE2" w14:textId="75E2FF65" w:rsidR="00E33D04" w:rsidRPr="00E33D04" w:rsidRDefault="00E33D04" w:rsidP="00E33D04">
      <w:pPr>
        <w:pStyle w:val="EndNoteBibliography"/>
        <w:ind w:left="720" w:hanging="720"/>
      </w:pPr>
      <w:r w:rsidRPr="00E33D04">
        <w:t xml:space="preserve">Plesser, H. E. (2017). Reproducibility vs. Replicability: A Brief History of a Confused Terminology. </w:t>
      </w:r>
      <w:r w:rsidRPr="00E33D04">
        <w:rPr>
          <w:i/>
        </w:rPr>
        <w:t>Front Neuroinform</w:t>
      </w:r>
      <w:r w:rsidRPr="00E33D04">
        <w:t>,</w:t>
      </w:r>
      <w:r w:rsidRPr="00E33D04">
        <w:rPr>
          <w:i/>
        </w:rPr>
        <w:t xml:space="preserve"> 11</w:t>
      </w:r>
      <w:r w:rsidRPr="00E33D04">
        <w:t xml:space="preserve">, 76. </w:t>
      </w:r>
      <w:hyperlink r:id="rId79" w:history="1">
        <w:r w:rsidRPr="00E33D04">
          <w:rPr>
            <w:rStyle w:val="Hyperlink"/>
          </w:rPr>
          <w:t>https://doi.org/10.3389/fninf.2017.00076</w:t>
        </w:r>
      </w:hyperlink>
      <w:r w:rsidRPr="00E33D04">
        <w:t xml:space="preserve"> </w:t>
      </w:r>
    </w:p>
    <w:p w14:paraId="3589131B" w14:textId="3E556626" w:rsidR="00E33D04" w:rsidRPr="00E33D04" w:rsidRDefault="00E33D04" w:rsidP="00E33D04">
      <w:pPr>
        <w:pStyle w:val="EndNoteBibliography"/>
        <w:ind w:left="720" w:hanging="720"/>
      </w:pPr>
      <w:r w:rsidRPr="00E33D04">
        <w:t xml:space="preserve">PLOS Computational Biology. (2023). </w:t>
      </w:r>
      <w:r w:rsidRPr="00E33D04">
        <w:rPr>
          <w:i/>
        </w:rPr>
        <w:t>Material, Software, and Code Sharing</w:t>
      </w:r>
      <w:r w:rsidRPr="00E33D04">
        <w:t xml:space="preserve">. Retrieved March 2023 from </w:t>
      </w:r>
      <w:hyperlink r:id="rId80" w:history="1">
        <w:r w:rsidRPr="00E33D04">
          <w:rPr>
            <w:rStyle w:val="Hyperlink"/>
          </w:rPr>
          <w:t>https://journals.plos.org/ploscompbiol/s/materials-software-and-code-sharing</w:t>
        </w:r>
      </w:hyperlink>
    </w:p>
    <w:p w14:paraId="59BD1BAF" w14:textId="3C499555" w:rsidR="00E33D04" w:rsidRPr="00E33D04" w:rsidRDefault="00E33D04" w:rsidP="00E33D04">
      <w:pPr>
        <w:pStyle w:val="EndNoteBibliography"/>
        <w:ind w:left="720" w:hanging="720"/>
      </w:pPr>
      <w:r w:rsidRPr="00E33D04">
        <w:t xml:space="preserve">Pulverer, B. (2018). Open Access-or Open Science? </w:t>
      </w:r>
      <w:r w:rsidRPr="00E33D04">
        <w:rPr>
          <w:i/>
        </w:rPr>
        <w:t>EMBO J</w:t>
      </w:r>
      <w:r w:rsidRPr="00E33D04">
        <w:t>,</w:t>
      </w:r>
      <w:r w:rsidRPr="00E33D04">
        <w:rPr>
          <w:i/>
        </w:rPr>
        <w:t xml:space="preserve"> 37</w:t>
      </w:r>
      <w:r w:rsidRPr="00E33D04">
        <w:t xml:space="preserve">(24). </w:t>
      </w:r>
      <w:hyperlink r:id="rId81" w:history="1">
        <w:r w:rsidRPr="00E33D04">
          <w:rPr>
            <w:rStyle w:val="Hyperlink"/>
          </w:rPr>
          <w:t>https://doi.org/10.15252/embj.2018101215</w:t>
        </w:r>
      </w:hyperlink>
      <w:r w:rsidRPr="00E33D04">
        <w:t xml:space="preserve"> </w:t>
      </w:r>
    </w:p>
    <w:p w14:paraId="0286FF1D" w14:textId="45428411" w:rsidR="00E33D04" w:rsidRPr="00E33D04" w:rsidRDefault="00E33D04" w:rsidP="00E33D04">
      <w:pPr>
        <w:pStyle w:val="EndNoteBibliography"/>
        <w:ind w:left="720" w:hanging="720"/>
      </w:pPr>
      <w:r w:rsidRPr="00E33D04">
        <w:t xml:space="preserve">Python Style Guide. (2024).  Retrieved 14 February 2024 from </w:t>
      </w:r>
      <w:hyperlink r:id="rId82" w:history="1">
        <w:r w:rsidRPr="00E33D04">
          <w:rPr>
            <w:rStyle w:val="Hyperlink"/>
          </w:rPr>
          <w:t>https://www.python.org/doc/essays/styleguide/</w:t>
        </w:r>
      </w:hyperlink>
    </w:p>
    <w:p w14:paraId="5CD533F5" w14:textId="53658CED" w:rsidR="00E33D04" w:rsidRPr="00E33D04" w:rsidRDefault="00E33D04" w:rsidP="00E33D04">
      <w:pPr>
        <w:pStyle w:val="EndNoteBibliography"/>
        <w:ind w:left="720" w:hanging="720"/>
      </w:pPr>
      <w:r w:rsidRPr="00E33D04">
        <w:t xml:space="preserve">r2readthedocs. (2023). </w:t>
      </w:r>
      <w:r w:rsidRPr="00E33D04">
        <w:rPr>
          <w:i/>
        </w:rPr>
        <w:t>Convert R package documentation to a ‘readthedocs’ website.</w:t>
      </w:r>
      <w:r w:rsidRPr="00E33D04">
        <w:t xml:space="preserve"> Retrieved August 2023 from </w:t>
      </w:r>
      <w:hyperlink r:id="rId83" w:history="1">
        <w:r w:rsidRPr="00E33D04">
          <w:rPr>
            <w:rStyle w:val="Hyperlink"/>
          </w:rPr>
          <w:t>https://github.com/ropenscilabs/r2readthedocs/</w:t>
        </w:r>
      </w:hyperlink>
    </w:p>
    <w:p w14:paraId="44ABFB37" w14:textId="489CEA7D" w:rsidR="00E33D04" w:rsidRPr="00E33D04" w:rsidRDefault="00E33D04" w:rsidP="00E33D04">
      <w:pPr>
        <w:pStyle w:val="EndNoteBibliography"/>
        <w:ind w:left="720" w:hanging="720"/>
      </w:pPr>
      <w:r w:rsidRPr="00E33D04">
        <w:t xml:space="preserve">Ram, K. (2013). Git can facilitate greater reproducibility and increased transparency in science. </w:t>
      </w:r>
      <w:r w:rsidRPr="00E33D04">
        <w:rPr>
          <w:i/>
        </w:rPr>
        <w:t>Source Code Biol Med</w:t>
      </w:r>
      <w:r w:rsidRPr="00E33D04">
        <w:t>,</w:t>
      </w:r>
      <w:r w:rsidRPr="00E33D04">
        <w:rPr>
          <w:i/>
        </w:rPr>
        <w:t xml:space="preserve"> 8</w:t>
      </w:r>
      <w:r w:rsidRPr="00E33D04">
        <w:t xml:space="preserve">(1), 7. </w:t>
      </w:r>
      <w:hyperlink r:id="rId84" w:history="1">
        <w:r w:rsidRPr="00E33D04">
          <w:rPr>
            <w:rStyle w:val="Hyperlink"/>
          </w:rPr>
          <w:t>https://doi.org/10.1186/1751-0473-8-7</w:t>
        </w:r>
      </w:hyperlink>
      <w:r w:rsidRPr="00E33D04">
        <w:t xml:space="preserve"> </w:t>
      </w:r>
    </w:p>
    <w:p w14:paraId="612EC0E5" w14:textId="6BE0D7B5" w:rsidR="00E33D04" w:rsidRPr="00E33D04" w:rsidRDefault="00E33D04" w:rsidP="00E33D04">
      <w:pPr>
        <w:pStyle w:val="EndNoteBibliography"/>
        <w:ind w:left="720" w:hanging="720"/>
      </w:pPr>
      <w:r w:rsidRPr="00E33D04">
        <w:t xml:space="preserve">Rigden, D. J., &amp; Fernandez, X. M. (2023). The 2023 Nucleic Acids Research Database Issue and the online molecular biology database collection. </w:t>
      </w:r>
      <w:r w:rsidRPr="00E33D04">
        <w:rPr>
          <w:i/>
        </w:rPr>
        <w:t>Nucleic Acids Res</w:t>
      </w:r>
      <w:r w:rsidRPr="00E33D04">
        <w:t>,</w:t>
      </w:r>
      <w:r w:rsidRPr="00E33D04">
        <w:rPr>
          <w:i/>
        </w:rPr>
        <w:t xml:space="preserve"> 51</w:t>
      </w:r>
      <w:r w:rsidRPr="00E33D04">
        <w:t xml:space="preserve">(D1), D1-D8. </w:t>
      </w:r>
      <w:hyperlink r:id="rId85" w:history="1">
        <w:r w:rsidRPr="00E33D04">
          <w:rPr>
            <w:rStyle w:val="Hyperlink"/>
          </w:rPr>
          <w:t>https://doi.org/10.1093/nar/gkac1186</w:t>
        </w:r>
      </w:hyperlink>
      <w:r w:rsidRPr="00E33D04">
        <w:t xml:space="preserve"> </w:t>
      </w:r>
    </w:p>
    <w:p w14:paraId="0E6613CE" w14:textId="05996E25" w:rsidR="00E33D04" w:rsidRPr="00E33D04" w:rsidRDefault="00E33D04" w:rsidP="00E33D04">
      <w:pPr>
        <w:pStyle w:val="EndNoteBibliography"/>
        <w:ind w:left="720" w:hanging="720"/>
      </w:pPr>
      <w:r w:rsidRPr="00E33D04">
        <w:t xml:space="preserve">Roxygen2. (2023). </w:t>
      </w:r>
      <w:r w:rsidRPr="00E33D04">
        <w:rPr>
          <w:i/>
        </w:rPr>
        <w:t>Dynamic documentation system</w:t>
      </w:r>
      <w:r w:rsidRPr="00E33D04">
        <w:t xml:space="preserve">. Retrieved August 2023 from </w:t>
      </w:r>
      <w:hyperlink r:id="rId86" w:history="1">
        <w:r w:rsidRPr="00E33D04">
          <w:rPr>
            <w:rStyle w:val="Hyperlink"/>
          </w:rPr>
          <w:t>https://cran.r-project.org/web/packages/roxygen2/index.html</w:t>
        </w:r>
      </w:hyperlink>
    </w:p>
    <w:p w14:paraId="2D630DBD" w14:textId="430AC6DE" w:rsidR="00E33D04" w:rsidRPr="00E33D04" w:rsidRDefault="00E33D04" w:rsidP="00E33D04">
      <w:pPr>
        <w:pStyle w:val="EndNoteBibliography"/>
        <w:ind w:left="720" w:hanging="720"/>
      </w:pPr>
      <w:r w:rsidRPr="00E33D04">
        <w:t xml:space="preserve">Rule, A., Birmingham, A., Zuniga, C., Altintas, I., Huang, S. C., Knight, R., Moshiri, N., Nguyen, M. H., Rosenthal, S. B., Perez, F., &amp; Rose, P. W. (2019). Ten simple rules for writing and sharing computational analyses in Jupyter Notebooks. </w:t>
      </w:r>
      <w:r w:rsidRPr="00E33D04">
        <w:rPr>
          <w:i/>
        </w:rPr>
        <w:t>PLoS Comput Biol</w:t>
      </w:r>
      <w:r w:rsidRPr="00E33D04">
        <w:t>,</w:t>
      </w:r>
      <w:r w:rsidRPr="00E33D04">
        <w:rPr>
          <w:i/>
        </w:rPr>
        <w:t xml:space="preserve"> 15</w:t>
      </w:r>
      <w:r w:rsidRPr="00E33D04">
        <w:t xml:space="preserve">(7), e1007007. </w:t>
      </w:r>
      <w:hyperlink r:id="rId87" w:history="1">
        <w:r w:rsidRPr="00E33D04">
          <w:rPr>
            <w:rStyle w:val="Hyperlink"/>
          </w:rPr>
          <w:t>https://doi.org/10.1371/journal.pcbi.1007007</w:t>
        </w:r>
      </w:hyperlink>
      <w:r w:rsidRPr="00E33D04">
        <w:t xml:space="preserve"> </w:t>
      </w:r>
    </w:p>
    <w:p w14:paraId="0B8DF617" w14:textId="15B5C780" w:rsidR="00E33D04" w:rsidRPr="00E33D04" w:rsidRDefault="00E33D04" w:rsidP="00E33D04">
      <w:pPr>
        <w:pStyle w:val="EndNoteBibliography"/>
        <w:ind w:left="720" w:hanging="720"/>
      </w:pPr>
      <w:r w:rsidRPr="00E33D04">
        <w:t xml:space="preserve">Sandve, G. K., Nekrutenko, A., Taylor, J., &amp; Hovig, E. (2013). Ten simple rules for reproducible computational research. </w:t>
      </w:r>
      <w:r w:rsidRPr="00E33D04">
        <w:rPr>
          <w:i/>
        </w:rPr>
        <w:t>PLoS Comput Biol</w:t>
      </w:r>
      <w:r w:rsidRPr="00E33D04">
        <w:t>,</w:t>
      </w:r>
      <w:r w:rsidRPr="00E33D04">
        <w:rPr>
          <w:i/>
        </w:rPr>
        <w:t xml:space="preserve"> 9</w:t>
      </w:r>
      <w:r w:rsidRPr="00E33D04">
        <w:t xml:space="preserve">(10), e1003285. </w:t>
      </w:r>
      <w:hyperlink r:id="rId88" w:history="1">
        <w:r w:rsidRPr="00E33D04">
          <w:rPr>
            <w:rStyle w:val="Hyperlink"/>
          </w:rPr>
          <w:t>https://doi.org/10.1371/journal.pcbi.1003285</w:t>
        </w:r>
      </w:hyperlink>
      <w:r w:rsidRPr="00E33D04">
        <w:t xml:space="preserve"> </w:t>
      </w:r>
    </w:p>
    <w:p w14:paraId="4A38342D" w14:textId="2E7EBC29" w:rsidR="00E33D04" w:rsidRPr="00E33D04" w:rsidRDefault="00E33D04" w:rsidP="00E33D04">
      <w:pPr>
        <w:pStyle w:val="EndNoteBibliography"/>
        <w:ind w:left="720" w:hanging="720"/>
      </w:pPr>
      <w:r w:rsidRPr="00E33D04">
        <w:t xml:space="preserve">Schulz, K. F., Altman, D. G., Moher, D., &amp; Group, C. (2010). CONSORT 2010 statement: updated guidelines for reporting parallel group randomized trials. </w:t>
      </w:r>
      <w:r w:rsidRPr="00E33D04">
        <w:rPr>
          <w:i/>
        </w:rPr>
        <w:t>Ann Intern Med</w:t>
      </w:r>
      <w:r w:rsidRPr="00E33D04">
        <w:t>,</w:t>
      </w:r>
      <w:r w:rsidRPr="00E33D04">
        <w:rPr>
          <w:i/>
        </w:rPr>
        <w:t xml:space="preserve"> 152</w:t>
      </w:r>
      <w:r w:rsidRPr="00E33D04">
        <w:t xml:space="preserve">(11), 726-732. </w:t>
      </w:r>
      <w:hyperlink r:id="rId89" w:history="1">
        <w:r w:rsidRPr="00E33D04">
          <w:rPr>
            <w:rStyle w:val="Hyperlink"/>
          </w:rPr>
          <w:t>https://doi.org/10.7326/0003-4819-152-11-201006010-00232</w:t>
        </w:r>
      </w:hyperlink>
      <w:r w:rsidRPr="00E33D04">
        <w:t xml:space="preserve"> </w:t>
      </w:r>
    </w:p>
    <w:p w14:paraId="07FBD5D5" w14:textId="2CCF4732" w:rsidR="00E33D04" w:rsidRPr="00E33D04" w:rsidRDefault="00E33D04" w:rsidP="00E33D04">
      <w:pPr>
        <w:pStyle w:val="EndNoteBibliography"/>
        <w:ind w:left="720" w:hanging="720"/>
      </w:pPr>
      <w:r w:rsidRPr="00E33D04">
        <w:t xml:space="preserve">Science. (2023). </w:t>
      </w:r>
      <w:r w:rsidRPr="00E33D04">
        <w:rPr>
          <w:i/>
        </w:rPr>
        <w:t>Research Standards. Transparency and Openness Promotion (TOP) guidelines/</w:t>
      </w:r>
      <w:r w:rsidRPr="00E33D04">
        <w:t xml:space="preserve">. Retrieved March 2023 from </w:t>
      </w:r>
      <w:hyperlink r:id="rId90" w:anchor="TOP-guidelines" w:history="1">
        <w:r w:rsidRPr="00E33D04">
          <w:rPr>
            <w:rStyle w:val="Hyperlink"/>
          </w:rPr>
          <w:t>https://www.science.org/content/page/science-journals-editorial-policies#TOP-guidelines</w:t>
        </w:r>
      </w:hyperlink>
    </w:p>
    <w:p w14:paraId="729CB61A" w14:textId="51C25C52" w:rsidR="00E33D04" w:rsidRPr="00E33D04" w:rsidRDefault="00E33D04" w:rsidP="00E33D04">
      <w:pPr>
        <w:pStyle w:val="EndNoteBibliography"/>
        <w:ind w:left="720" w:hanging="720"/>
      </w:pPr>
      <w:r w:rsidRPr="00E33D04">
        <w:t xml:space="preserve">Smith, L. P., Bergmann, F. T., Garny, A., Helikar, T., Karr, J., Nickerson, D., Sauro, H., Waltemath, D., &amp; Konig, M. (2021). The simulation experiment description markup language (SED-ML): language specification for level 1 version 4. </w:t>
      </w:r>
      <w:r w:rsidRPr="00E33D04">
        <w:rPr>
          <w:i/>
        </w:rPr>
        <w:t>J Integr Bioinform</w:t>
      </w:r>
      <w:r w:rsidRPr="00E33D04">
        <w:t>,</w:t>
      </w:r>
      <w:r w:rsidRPr="00E33D04">
        <w:rPr>
          <w:i/>
        </w:rPr>
        <w:t xml:space="preserve"> 18</w:t>
      </w:r>
      <w:r w:rsidRPr="00E33D04">
        <w:t xml:space="preserve">(3), 20210021. </w:t>
      </w:r>
      <w:hyperlink r:id="rId91" w:history="1">
        <w:r w:rsidRPr="00E33D04">
          <w:rPr>
            <w:rStyle w:val="Hyperlink"/>
          </w:rPr>
          <w:t>https://doi.org/10.1515/jib-2021-0021</w:t>
        </w:r>
      </w:hyperlink>
      <w:r w:rsidRPr="00E33D04">
        <w:t xml:space="preserve"> </w:t>
      </w:r>
    </w:p>
    <w:p w14:paraId="6FDF8F4C" w14:textId="31C80804" w:rsidR="00E33D04" w:rsidRPr="00E33D04" w:rsidRDefault="00E33D04" w:rsidP="00E33D04">
      <w:pPr>
        <w:pStyle w:val="EndNoteBibliography"/>
        <w:ind w:left="720" w:hanging="720"/>
      </w:pPr>
      <w:r w:rsidRPr="00E33D04">
        <w:lastRenderedPageBreak/>
        <w:t xml:space="preserve">Spreckelsen, F., Rüchardt, B., Lebert, J., Luther, S., Parlitz, U., &amp; Schlemmer, A. (2020). Guidelines for a Standardized Filesystem Layout for Scientific Data. </w:t>
      </w:r>
      <w:r w:rsidRPr="00E33D04">
        <w:rPr>
          <w:i/>
        </w:rPr>
        <w:t>Data</w:t>
      </w:r>
      <w:r w:rsidRPr="00E33D04">
        <w:t>,</w:t>
      </w:r>
      <w:r w:rsidRPr="00E33D04">
        <w:rPr>
          <w:i/>
        </w:rPr>
        <w:t xml:space="preserve"> 5</w:t>
      </w:r>
      <w:r w:rsidRPr="00E33D04">
        <w:t xml:space="preserve">(2). </w:t>
      </w:r>
      <w:hyperlink r:id="rId92" w:history="1">
        <w:r w:rsidRPr="00E33D04">
          <w:rPr>
            <w:rStyle w:val="Hyperlink"/>
          </w:rPr>
          <w:t>https://doi.org/10.3390/data5020043</w:t>
        </w:r>
      </w:hyperlink>
      <w:r w:rsidRPr="00E33D04">
        <w:t xml:space="preserve"> </w:t>
      </w:r>
    </w:p>
    <w:p w14:paraId="582F3F0B" w14:textId="07A1B339" w:rsidR="00E33D04" w:rsidRPr="00E33D04" w:rsidRDefault="00E33D04" w:rsidP="00E33D04">
      <w:pPr>
        <w:pStyle w:val="EndNoteBibliography"/>
        <w:ind w:left="720" w:hanging="720"/>
      </w:pPr>
      <w:r w:rsidRPr="00E33D04">
        <w:t xml:space="preserve">Stodden, V. (2015). Reproducing Statistical Results. </w:t>
      </w:r>
      <w:r w:rsidRPr="00E33D04">
        <w:rPr>
          <w:i/>
        </w:rPr>
        <w:t>Annual Review of Statistics and Its Application</w:t>
      </w:r>
      <w:r w:rsidRPr="00E33D04">
        <w:t>,</w:t>
      </w:r>
      <w:r w:rsidRPr="00E33D04">
        <w:rPr>
          <w:i/>
        </w:rPr>
        <w:t xml:space="preserve"> 2</w:t>
      </w:r>
      <w:r w:rsidRPr="00E33D04">
        <w:t xml:space="preserve">(1), 1-19. </w:t>
      </w:r>
      <w:hyperlink r:id="rId93" w:history="1">
        <w:r w:rsidRPr="00E33D04">
          <w:rPr>
            <w:rStyle w:val="Hyperlink"/>
          </w:rPr>
          <w:t>https://doi.org/10.1146/annurev-statistics-010814-020127</w:t>
        </w:r>
      </w:hyperlink>
      <w:r w:rsidRPr="00E33D04">
        <w:t xml:space="preserve"> </w:t>
      </w:r>
    </w:p>
    <w:p w14:paraId="5FD7ACF5" w14:textId="418ACEDD" w:rsidR="00E33D04" w:rsidRPr="00E33D04" w:rsidRDefault="00E33D04" w:rsidP="00E33D04">
      <w:pPr>
        <w:pStyle w:val="EndNoteBibliography"/>
        <w:ind w:left="720" w:hanging="720"/>
      </w:pPr>
      <w:r w:rsidRPr="00E33D04">
        <w:t xml:space="preserve">Stodden, V., Bailey, D. H., Borwein, J., LeVeque, R. J., Rider, W., &amp; Stein, W. (2012). Setting the Default to Reproducible Reproducibility in Computational and Experimental Mathematics. </w:t>
      </w:r>
      <w:r w:rsidRPr="00E33D04">
        <w:rPr>
          <w:i/>
        </w:rPr>
        <w:t>ICERM workshop</w:t>
      </w:r>
      <w:r w:rsidRPr="00E33D04">
        <w:t xml:space="preserve">. </w:t>
      </w:r>
      <w:hyperlink r:id="rId94" w:history="1">
        <w:r w:rsidRPr="00E33D04">
          <w:rPr>
            <w:rStyle w:val="Hyperlink"/>
          </w:rPr>
          <w:t>https://icerm.brown.edu/topical_workshops/tw12-5-rcem/icerm_report.pdf</w:t>
        </w:r>
      </w:hyperlink>
      <w:r w:rsidRPr="00E33D04">
        <w:t xml:space="preserve"> </w:t>
      </w:r>
    </w:p>
    <w:p w14:paraId="26874DCF" w14:textId="2D0FD079" w:rsidR="00E33D04" w:rsidRPr="00E33D04" w:rsidRDefault="00E33D04" w:rsidP="00E33D04">
      <w:pPr>
        <w:pStyle w:val="EndNoteBibliography"/>
        <w:ind w:left="720" w:hanging="720"/>
      </w:pPr>
      <w:r w:rsidRPr="00E33D04">
        <w:t xml:space="preserve">Stodden, V., &amp; Miguez, S. (2014). Best Practices for Computational Science: Software Infrastructure and Environments for Reproducible and Extensible Research. </w:t>
      </w:r>
      <w:r w:rsidRPr="00E33D04">
        <w:rPr>
          <w:i/>
        </w:rPr>
        <w:t>Journal of Open Research Software</w:t>
      </w:r>
      <w:r w:rsidRPr="00E33D04">
        <w:t>,</w:t>
      </w:r>
      <w:r w:rsidRPr="00E33D04">
        <w:rPr>
          <w:i/>
        </w:rPr>
        <w:t xml:space="preserve"> 2</w:t>
      </w:r>
      <w:r w:rsidRPr="00E33D04">
        <w:t xml:space="preserve">(1). </w:t>
      </w:r>
      <w:hyperlink r:id="rId95" w:history="1">
        <w:r w:rsidRPr="00E33D04">
          <w:rPr>
            <w:rStyle w:val="Hyperlink"/>
          </w:rPr>
          <w:t>https://doi.org/10.5334/jors.ay</w:t>
        </w:r>
      </w:hyperlink>
      <w:r w:rsidRPr="00E33D04">
        <w:t xml:space="preserve"> </w:t>
      </w:r>
    </w:p>
    <w:p w14:paraId="27699944" w14:textId="57250DC9" w:rsidR="00E33D04" w:rsidRPr="00E33D04" w:rsidRDefault="00E33D04" w:rsidP="00E33D04">
      <w:pPr>
        <w:pStyle w:val="EndNoteBibliography"/>
        <w:ind w:left="720" w:hanging="720"/>
      </w:pPr>
      <w:r w:rsidRPr="00E33D04">
        <w:t xml:space="preserve">Stodden, V., Seiler, J., &amp; Ma, Z. (2018). An empirical analysis of journal policy effectiveness for computational reproducibility. </w:t>
      </w:r>
      <w:r w:rsidRPr="00E33D04">
        <w:rPr>
          <w:i/>
        </w:rPr>
        <w:t>Proc Natl Acad Sci U S A</w:t>
      </w:r>
      <w:r w:rsidRPr="00E33D04">
        <w:t>,</w:t>
      </w:r>
      <w:r w:rsidRPr="00E33D04">
        <w:rPr>
          <w:i/>
        </w:rPr>
        <w:t xml:space="preserve"> 115</w:t>
      </w:r>
      <w:r w:rsidRPr="00E33D04">
        <w:t xml:space="preserve">(11), 2584-2589. </w:t>
      </w:r>
      <w:hyperlink r:id="rId96" w:history="1">
        <w:r w:rsidRPr="00E33D04">
          <w:rPr>
            <w:rStyle w:val="Hyperlink"/>
          </w:rPr>
          <w:t>https://doi.org/10.1073/pnas.1708290115</w:t>
        </w:r>
      </w:hyperlink>
      <w:r w:rsidRPr="00E33D04">
        <w:t xml:space="preserve"> </w:t>
      </w:r>
    </w:p>
    <w:p w14:paraId="67F5218D" w14:textId="4399A44B" w:rsidR="00E33D04" w:rsidRPr="00E33D04" w:rsidRDefault="00E33D04" w:rsidP="00E33D04">
      <w:pPr>
        <w:pStyle w:val="EndNoteBibliography"/>
        <w:ind w:left="720" w:hanging="720"/>
      </w:pPr>
      <w:r w:rsidRPr="00E33D04">
        <w:t xml:space="preserve">Stupple, A., Singerman, D., &amp; Celi, L. A. (2019). The reproducibility crisis in the age of digital medicine. </w:t>
      </w:r>
      <w:r w:rsidRPr="00E33D04">
        <w:rPr>
          <w:i/>
        </w:rPr>
        <w:t>NPJ Digit Med</w:t>
      </w:r>
      <w:r w:rsidRPr="00E33D04">
        <w:t>,</w:t>
      </w:r>
      <w:r w:rsidRPr="00E33D04">
        <w:rPr>
          <w:i/>
        </w:rPr>
        <w:t xml:space="preserve"> 2</w:t>
      </w:r>
      <w:r w:rsidRPr="00E33D04">
        <w:t xml:space="preserve">, 2. </w:t>
      </w:r>
      <w:hyperlink r:id="rId97" w:history="1">
        <w:r w:rsidRPr="00E33D04">
          <w:rPr>
            <w:rStyle w:val="Hyperlink"/>
          </w:rPr>
          <w:t>https://doi.org/10.1038/s41746-019-0079-z</w:t>
        </w:r>
      </w:hyperlink>
      <w:r w:rsidRPr="00E33D04">
        <w:t xml:space="preserve"> </w:t>
      </w:r>
    </w:p>
    <w:p w14:paraId="5F71AF4B" w14:textId="293F8828" w:rsidR="00E33D04" w:rsidRPr="00E33D04" w:rsidRDefault="00E33D04" w:rsidP="00E33D04">
      <w:pPr>
        <w:pStyle w:val="EndNoteBibliography"/>
        <w:ind w:left="720" w:hanging="720"/>
      </w:pPr>
      <w:r w:rsidRPr="00E33D04">
        <w:t xml:space="preserve">Taschuk, M., &amp; Wilson, G. (2017). Ten simple rules for making research software more robust. </w:t>
      </w:r>
      <w:r w:rsidRPr="00E33D04">
        <w:rPr>
          <w:i/>
        </w:rPr>
        <w:t>PLoS Comput Biol</w:t>
      </w:r>
      <w:r w:rsidRPr="00E33D04">
        <w:t>,</w:t>
      </w:r>
      <w:r w:rsidRPr="00E33D04">
        <w:rPr>
          <w:i/>
        </w:rPr>
        <w:t xml:space="preserve"> 13</w:t>
      </w:r>
      <w:r w:rsidRPr="00E33D04">
        <w:t xml:space="preserve">(4), e1005412. </w:t>
      </w:r>
      <w:hyperlink r:id="rId98" w:history="1">
        <w:r w:rsidRPr="00E33D04">
          <w:rPr>
            <w:rStyle w:val="Hyperlink"/>
          </w:rPr>
          <w:t>https://doi.org/10.1371/journal.pcbi.1005412</w:t>
        </w:r>
      </w:hyperlink>
      <w:r w:rsidRPr="00E33D04">
        <w:t xml:space="preserve"> </w:t>
      </w:r>
    </w:p>
    <w:p w14:paraId="7463A655" w14:textId="145DD45F" w:rsidR="00E33D04" w:rsidRPr="00E33D04" w:rsidRDefault="00E33D04" w:rsidP="00E33D04">
      <w:pPr>
        <w:pStyle w:val="EndNoteBibliography"/>
        <w:ind w:left="720" w:hanging="720"/>
      </w:pPr>
      <w:r w:rsidRPr="00E33D04">
        <w:t xml:space="preserve">Tatka, L. T., Smith, L. P., Hellerstein, J. L., &amp; Sauro, H. M. (2022). Adapting Modeling and Simulation Credibility Standards to Computational Systems Biology. </w:t>
      </w:r>
      <w:r w:rsidRPr="00E33D04">
        <w:rPr>
          <w:i/>
        </w:rPr>
        <w:t>arXiv</w:t>
      </w:r>
      <w:r w:rsidRPr="00E33D04">
        <w:t xml:space="preserve">. </w:t>
      </w:r>
      <w:hyperlink r:id="rId99" w:history="1">
        <w:r w:rsidRPr="00E33D04">
          <w:rPr>
            <w:rStyle w:val="Hyperlink"/>
          </w:rPr>
          <w:t>https://doi.org/https://doi.org/10.48550/arXiv.2301.06007</w:t>
        </w:r>
      </w:hyperlink>
      <w:r w:rsidRPr="00E33D04">
        <w:t xml:space="preserve"> </w:t>
      </w:r>
    </w:p>
    <w:p w14:paraId="120C8459" w14:textId="70AD2761" w:rsidR="00E33D04" w:rsidRPr="00E33D04" w:rsidRDefault="00E33D04" w:rsidP="00E33D04">
      <w:pPr>
        <w:pStyle w:val="EndNoteBibliography"/>
        <w:ind w:left="720" w:hanging="720"/>
      </w:pPr>
      <w:r w:rsidRPr="00E33D04">
        <w:t xml:space="preserve">Tidyverse Style Guide. (2024).  Retrieved 14 February 2024 from </w:t>
      </w:r>
      <w:hyperlink r:id="rId100" w:history="1">
        <w:r w:rsidRPr="00E33D04">
          <w:rPr>
            <w:rStyle w:val="Hyperlink"/>
          </w:rPr>
          <w:t>https://style.tidyverse.org/</w:t>
        </w:r>
      </w:hyperlink>
    </w:p>
    <w:p w14:paraId="426940EB" w14:textId="33AD43D1" w:rsidR="00E33D04" w:rsidRPr="00E33D04" w:rsidRDefault="00E33D04" w:rsidP="00E33D04">
      <w:pPr>
        <w:pStyle w:val="EndNoteBibliography"/>
        <w:ind w:left="720" w:hanging="720"/>
      </w:pPr>
      <w:r w:rsidRPr="00E33D04">
        <w:t xml:space="preserve">Tiwari, K., Kananathan, S., Roberts, M. G., Meyer, J. P., Sharif Shohan, M. U., Xavier, A., Maire, M., Zyoud, A., Men, J., Ng, S., Nguyen, T. V. N., Glont, M., Hermjakob, H., &amp; Malik-Sheriff, R. S. (2021). Reproducibility in systems biology modelling. </w:t>
      </w:r>
      <w:r w:rsidRPr="00E33D04">
        <w:rPr>
          <w:i/>
        </w:rPr>
        <w:t>Mol Syst Biol</w:t>
      </w:r>
      <w:r w:rsidRPr="00E33D04">
        <w:t>,</w:t>
      </w:r>
      <w:r w:rsidRPr="00E33D04">
        <w:rPr>
          <w:i/>
        </w:rPr>
        <w:t xml:space="preserve"> 17</w:t>
      </w:r>
      <w:r w:rsidRPr="00E33D04">
        <w:t xml:space="preserve">(2), e9982. </w:t>
      </w:r>
      <w:hyperlink r:id="rId101" w:history="1">
        <w:r w:rsidRPr="00E33D04">
          <w:rPr>
            <w:rStyle w:val="Hyperlink"/>
          </w:rPr>
          <w:t>https://doi.org/10.15252/msb.20209982</w:t>
        </w:r>
      </w:hyperlink>
      <w:r w:rsidRPr="00E33D04">
        <w:t xml:space="preserve"> </w:t>
      </w:r>
    </w:p>
    <w:p w14:paraId="39195D97" w14:textId="7B5771A1" w:rsidR="00E33D04" w:rsidRPr="001971E7" w:rsidRDefault="00E33D04" w:rsidP="00E33D04">
      <w:pPr>
        <w:pStyle w:val="EndNoteBibliography"/>
        <w:ind w:left="720" w:hanging="720"/>
        <w:rPr>
          <w:lang w:val="nl-NL"/>
        </w:rPr>
      </w:pPr>
      <w:r w:rsidRPr="00E33D04">
        <w:t xml:space="preserve">Toelch, U., &amp; Ostwald, D. (2018). Digital open science-Teaching digital tools for reproducible and transparent research. </w:t>
      </w:r>
      <w:r w:rsidRPr="001971E7">
        <w:rPr>
          <w:i/>
          <w:lang w:val="nl-NL"/>
        </w:rPr>
        <w:t>PLoS Biol</w:t>
      </w:r>
      <w:r w:rsidRPr="001971E7">
        <w:rPr>
          <w:lang w:val="nl-NL"/>
        </w:rPr>
        <w:t>,</w:t>
      </w:r>
      <w:r w:rsidRPr="001971E7">
        <w:rPr>
          <w:i/>
          <w:lang w:val="nl-NL"/>
        </w:rPr>
        <w:t xml:space="preserve"> 16</w:t>
      </w:r>
      <w:r w:rsidRPr="001971E7">
        <w:rPr>
          <w:lang w:val="nl-NL"/>
        </w:rPr>
        <w:t xml:space="preserve">(7), e2006022. </w:t>
      </w:r>
      <w:hyperlink r:id="rId102" w:history="1">
        <w:r w:rsidRPr="001971E7">
          <w:rPr>
            <w:rStyle w:val="Hyperlink"/>
            <w:lang w:val="nl-NL"/>
          </w:rPr>
          <w:t>https://doi.org/10.1371/journal.pbio.2006022</w:t>
        </w:r>
      </w:hyperlink>
      <w:r w:rsidRPr="001971E7">
        <w:rPr>
          <w:lang w:val="nl-NL"/>
        </w:rPr>
        <w:t xml:space="preserve"> </w:t>
      </w:r>
    </w:p>
    <w:p w14:paraId="33B00543" w14:textId="0E0C14DF" w:rsidR="00E33D04" w:rsidRPr="00E33D04" w:rsidRDefault="00E33D04" w:rsidP="00E33D04">
      <w:pPr>
        <w:pStyle w:val="EndNoteBibliography"/>
        <w:ind w:left="720" w:hanging="720"/>
      </w:pPr>
      <w:r w:rsidRPr="001971E7">
        <w:rPr>
          <w:lang w:val="nl-NL"/>
        </w:rPr>
        <w:t xml:space="preserve">Turkyilmaz-van der Velden, Y., Dintzner, N., &amp; Teperek, M. (2020). </w:t>
      </w:r>
      <w:r w:rsidRPr="00E33D04">
        <w:t xml:space="preserve">Reproducibility Starts from You Today. </w:t>
      </w:r>
      <w:r w:rsidRPr="00E33D04">
        <w:rPr>
          <w:i/>
        </w:rPr>
        <w:t>Patterns (N Y)</w:t>
      </w:r>
      <w:r w:rsidRPr="00E33D04">
        <w:t>,</w:t>
      </w:r>
      <w:r w:rsidRPr="00E33D04">
        <w:rPr>
          <w:i/>
        </w:rPr>
        <w:t xml:space="preserve"> 1</w:t>
      </w:r>
      <w:r w:rsidRPr="00E33D04">
        <w:t xml:space="preserve">(6), 100099. </w:t>
      </w:r>
      <w:hyperlink r:id="rId103" w:history="1">
        <w:r w:rsidRPr="00E33D04">
          <w:rPr>
            <w:rStyle w:val="Hyperlink"/>
          </w:rPr>
          <w:t>https://doi.org/10.1016/j.patter.2020.100099</w:t>
        </w:r>
      </w:hyperlink>
      <w:r w:rsidRPr="00E33D04">
        <w:t xml:space="preserve"> </w:t>
      </w:r>
    </w:p>
    <w:p w14:paraId="7E148526" w14:textId="6AF6D9F4" w:rsidR="00E33D04" w:rsidRPr="001971E7" w:rsidRDefault="00E33D04" w:rsidP="00E33D04">
      <w:pPr>
        <w:pStyle w:val="EndNoteBibliography"/>
        <w:ind w:left="720" w:hanging="720"/>
        <w:rPr>
          <w:lang w:val="nl-NL"/>
        </w:rPr>
      </w:pPr>
      <w:r w:rsidRPr="00E33D04">
        <w:t xml:space="preserve">van der Heyden, M. A. G., &amp; van Veen, T. A. B. (2018). Gold open access: the best of both worlds. </w:t>
      </w:r>
      <w:r w:rsidRPr="001971E7">
        <w:rPr>
          <w:i/>
          <w:lang w:val="nl-NL"/>
        </w:rPr>
        <w:t>Neth Heart J</w:t>
      </w:r>
      <w:r w:rsidRPr="001971E7">
        <w:rPr>
          <w:lang w:val="nl-NL"/>
        </w:rPr>
        <w:t>,</w:t>
      </w:r>
      <w:r w:rsidRPr="001971E7">
        <w:rPr>
          <w:i/>
          <w:lang w:val="nl-NL"/>
        </w:rPr>
        <w:t xml:space="preserve"> 26</w:t>
      </w:r>
      <w:r w:rsidRPr="001971E7">
        <w:rPr>
          <w:lang w:val="nl-NL"/>
        </w:rPr>
        <w:t xml:space="preserve">(1), 3-4. </w:t>
      </w:r>
      <w:hyperlink r:id="rId104" w:history="1">
        <w:r w:rsidRPr="001971E7">
          <w:rPr>
            <w:rStyle w:val="Hyperlink"/>
            <w:lang w:val="nl-NL"/>
          </w:rPr>
          <w:t>https://doi.org/10.1007/s12471-017-1064-2</w:t>
        </w:r>
      </w:hyperlink>
      <w:r w:rsidRPr="001971E7">
        <w:rPr>
          <w:lang w:val="nl-NL"/>
        </w:rPr>
        <w:t xml:space="preserve"> </w:t>
      </w:r>
    </w:p>
    <w:p w14:paraId="487A2089" w14:textId="548AB4A2" w:rsidR="00E33D04" w:rsidRPr="00E33D04" w:rsidRDefault="00E33D04" w:rsidP="00E33D04">
      <w:pPr>
        <w:pStyle w:val="EndNoteBibliography"/>
        <w:ind w:left="720" w:hanging="720"/>
      </w:pPr>
      <w:r w:rsidRPr="001971E7">
        <w:rPr>
          <w:lang w:val="nl-NL"/>
        </w:rPr>
        <w:t xml:space="preserve">Van Kampen, A. H. C., Jongejan, A., &amp; Mahamune, U. (2023). </w:t>
      </w:r>
      <w:r w:rsidRPr="00E33D04">
        <w:rPr>
          <w:i/>
        </w:rPr>
        <w:t>The standardized file system structure (FSS) navigator repository</w:t>
      </w:r>
      <w:r w:rsidRPr="00E33D04">
        <w:t xml:space="preserve">. Retrieved May 2023 from </w:t>
      </w:r>
      <w:hyperlink r:id="rId105" w:history="1">
        <w:r w:rsidRPr="00E33D04">
          <w:rPr>
            <w:rStyle w:val="Hyperlink"/>
          </w:rPr>
          <w:t>https://github.com/EDS-Bioinformatics-Laboratory/FSS-Navigator</w:t>
        </w:r>
      </w:hyperlink>
    </w:p>
    <w:p w14:paraId="3ADE40F2" w14:textId="300D4B12" w:rsidR="00E33D04" w:rsidRPr="00E33D04" w:rsidRDefault="00E33D04" w:rsidP="00E33D04">
      <w:pPr>
        <w:pStyle w:val="EndNoteBibliography"/>
        <w:ind w:left="720" w:hanging="720"/>
      </w:pPr>
      <w:r w:rsidRPr="00E33D04">
        <w:t xml:space="preserve">von Elm, E., Altman, D. G., Egger, M., Pocock, S. J., Gotzsche, P. C., Vandenbroucke, J. P., &amp; Initiative, S. (2007). The Strengthening the Reporting of Observational Studies in Epidemiology (STROBE) statement: guidelines for reporting observational studies. </w:t>
      </w:r>
      <w:r w:rsidRPr="00E33D04">
        <w:rPr>
          <w:i/>
        </w:rPr>
        <w:t>Ann Intern Med</w:t>
      </w:r>
      <w:r w:rsidRPr="00E33D04">
        <w:t>,</w:t>
      </w:r>
      <w:r w:rsidRPr="00E33D04">
        <w:rPr>
          <w:i/>
        </w:rPr>
        <w:t xml:space="preserve"> 147</w:t>
      </w:r>
      <w:r w:rsidRPr="00E33D04">
        <w:t xml:space="preserve">(8), 573-577. </w:t>
      </w:r>
      <w:hyperlink r:id="rId106" w:history="1">
        <w:r w:rsidRPr="00E33D04">
          <w:rPr>
            <w:rStyle w:val="Hyperlink"/>
          </w:rPr>
          <w:t>https://doi.org/10.7326/0003-4819-147-8-200710160-00010</w:t>
        </w:r>
      </w:hyperlink>
      <w:r w:rsidRPr="00E33D04">
        <w:t xml:space="preserve"> </w:t>
      </w:r>
    </w:p>
    <w:p w14:paraId="745B5042" w14:textId="52509E6F" w:rsidR="00E33D04" w:rsidRPr="00E33D04" w:rsidRDefault="00E33D04" w:rsidP="00E33D04">
      <w:pPr>
        <w:pStyle w:val="EndNoteBibliography"/>
        <w:ind w:left="720" w:hanging="720"/>
      </w:pPr>
      <w:r w:rsidRPr="00E33D04">
        <w:t xml:space="preserve">VSNU, NFU, KNAW, NWO, &amp; ZonMw. (2019). </w:t>
      </w:r>
      <w:r w:rsidRPr="00E33D04">
        <w:rPr>
          <w:i/>
        </w:rPr>
        <w:t>Room for everyone’s talent: towards a new balance in the recognition and rewards for academics</w:t>
      </w:r>
      <w:r w:rsidRPr="00E33D04">
        <w:t xml:space="preserve">. </w:t>
      </w:r>
      <w:hyperlink r:id="rId107" w:history="1">
        <w:r w:rsidRPr="00E33D04">
          <w:rPr>
            <w:rStyle w:val="Hyperlink"/>
          </w:rPr>
          <w:t>https://recognitionrewards.nl/wp-content/uploads/2020/12/position-paper-room-for-everyones-talent.pdf</w:t>
        </w:r>
      </w:hyperlink>
    </w:p>
    <w:p w14:paraId="5BE59EF7" w14:textId="6AA411D0" w:rsidR="00E33D04" w:rsidRPr="00E33D04" w:rsidRDefault="00E33D04" w:rsidP="00E33D04">
      <w:pPr>
        <w:pStyle w:val="EndNoteBibliography"/>
        <w:ind w:left="720" w:hanging="720"/>
      </w:pPr>
      <w:r w:rsidRPr="00E33D04">
        <w:t xml:space="preserve">Waltemath, D., Adams, R., Beard, D. A., Bergmann, F. T., Bhalla, U. S., Britten, R., Chelliah, V., Cooling, M. T., Cooper, J., Crampin, E. J., Garny, A., Hoops, S., Hucka, M., Hunter, P., Klipp, E., Laibe, C., Miller, A. K., Moraru, I., Nickerson, D., . . . Le Novere, N. (2011). Minimum Information About a Simulation Experiment (MIASE). </w:t>
      </w:r>
      <w:r w:rsidRPr="00E33D04">
        <w:rPr>
          <w:i/>
        </w:rPr>
        <w:t>PLoS Comput Biol</w:t>
      </w:r>
      <w:r w:rsidRPr="00E33D04">
        <w:t>,</w:t>
      </w:r>
      <w:r w:rsidRPr="00E33D04">
        <w:rPr>
          <w:i/>
        </w:rPr>
        <w:t xml:space="preserve"> 7</w:t>
      </w:r>
      <w:r w:rsidRPr="00E33D04">
        <w:t xml:space="preserve">(4), e1001122. </w:t>
      </w:r>
      <w:hyperlink r:id="rId108" w:history="1">
        <w:r w:rsidRPr="00E33D04">
          <w:rPr>
            <w:rStyle w:val="Hyperlink"/>
          </w:rPr>
          <w:t>https://doi.org/10.1371/journal.pcbi.1001122</w:t>
        </w:r>
      </w:hyperlink>
      <w:r w:rsidRPr="00E33D04">
        <w:t xml:space="preserve"> </w:t>
      </w:r>
    </w:p>
    <w:p w14:paraId="23ABA804" w14:textId="4D5FAEC7" w:rsidR="00E33D04" w:rsidRPr="00E33D04" w:rsidRDefault="00E33D04" w:rsidP="00E33D04">
      <w:pPr>
        <w:pStyle w:val="EndNoteBibliography"/>
        <w:ind w:left="720" w:hanging="720"/>
      </w:pPr>
      <w:r w:rsidRPr="00E33D04">
        <w:t xml:space="preserve">Wilkinson, M. D., Dumontier, M., Aalbersberg, I. J., Appleton, G., Axton, M., Baak, A., Blomberg, N., Boiten, J. W., da Silva Santos, L. B., Bourne, P. E., Bouwman, J., Brookes, A. J., Clark, T., Crosas, M., Dillo, I., Dumon, O., Edmunds, S., Evelo, C. T., Finkers, R., . . . Mons, B. (2016). The FAIR Guiding Principles for scientific data management and stewardship. </w:t>
      </w:r>
      <w:r w:rsidRPr="00E33D04">
        <w:rPr>
          <w:i/>
        </w:rPr>
        <w:t>Sci Data</w:t>
      </w:r>
      <w:r w:rsidRPr="00E33D04">
        <w:t>,</w:t>
      </w:r>
      <w:r w:rsidRPr="00E33D04">
        <w:rPr>
          <w:i/>
        </w:rPr>
        <w:t xml:space="preserve"> 3</w:t>
      </w:r>
      <w:r w:rsidRPr="00E33D04">
        <w:t xml:space="preserve">, 160018. </w:t>
      </w:r>
      <w:hyperlink r:id="rId109" w:history="1">
        <w:r w:rsidRPr="00E33D04">
          <w:rPr>
            <w:rStyle w:val="Hyperlink"/>
          </w:rPr>
          <w:t>https://doi.org/10.1038/sdata.2016.18</w:t>
        </w:r>
      </w:hyperlink>
      <w:r w:rsidRPr="00E33D04">
        <w:t xml:space="preserve"> </w:t>
      </w:r>
    </w:p>
    <w:p w14:paraId="2F81D1E3" w14:textId="45F0E06D" w:rsidR="00E33D04" w:rsidRPr="00E33D04" w:rsidRDefault="00E33D04" w:rsidP="00E33D04">
      <w:pPr>
        <w:pStyle w:val="EndNoteBibliography"/>
        <w:ind w:left="720" w:hanging="720"/>
      </w:pPr>
      <w:r w:rsidRPr="00E33D04">
        <w:t xml:space="preserve">Wilson, G., Aruliah, D. A., Brown, C. T., Chue Hong, N. P., Davis, M., Guy, R. T., Haddock, S. H., Huff, K. D., Mitchell, I. M., Plumbley, M. D., Waugh, B., White, E. P., &amp; Wilson, P. (2014). Best practices for scientific computing. </w:t>
      </w:r>
      <w:r w:rsidRPr="00E33D04">
        <w:rPr>
          <w:i/>
        </w:rPr>
        <w:t>PLoS Biol</w:t>
      </w:r>
      <w:r w:rsidRPr="00E33D04">
        <w:t>,</w:t>
      </w:r>
      <w:r w:rsidRPr="00E33D04">
        <w:rPr>
          <w:i/>
        </w:rPr>
        <w:t xml:space="preserve"> 12</w:t>
      </w:r>
      <w:r w:rsidRPr="00E33D04">
        <w:t xml:space="preserve">(1), e1001745. </w:t>
      </w:r>
      <w:hyperlink r:id="rId110" w:history="1">
        <w:r w:rsidRPr="00E33D04">
          <w:rPr>
            <w:rStyle w:val="Hyperlink"/>
          </w:rPr>
          <w:t>https://doi.org/10.1371/journal.pbio.1001745</w:t>
        </w:r>
      </w:hyperlink>
      <w:r w:rsidRPr="00E33D04">
        <w:t xml:space="preserve"> </w:t>
      </w:r>
    </w:p>
    <w:p w14:paraId="10980489" w14:textId="77E3AA8F" w:rsidR="00E33D04" w:rsidRPr="00E33D04" w:rsidRDefault="00E33D04" w:rsidP="00E33D04">
      <w:pPr>
        <w:pStyle w:val="EndNoteBibliography"/>
        <w:ind w:left="720" w:hanging="720"/>
      </w:pPr>
      <w:r w:rsidRPr="00E33D04">
        <w:t xml:space="preserve">Wilson, G., Bryan, J., Cranston, K., Kitzes, J., Nederbragt, L., &amp; Teal, T. K. (2017). Good enough practices in scientific computing. </w:t>
      </w:r>
      <w:r w:rsidRPr="00E33D04">
        <w:rPr>
          <w:i/>
        </w:rPr>
        <w:t>PLoS Comput Biol</w:t>
      </w:r>
      <w:r w:rsidRPr="00E33D04">
        <w:t>,</w:t>
      </w:r>
      <w:r w:rsidRPr="00E33D04">
        <w:rPr>
          <w:i/>
        </w:rPr>
        <w:t xml:space="preserve"> 13</w:t>
      </w:r>
      <w:r w:rsidRPr="00E33D04">
        <w:t xml:space="preserve">(6), e1005510. </w:t>
      </w:r>
      <w:hyperlink r:id="rId111" w:history="1">
        <w:r w:rsidRPr="00E33D04">
          <w:rPr>
            <w:rStyle w:val="Hyperlink"/>
          </w:rPr>
          <w:t>https://doi.org/10.1371/journal.pcbi.1005510</w:t>
        </w:r>
      </w:hyperlink>
      <w:r w:rsidRPr="00E33D04">
        <w:t xml:space="preserve"> </w:t>
      </w:r>
    </w:p>
    <w:p w14:paraId="2144F45D" w14:textId="46397CE9" w:rsidR="00E33D04" w:rsidRPr="00E33D04" w:rsidRDefault="00E33D04" w:rsidP="00E33D04">
      <w:pPr>
        <w:pStyle w:val="EndNoteBibliography"/>
        <w:ind w:left="720" w:hanging="720"/>
      </w:pPr>
      <w:r w:rsidRPr="00E33D04">
        <w:t xml:space="preserve">YAML. (2023). </w:t>
      </w:r>
      <w:r w:rsidRPr="00E33D04">
        <w:rPr>
          <w:i/>
        </w:rPr>
        <w:t>YAML Ain't Markup Language</w:t>
      </w:r>
      <w:r w:rsidRPr="00E33D04">
        <w:t xml:space="preserve">. Retrieved August 2023 from </w:t>
      </w:r>
      <w:hyperlink r:id="rId112" w:history="1">
        <w:r w:rsidRPr="00E33D04">
          <w:rPr>
            <w:rStyle w:val="Hyperlink"/>
          </w:rPr>
          <w:t>https://yaml.org/</w:t>
        </w:r>
      </w:hyperlink>
    </w:p>
    <w:p w14:paraId="0056AC4D" w14:textId="66187572" w:rsidR="00E33D04" w:rsidRPr="00E33D04" w:rsidRDefault="00E33D04" w:rsidP="00E33D04">
      <w:pPr>
        <w:pStyle w:val="EndNoteBibliography"/>
        <w:ind w:left="720" w:hanging="720"/>
      </w:pPr>
      <w:r w:rsidRPr="00E33D04">
        <w:t xml:space="preserve">Ziemann, M., Poulain, P., &amp; Bora, A. (2023). The five pillars of computational reproducibility: Bioinformatics and beyond. </w:t>
      </w:r>
      <w:r w:rsidRPr="00E33D04">
        <w:rPr>
          <w:i/>
        </w:rPr>
        <w:t>Brief Bioinform</w:t>
      </w:r>
      <w:r w:rsidRPr="00E33D04">
        <w:t>,</w:t>
      </w:r>
      <w:r w:rsidRPr="00E33D04">
        <w:rPr>
          <w:i/>
        </w:rPr>
        <w:t xml:space="preserve"> 24</w:t>
      </w:r>
      <w:r w:rsidRPr="00E33D04">
        <w:t xml:space="preserve">(6), bbad375. </w:t>
      </w:r>
      <w:hyperlink r:id="rId113" w:history="1">
        <w:r w:rsidRPr="00E33D04">
          <w:rPr>
            <w:rStyle w:val="Hyperlink"/>
          </w:rPr>
          <w:t>https://doi.org/https://doi.org/10.1093/bib/bbad375</w:t>
        </w:r>
      </w:hyperlink>
      <w:r w:rsidRPr="00E33D04">
        <w:t xml:space="preserve"> </w:t>
      </w:r>
    </w:p>
    <w:p w14:paraId="31F375DB" w14:textId="6D5F6947" w:rsidR="00620BE1" w:rsidRPr="00115EC4" w:rsidRDefault="00716688" w:rsidP="00115EC4">
      <w:pPr>
        <w:rPr>
          <w:rFonts w:asciiTheme="minorHAnsi" w:hAnsiTheme="minorHAnsi" w:cstheme="minorHAnsi"/>
        </w:rPr>
      </w:pPr>
      <w:r w:rsidRPr="00F02C2A">
        <w:rPr>
          <w:rFonts w:asciiTheme="minorHAnsi" w:hAnsiTheme="minorHAnsi" w:cstheme="minorHAnsi"/>
        </w:rPr>
        <w:lastRenderedPageBreak/>
        <w:fldChar w:fldCharType="end"/>
      </w:r>
    </w:p>
    <w:sectPr w:rsidR="00620BE1" w:rsidRPr="00115EC4" w:rsidSect="00627DB9">
      <w:footerReference w:type="default" r:id="rId114"/>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DDB62" w14:textId="77777777" w:rsidR="00627DB9" w:rsidRDefault="00627DB9" w:rsidP="001224A3">
      <w:r>
        <w:separator/>
      </w:r>
    </w:p>
  </w:endnote>
  <w:endnote w:type="continuationSeparator" w:id="0">
    <w:p w14:paraId="642A63F9" w14:textId="77777777" w:rsidR="00627DB9" w:rsidRDefault="00627DB9" w:rsidP="00122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5525891"/>
      <w:docPartObj>
        <w:docPartGallery w:val="Page Numbers (Bottom of Page)"/>
        <w:docPartUnique/>
      </w:docPartObj>
    </w:sdtPr>
    <w:sdtEndPr>
      <w:rPr>
        <w:noProof/>
      </w:rPr>
    </w:sdtEndPr>
    <w:sdtContent>
      <w:p w14:paraId="0E1DCB33" w14:textId="2D0B6D07" w:rsidR="004F1346" w:rsidRDefault="004F1346">
        <w:pPr>
          <w:pStyle w:val="Footer"/>
          <w:jc w:val="right"/>
        </w:pPr>
        <w:r>
          <w:fldChar w:fldCharType="begin"/>
        </w:r>
        <w:r>
          <w:instrText xml:space="preserve"> PAGE   \* MERGEFORMAT </w:instrText>
        </w:r>
        <w:r>
          <w:fldChar w:fldCharType="separate"/>
        </w:r>
        <w:r w:rsidR="008C0F3B">
          <w:rPr>
            <w:noProof/>
          </w:rPr>
          <w:t>11</w:t>
        </w:r>
        <w:r>
          <w:rPr>
            <w:noProof/>
          </w:rPr>
          <w:fldChar w:fldCharType="end"/>
        </w:r>
      </w:p>
    </w:sdtContent>
  </w:sdt>
  <w:p w14:paraId="670DE204" w14:textId="77777777" w:rsidR="004F1346" w:rsidRDefault="004F1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BFE19" w14:textId="77777777" w:rsidR="00627DB9" w:rsidRDefault="00627DB9" w:rsidP="001224A3">
      <w:r>
        <w:separator/>
      </w:r>
    </w:p>
  </w:footnote>
  <w:footnote w:type="continuationSeparator" w:id="0">
    <w:p w14:paraId="213B86DA" w14:textId="77777777" w:rsidR="00627DB9" w:rsidRDefault="00627DB9" w:rsidP="001224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B70"/>
    <w:multiLevelType w:val="multilevel"/>
    <w:tmpl w:val="E4BC9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21494"/>
    <w:multiLevelType w:val="hybridMultilevel"/>
    <w:tmpl w:val="45EA7D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49D2B99"/>
    <w:multiLevelType w:val="hybridMultilevel"/>
    <w:tmpl w:val="B96E2352"/>
    <w:lvl w:ilvl="0" w:tplc="72D0F222">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020FD"/>
    <w:multiLevelType w:val="hybridMultilevel"/>
    <w:tmpl w:val="9FFABA7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AD73A0"/>
    <w:multiLevelType w:val="multilevel"/>
    <w:tmpl w:val="2FECDB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0373070"/>
    <w:multiLevelType w:val="hybridMultilevel"/>
    <w:tmpl w:val="F612CA66"/>
    <w:lvl w:ilvl="0" w:tplc="A7F63148">
      <w:start w:val="2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A00C6D"/>
    <w:multiLevelType w:val="hybridMultilevel"/>
    <w:tmpl w:val="E8685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E0670"/>
    <w:multiLevelType w:val="hybridMultilevel"/>
    <w:tmpl w:val="7E62E7C2"/>
    <w:lvl w:ilvl="0" w:tplc="094608B6">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4BD1AB6"/>
    <w:multiLevelType w:val="hybridMultilevel"/>
    <w:tmpl w:val="5824E714"/>
    <w:lvl w:ilvl="0" w:tplc="9886CFFE">
      <w:start w:val="3"/>
      <w:numFmt w:val="bullet"/>
      <w:lvlText w:val=""/>
      <w:lvlJc w:val="left"/>
      <w:pPr>
        <w:ind w:left="36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1A2CC3"/>
    <w:multiLevelType w:val="hybridMultilevel"/>
    <w:tmpl w:val="B2F28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D11B7A"/>
    <w:multiLevelType w:val="hybridMultilevel"/>
    <w:tmpl w:val="AC4C81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7D94C0A"/>
    <w:multiLevelType w:val="hybridMultilevel"/>
    <w:tmpl w:val="0972BE8E"/>
    <w:lvl w:ilvl="0" w:tplc="8E0E5090">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5D03E4"/>
    <w:multiLevelType w:val="hybridMultilevel"/>
    <w:tmpl w:val="BDF60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F10296"/>
    <w:multiLevelType w:val="hybridMultilevel"/>
    <w:tmpl w:val="BD9A5C4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77774E7"/>
    <w:multiLevelType w:val="hybridMultilevel"/>
    <w:tmpl w:val="2E84C3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0572F0"/>
    <w:multiLevelType w:val="hybridMultilevel"/>
    <w:tmpl w:val="0ED2EFCC"/>
    <w:lvl w:ilvl="0" w:tplc="CE96D800">
      <w:start w:val="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A7192"/>
    <w:multiLevelType w:val="hybridMultilevel"/>
    <w:tmpl w:val="05BA2AC2"/>
    <w:lvl w:ilvl="0" w:tplc="9886CFFE">
      <w:start w:val="3"/>
      <w:numFmt w:val="bullet"/>
      <w:lvlText w:val=""/>
      <w:lvlJc w:val="left"/>
      <w:pPr>
        <w:ind w:left="360" w:hanging="360"/>
      </w:pPr>
      <w:rPr>
        <w:rFonts w:ascii="Symbol" w:eastAsia="Times New Roman" w:hAnsi="Symbol" w:cstheme="minorHAns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A8E35D7"/>
    <w:multiLevelType w:val="hybridMultilevel"/>
    <w:tmpl w:val="800A7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D126CD"/>
    <w:multiLevelType w:val="hybridMultilevel"/>
    <w:tmpl w:val="021ADAD6"/>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68142397"/>
    <w:multiLevelType w:val="hybridMultilevel"/>
    <w:tmpl w:val="B018357E"/>
    <w:lvl w:ilvl="0" w:tplc="B916F1D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5D0CCC"/>
    <w:multiLevelType w:val="multilevel"/>
    <w:tmpl w:val="5E846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09094C"/>
    <w:multiLevelType w:val="hybridMultilevel"/>
    <w:tmpl w:val="DEA86504"/>
    <w:lvl w:ilvl="0" w:tplc="9886CFFE">
      <w:start w:val="3"/>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BB0312"/>
    <w:multiLevelType w:val="hybridMultilevel"/>
    <w:tmpl w:val="8124AD52"/>
    <w:lvl w:ilvl="0" w:tplc="6C28C134">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035DF5"/>
    <w:multiLevelType w:val="hybridMultilevel"/>
    <w:tmpl w:val="8B56C4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AB2279"/>
    <w:multiLevelType w:val="hybridMultilevel"/>
    <w:tmpl w:val="751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4226358">
    <w:abstractNumId w:val="17"/>
  </w:num>
  <w:num w:numId="2" w16cid:durableId="457381149">
    <w:abstractNumId w:val="23"/>
  </w:num>
  <w:num w:numId="3" w16cid:durableId="948926270">
    <w:abstractNumId w:val="21"/>
  </w:num>
  <w:num w:numId="4" w16cid:durableId="1684280878">
    <w:abstractNumId w:val="16"/>
  </w:num>
  <w:num w:numId="5" w16cid:durableId="1232807813">
    <w:abstractNumId w:val="0"/>
  </w:num>
  <w:num w:numId="6" w16cid:durableId="1550847451">
    <w:abstractNumId w:val="20"/>
  </w:num>
  <w:num w:numId="7" w16cid:durableId="685251195">
    <w:abstractNumId w:val="11"/>
  </w:num>
  <w:num w:numId="8" w16cid:durableId="1209336917">
    <w:abstractNumId w:val="12"/>
  </w:num>
  <w:num w:numId="9" w16cid:durableId="500201645">
    <w:abstractNumId w:val="8"/>
  </w:num>
  <w:num w:numId="10" w16cid:durableId="1817641401">
    <w:abstractNumId w:val="15"/>
  </w:num>
  <w:num w:numId="11" w16cid:durableId="504977370">
    <w:abstractNumId w:val="22"/>
  </w:num>
  <w:num w:numId="12" w16cid:durableId="239486154">
    <w:abstractNumId w:val="13"/>
  </w:num>
  <w:num w:numId="13" w16cid:durableId="49234614">
    <w:abstractNumId w:val="24"/>
  </w:num>
  <w:num w:numId="14" w16cid:durableId="736635058">
    <w:abstractNumId w:val="19"/>
  </w:num>
  <w:num w:numId="15" w16cid:durableId="1318728725">
    <w:abstractNumId w:val="5"/>
  </w:num>
  <w:num w:numId="16" w16cid:durableId="592784436">
    <w:abstractNumId w:val="1"/>
  </w:num>
  <w:num w:numId="17" w16cid:durableId="257912377">
    <w:abstractNumId w:val="2"/>
  </w:num>
  <w:num w:numId="18" w16cid:durableId="1268736888">
    <w:abstractNumId w:val="9"/>
  </w:num>
  <w:num w:numId="19" w16cid:durableId="801532343">
    <w:abstractNumId w:val="10"/>
  </w:num>
  <w:num w:numId="20" w16cid:durableId="661196819">
    <w:abstractNumId w:val="18"/>
  </w:num>
  <w:num w:numId="21" w16cid:durableId="1426416454">
    <w:abstractNumId w:val="3"/>
  </w:num>
  <w:num w:numId="22" w16cid:durableId="1202203860">
    <w:abstractNumId w:val="7"/>
  </w:num>
  <w:num w:numId="23" w16cid:durableId="1001277788">
    <w:abstractNumId w:val="6"/>
  </w:num>
  <w:num w:numId="24" w16cid:durableId="1565987438">
    <w:abstractNumId w:val="14"/>
  </w:num>
  <w:num w:numId="25" w16cid:durableId="17769516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mpen, A.H.C. van (Antoine)">
    <w15:presenceInfo w15:providerId="AD" w15:userId="S::a.h.vankampen@amsterdamumc.nl::cf44c4bb-f20c-4ee6-97d1-0de7ac85a2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xpwwt9asr05de5przpt5fuvpdvta5wwtv2&quot;&gt;My EndNote Library_v2&lt;record-ids&gt;&lt;item&gt;931&lt;/item&gt;&lt;item&gt;2799&lt;/item&gt;&lt;item&gt;2969&lt;/item&gt;&lt;item&gt;4117&lt;/item&gt;&lt;item&gt;7008&lt;/item&gt;&lt;item&gt;7010&lt;/item&gt;&lt;item&gt;7143&lt;/item&gt;&lt;item&gt;7144&lt;/item&gt;&lt;item&gt;7145&lt;/item&gt;&lt;item&gt;7146&lt;/item&gt;&lt;item&gt;7148&lt;/item&gt;&lt;item&gt;7149&lt;/item&gt;&lt;item&gt;7150&lt;/item&gt;&lt;item&gt;7152&lt;/item&gt;&lt;item&gt;7153&lt;/item&gt;&lt;item&gt;7157&lt;/item&gt;&lt;item&gt;7158&lt;/item&gt;&lt;item&gt;7159&lt;/item&gt;&lt;item&gt;7160&lt;/item&gt;&lt;item&gt;7162&lt;/item&gt;&lt;item&gt;7163&lt;/item&gt;&lt;item&gt;7164&lt;/item&gt;&lt;item&gt;7165&lt;/item&gt;&lt;item&gt;7166&lt;/item&gt;&lt;item&gt;7167&lt;/item&gt;&lt;item&gt;7168&lt;/item&gt;&lt;item&gt;7170&lt;/item&gt;&lt;item&gt;7171&lt;/item&gt;&lt;item&gt;7172&lt;/item&gt;&lt;item&gt;7173&lt;/item&gt;&lt;item&gt;7175&lt;/item&gt;&lt;item&gt;7176&lt;/item&gt;&lt;item&gt;7177&lt;/item&gt;&lt;item&gt;7178&lt;/item&gt;&lt;item&gt;7179&lt;/item&gt;&lt;item&gt;7180&lt;/item&gt;&lt;item&gt;7187&lt;/item&gt;&lt;item&gt;7188&lt;/item&gt;&lt;item&gt;7189&lt;/item&gt;&lt;item&gt;7190&lt;/item&gt;&lt;item&gt;7226&lt;/item&gt;&lt;item&gt;7227&lt;/item&gt;&lt;item&gt;7231&lt;/item&gt;&lt;item&gt;7232&lt;/item&gt;&lt;item&gt;7233&lt;/item&gt;&lt;item&gt;7234&lt;/item&gt;&lt;item&gt;7235&lt;/item&gt;&lt;item&gt;7239&lt;/item&gt;&lt;item&gt;7245&lt;/item&gt;&lt;item&gt;7246&lt;/item&gt;&lt;item&gt;7247&lt;/item&gt;&lt;item&gt;7248&lt;/item&gt;&lt;item&gt;7250&lt;/item&gt;&lt;item&gt;7251&lt;/item&gt;&lt;item&gt;7253&lt;/item&gt;&lt;item&gt;7254&lt;/item&gt;&lt;item&gt;7255&lt;/item&gt;&lt;item&gt;7256&lt;/item&gt;&lt;item&gt;7257&lt;/item&gt;&lt;item&gt;7258&lt;/item&gt;&lt;item&gt;7259&lt;/item&gt;&lt;item&gt;7262&lt;/item&gt;&lt;item&gt;7265&lt;/item&gt;&lt;item&gt;7268&lt;/item&gt;&lt;item&gt;7272&lt;/item&gt;&lt;item&gt;7273&lt;/item&gt;&lt;item&gt;7274&lt;/item&gt;&lt;item&gt;7275&lt;/item&gt;&lt;item&gt;7276&lt;/item&gt;&lt;item&gt;7277&lt;/item&gt;&lt;item&gt;7278&lt;/item&gt;&lt;item&gt;7288&lt;/item&gt;&lt;item&gt;7309&lt;/item&gt;&lt;item&gt;7321&lt;/item&gt;&lt;item&gt;7342&lt;/item&gt;&lt;item&gt;7343&lt;/item&gt;&lt;item&gt;7344&lt;/item&gt;&lt;item&gt;7345&lt;/item&gt;&lt;item&gt;7347&lt;/item&gt;&lt;item&gt;7348&lt;/item&gt;&lt;item&gt;7349&lt;/item&gt;&lt;item&gt;7350&lt;/item&gt;&lt;item&gt;7351&lt;/item&gt;&lt;item&gt;7352&lt;/item&gt;&lt;item&gt;7353&lt;/item&gt;&lt;item&gt;7356&lt;/item&gt;&lt;item&gt;7411&lt;/item&gt;&lt;item&gt;7434&lt;/item&gt;&lt;item&gt;7435&lt;/item&gt;&lt;item&gt;7436&lt;/item&gt;&lt;item&gt;7437&lt;/item&gt;&lt;item&gt;7438&lt;/item&gt;&lt;item&gt;7439&lt;/item&gt;&lt;item&gt;7440&lt;/item&gt;&lt;item&gt;7441&lt;/item&gt;&lt;/record-ids&gt;&lt;/item&gt;&lt;/Libraries&gt;"/>
  </w:docVars>
  <w:rsids>
    <w:rsidRoot w:val="00FC7F49"/>
    <w:rsid w:val="000016D6"/>
    <w:rsid w:val="00002C2C"/>
    <w:rsid w:val="00006795"/>
    <w:rsid w:val="00007748"/>
    <w:rsid w:val="0001012B"/>
    <w:rsid w:val="000103EE"/>
    <w:rsid w:val="000127B1"/>
    <w:rsid w:val="00012C15"/>
    <w:rsid w:val="00016C31"/>
    <w:rsid w:val="000212A1"/>
    <w:rsid w:val="00022180"/>
    <w:rsid w:val="00022E71"/>
    <w:rsid w:val="000243DF"/>
    <w:rsid w:val="00024D50"/>
    <w:rsid w:val="00026EF6"/>
    <w:rsid w:val="00031F67"/>
    <w:rsid w:val="00032EDC"/>
    <w:rsid w:val="00033419"/>
    <w:rsid w:val="0003342B"/>
    <w:rsid w:val="000401DB"/>
    <w:rsid w:val="00040487"/>
    <w:rsid w:val="00040C59"/>
    <w:rsid w:val="000416EA"/>
    <w:rsid w:val="00041F70"/>
    <w:rsid w:val="00042E5D"/>
    <w:rsid w:val="000447BB"/>
    <w:rsid w:val="000453B2"/>
    <w:rsid w:val="00045673"/>
    <w:rsid w:val="000462BA"/>
    <w:rsid w:val="000511C8"/>
    <w:rsid w:val="0005188A"/>
    <w:rsid w:val="00051BBF"/>
    <w:rsid w:val="000536AE"/>
    <w:rsid w:val="000537B5"/>
    <w:rsid w:val="0005414A"/>
    <w:rsid w:val="00054458"/>
    <w:rsid w:val="00055A82"/>
    <w:rsid w:val="00056D9E"/>
    <w:rsid w:val="000575A6"/>
    <w:rsid w:val="00060062"/>
    <w:rsid w:val="00060A15"/>
    <w:rsid w:val="000611B9"/>
    <w:rsid w:val="000635AE"/>
    <w:rsid w:val="0006493F"/>
    <w:rsid w:val="00067E2D"/>
    <w:rsid w:val="00073FB9"/>
    <w:rsid w:val="00077629"/>
    <w:rsid w:val="000816B8"/>
    <w:rsid w:val="00081FE1"/>
    <w:rsid w:val="00082A5F"/>
    <w:rsid w:val="0008378B"/>
    <w:rsid w:val="0008571D"/>
    <w:rsid w:val="00087D1D"/>
    <w:rsid w:val="00087F14"/>
    <w:rsid w:val="00091B30"/>
    <w:rsid w:val="00092B45"/>
    <w:rsid w:val="00095D91"/>
    <w:rsid w:val="00097B9B"/>
    <w:rsid w:val="000A6BB2"/>
    <w:rsid w:val="000B0164"/>
    <w:rsid w:val="000B3695"/>
    <w:rsid w:val="000B479C"/>
    <w:rsid w:val="000B4AA0"/>
    <w:rsid w:val="000B67CC"/>
    <w:rsid w:val="000C019F"/>
    <w:rsid w:val="000C328D"/>
    <w:rsid w:val="000C333F"/>
    <w:rsid w:val="000C4ECA"/>
    <w:rsid w:val="000C7716"/>
    <w:rsid w:val="000D2106"/>
    <w:rsid w:val="000D2EF0"/>
    <w:rsid w:val="000D4338"/>
    <w:rsid w:val="000D609E"/>
    <w:rsid w:val="000E128E"/>
    <w:rsid w:val="000F38DF"/>
    <w:rsid w:val="000F5F88"/>
    <w:rsid w:val="000F63DC"/>
    <w:rsid w:val="000F66D9"/>
    <w:rsid w:val="00105E2A"/>
    <w:rsid w:val="00106BAF"/>
    <w:rsid w:val="00110217"/>
    <w:rsid w:val="001103FC"/>
    <w:rsid w:val="0011265B"/>
    <w:rsid w:val="00112945"/>
    <w:rsid w:val="00115EC4"/>
    <w:rsid w:val="001207EF"/>
    <w:rsid w:val="0012236C"/>
    <w:rsid w:val="001224A3"/>
    <w:rsid w:val="001225EE"/>
    <w:rsid w:val="0012320E"/>
    <w:rsid w:val="001251F5"/>
    <w:rsid w:val="001257E8"/>
    <w:rsid w:val="00126B88"/>
    <w:rsid w:val="0013159E"/>
    <w:rsid w:val="001337E3"/>
    <w:rsid w:val="0013467C"/>
    <w:rsid w:val="00142FC1"/>
    <w:rsid w:val="00145B8B"/>
    <w:rsid w:val="00147347"/>
    <w:rsid w:val="00147ACE"/>
    <w:rsid w:val="00147C9B"/>
    <w:rsid w:val="00152FCC"/>
    <w:rsid w:val="00155777"/>
    <w:rsid w:val="00161071"/>
    <w:rsid w:val="0016165A"/>
    <w:rsid w:val="00161EB7"/>
    <w:rsid w:val="0016206B"/>
    <w:rsid w:val="001628AC"/>
    <w:rsid w:val="00164B21"/>
    <w:rsid w:val="00165827"/>
    <w:rsid w:val="0017045C"/>
    <w:rsid w:val="001723EC"/>
    <w:rsid w:val="0017278B"/>
    <w:rsid w:val="001772FE"/>
    <w:rsid w:val="00177656"/>
    <w:rsid w:val="0018124F"/>
    <w:rsid w:val="00182909"/>
    <w:rsid w:val="001832CB"/>
    <w:rsid w:val="00185BF8"/>
    <w:rsid w:val="00185E95"/>
    <w:rsid w:val="00186409"/>
    <w:rsid w:val="001867D3"/>
    <w:rsid w:val="00187385"/>
    <w:rsid w:val="0019007D"/>
    <w:rsid w:val="001921DC"/>
    <w:rsid w:val="001971E7"/>
    <w:rsid w:val="001A2908"/>
    <w:rsid w:val="001A33AF"/>
    <w:rsid w:val="001A3866"/>
    <w:rsid w:val="001B073B"/>
    <w:rsid w:val="001B16A1"/>
    <w:rsid w:val="001B1FFB"/>
    <w:rsid w:val="001B6BE2"/>
    <w:rsid w:val="001B75AF"/>
    <w:rsid w:val="001C0286"/>
    <w:rsid w:val="001C2E1A"/>
    <w:rsid w:val="001D0307"/>
    <w:rsid w:val="001D1CA9"/>
    <w:rsid w:val="001D395F"/>
    <w:rsid w:val="001D3BF6"/>
    <w:rsid w:val="001D42DB"/>
    <w:rsid w:val="001D5405"/>
    <w:rsid w:val="001D6BA7"/>
    <w:rsid w:val="001E3025"/>
    <w:rsid w:val="001E7E02"/>
    <w:rsid w:val="001F1B54"/>
    <w:rsid w:val="001F2834"/>
    <w:rsid w:val="00201843"/>
    <w:rsid w:val="00203EE8"/>
    <w:rsid w:val="002060D2"/>
    <w:rsid w:val="00207C6E"/>
    <w:rsid w:val="002119B4"/>
    <w:rsid w:val="00212F66"/>
    <w:rsid w:val="0021310C"/>
    <w:rsid w:val="00214192"/>
    <w:rsid w:val="00214C8D"/>
    <w:rsid w:val="00215BEC"/>
    <w:rsid w:val="00223F4F"/>
    <w:rsid w:val="00224A44"/>
    <w:rsid w:val="0022613A"/>
    <w:rsid w:val="00230252"/>
    <w:rsid w:val="00235215"/>
    <w:rsid w:val="00235246"/>
    <w:rsid w:val="002429BF"/>
    <w:rsid w:val="00251732"/>
    <w:rsid w:val="00254D3F"/>
    <w:rsid w:val="002565AC"/>
    <w:rsid w:val="00256B40"/>
    <w:rsid w:val="002602BE"/>
    <w:rsid w:val="00260636"/>
    <w:rsid w:val="00261887"/>
    <w:rsid w:val="00262325"/>
    <w:rsid w:val="00263C96"/>
    <w:rsid w:val="00264E2D"/>
    <w:rsid w:val="00266F3E"/>
    <w:rsid w:val="00272264"/>
    <w:rsid w:val="00272442"/>
    <w:rsid w:val="00280654"/>
    <w:rsid w:val="0028227F"/>
    <w:rsid w:val="00283F0C"/>
    <w:rsid w:val="00290287"/>
    <w:rsid w:val="00290453"/>
    <w:rsid w:val="002905B6"/>
    <w:rsid w:val="00292D39"/>
    <w:rsid w:val="00293B50"/>
    <w:rsid w:val="002A015B"/>
    <w:rsid w:val="002A2AED"/>
    <w:rsid w:val="002A3FF4"/>
    <w:rsid w:val="002A72EB"/>
    <w:rsid w:val="002A74A8"/>
    <w:rsid w:val="002B0323"/>
    <w:rsid w:val="002B5F6B"/>
    <w:rsid w:val="002B6CC5"/>
    <w:rsid w:val="002B780D"/>
    <w:rsid w:val="002C0401"/>
    <w:rsid w:val="002C0E89"/>
    <w:rsid w:val="002C4E61"/>
    <w:rsid w:val="002C51EF"/>
    <w:rsid w:val="002C6602"/>
    <w:rsid w:val="002D1FE0"/>
    <w:rsid w:val="002D255E"/>
    <w:rsid w:val="002D3343"/>
    <w:rsid w:val="002D5294"/>
    <w:rsid w:val="002D55F5"/>
    <w:rsid w:val="002D7936"/>
    <w:rsid w:val="002E0991"/>
    <w:rsid w:val="002E0D01"/>
    <w:rsid w:val="002E1178"/>
    <w:rsid w:val="002E3354"/>
    <w:rsid w:val="002E5661"/>
    <w:rsid w:val="002E5BF9"/>
    <w:rsid w:val="002E7E44"/>
    <w:rsid w:val="002F2158"/>
    <w:rsid w:val="002F3578"/>
    <w:rsid w:val="002F6EF0"/>
    <w:rsid w:val="003061A0"/>
    <w:rsid w:val="003073CB"/>
    <w:rsid w:val="00311B80"/>
    <w:rsid w:val="00313CA2"/>
    <w:rsid w:val="00315CC7"/>
    <w:rsid w:val="00316312"/>
    <w:rsid w:val="00317EB3"/>
    <w:rsid w:val="003202AE"/>
    <w:rsid w:val="00320C6E"/>
    <w:rsid w:val="00326AAE"/>
    <w:rsid w:val="00327079"/>
    <w:rsid w:val="003303A5"/>
    <w:rsid w:val="00330C0B"/>
    <w:rsid w:val="00332D9A"/>
    <w:rsid w:val="00335234"/>
    <w:rsid w:val="00337FD8"/>
    <w:rsid w:val="00341B00"/>
    <w:rsid w:val="00342785"/>
    <w:rsid w:val="003429D1"/>
    <w:rsid w:val="0034475E"/>
    <w:rsid w:val="0035196A"/>
    <w:rsid w:val="003534DA"/>
    <w:rsid w:val="00360087"/>
    <w:rsid w:val="00363339"/>
    <w:rsid w:val="0036497A"/>
    <w:rsid w:val="00365F25"/>
    <w:rsid w:val="003666BD"/>
    <w:rsid w:val="0037074A"/>
    <w:rsid w:val="0037320B"/>
    <w:rsid w:val="0037385E"/>
    <w:rsid w:val="0038613B"/>
    <w:rsid w:val="00386563"/>
    <w:rsid w:val="003869C7"/>
    <w:rsid w:val="00386A9C"/>
    <w:rsid w:val="00387CDE"/>
    <w:rsid w:val="00390416"/>
    <w:rsid w:val="003926F4"/>
    <w:rsid w:val="00397952"/>
    <w:rsid w:val="003A073C"/>
    <w:rsid w:val="003A1276"/>
    <w:rsid w:val="003A38C8"/>
    <w:rsid w:val="003A494A"/>
    <w:rsid w:val="003A6513"/>
    <w:rsid w:val="003B4286"/>
    <w:rsid w:val="003B4B3E"/>
    <w:rsid w:val="003C3159"/>
    <w:rsid w:val="003C355D"/>
    <w:rsid w:val="003C3F83"/>
    <w:rsid w:val="003C4B85"/>
    <w:rsid w:val="003C6D8C"/>
    <w:rsid w:val="003D4968"/>
    <w:rsid w:val="003D626C"/>
    <w:rsid w:val="003D7772"/>
    <w:rsid w:val="003E01C3"/>
    <w:rsid w:val="003E16AB"/>
    <w:rsid w:val="003E1F79"/>
    <w:rsid w:val="003E23F3"/>
    <w:rsid w:val="003E2E6A"/>
    <w:rsid w:val="003E4414"/>
    <w:rsid w:val="003E4B68"/>
    <w:rsid w:val="003E5C79"/>
    <w:rsid w:val="003E6705"/>
    <w:rsid w:val="003F1BFA"/>
    <w:rsid w:val="003F26AA"/>
    <w:rsid w:val="003F528C"/>
    <w:rsid w:val="003F5346"/>
    <w:rsid w:val="00400879"/>
    <w:rsid w:val="00403FD3"/>
    <w:rsid w:val="004040A4"/>
    <w:rsid w:val="00404B10"/>
    <w:rsid w:val="00405FF1"/>
    <w:rsid w:val="004078BE"/>
    <w:rsid w:val="0041325D"/>
    <w:rsid w:val="00414E49"/>
    <w:rsid w:val="004159ED"/>
    <w:rsid w:val="004167C6"/>
    <w:rsid w:val="00417D1F"/>
    <w:rsid w:val="00417F49"/>
    <w:rsid w:val="00421611"/>
    <w:rsid w:val="00423734"/>
    <w:rsid w:val="004240E9"/>
    <w:rsid w:val="00424ADD"/>
    <w:rsid w:val="00430A26"/>
    <w:rsid w:val="00432922"/>
    <w:rsid w:val="004344AC"/>
    <w:rsid w:val="00435323"/>
    <w:rsid w:val="00437D3B"/>
    <w:rsid w:val="0044102B"/>
    <w:rsid w:val="00441B76"/>
    <w:rsid w:val="00443847"/>
    <w:rsid w:val="004444D6"/>
    <w:rsid w:val="00444B2D"/>
    <w:rsid w:val="00446D08"/>
    <w:rsid w:val="00447E2A"/>
    <w:rsid w:val="0045442E"/>
    <w:rsid w:val="00455EA1"/>
    <w:rsid w:val="00456FE4"/>
    <w:rsid w:val="00457022"/>
    <w:rsid w:val="00462168"/>
    <w:rsid w:val="00462220"/>
    <w:rsid w:val="00462F39"/>
    <w:rsid w:val="00463873"/>
    <w:rsid w:val="00465109"/>
    <w:rsid w:val="00466667"/>
    <w:rsid w:val="00470EF8"/>
    <w:rsid w:val="00476F55"/>
    <w:rsid w:val="004771B0"/>
    <w:rsid w:val="004820E0"/>
    <w:rsid w:val="00482F51"/>
    <w:rsid w:val="00485D7C"/>
    <w:rsid w:val="00486457"/>
    <w:rsid w:val="004909BE"/>
    <w:rsid w:val="00495328"/>
    <w:rsid w:val="00497EF9"/>
    <w:rsid w:val="004A3E62"/>
    <w:rsid w:val="004A43DF"/>
    <w:rsid w:val="004A4725"/>
    <w:rsid w:val="004A4DDA"/>
    <w:rsid w:val="004A73E6"/>
    <w:rsid w:val="004A7E3C"/>
    <w:rsid w:val="004B0771"/>
    <w:rsid w:val="004B2C7A"/>
    <w:rsid w:val="004B4CFE"/>
    <w:rsid w:val="004B57ED"/>
    <w:rsid w:val="004B6269"/>
    <w:rsid w:val="004B6746"/>
    <w:rsid w:val="004C28C9"/>
    <w:rsid w:val="004C2B9C"/>
    <w:rsid w:val="004C3831"/>
    <w:rsid w:val="004C55DD"/>
    <w:rsid w:val="004C72A3"/>
    <w:rsid w:val="004D451C"/>
    <w:rsid w:val="004D5702"/>
    <w:rsid w:val="004D58E5"/>
    <w:rsid w:val="004E0279"/>
    <w:rsid w:val="004E3E73"/>
    <w:rsid w:val="004E50B1"/>
    <w:rsid w:val="004F111F"/>
    <w:rsid w:val="004F1346"/>
    <w:rsid w:val="004F1810"/>
    <w:rsid w:val="004F1BE0"/>
    <w:rsid w:val="004F2798"/>
    <w:rsid w:val="004F63F7"/>
    <w:rsid w:val="004F76F3"/>
    <w:rsid w:val="004F7DE4"/>
    <w:rsid w:val="004F7E2B"/>
    <w:rsid w:val="005032FB"/>
    <w:rsid w:val="005036AF"/>
    <w:rsid w:val="00504E1C"/>
    <w:rsid w:val="0050549E"/>
    <w:rsid w:val="00505801"/>
    <w:rsid w:val="00506D74"/>
    <w:rsid w:val="00510385"/>
    <w:rsid w:val="00510E91"/>
    <w:rsid w:val="00510F74"/>
    <w:rsid w:val="00513B7C"/>
    <w:rsid w:val="0051477A"/>
    <w:rsid w:val="005152C1"/>
    <w:rsid w:val="005167D1"/>
    <w:rsid w:val="005203C2"/>
    <w:rsid w:val="00520B8E"/>
    <w:rsid w:val="005230F4"/>
    <w:rsid w:val="00523E89"/>
    <w:rsid w:val="005240CD"/>
    <w:rsid w:val="005244EE"/>
    <w:rsid w:val="00524512"/>
    <w:rsid w:val="00531D89"/>
    <w:rsid w:val="005325A9"/>
    <w:rsid w:val="005328ED"/>
    <w:rsid w:val="00536625"/>
    <w:rsid w:val="00536A2B"/>
    <w:rsid w:val="00537D31"/>
    <w:rsid w:val="00542E5D"/>
    <w:rsid w:val="005508FE"/>
    <w:rsid w:val="00550B77"/>
    <w:rsid w:val="0055120C"/>
    <w:rsid w:val="0055318B"/>
    <w:rsid w:val="00554194"/>
    <w:rsid w:val="0055589B"/>
    <w:rsid w:val="00557A57"/>
    <w:rsid w:val="00564AF1"/>
    <w:rsid w:val="00564C43"/>
    <w:rsid w:val="005720B6"/>
    <w:rsid w:val="005727F1"/>
    <w:rsid w:val="0057296F"/>
    <w:rsid w:val="0057371C"/>
    <w:rsid w:val="005739B7"/>
    <w:rsid w:val="00573DD1"/>
    <w:rsid w:val="005741E7"/>
    <w:rsid w:val="005744B6"/>
    <w:rsid w:val="0057709F"/>
    <w:rsid w:val="00584426"/>
    <w:rsid w:val="00584B09"/>
    <w:rsid w:val="005858C6"/>
    <w:rsid w:val="0058590B"/>
    <w:rsid w:val="005871D1"/>
    <w:rsid w:val="005879AB"/>
    <w:rsid w:val="0059375D"/>
    <w:rsid w:val="00595080"/>
    <w:rsid w:val="005963BC"/>
    <w:rsid w:val="005A0B95"/>
    <w:rsid w:val="005A201A"/>
    <w:rsid w:val="005A39A8"/>
    <w:rsid w:val="005A40DD"/>
    <w:rsid w:val="005A69BE"/>
    <w:rsid w:val="005B6E55"/>
    <w:rsid w:val="005B7D2B"/>
    <w:rsid w:val="005C0E29"/>
    <w:rsid w:val="005C172D"/>
    <w:rsid w:val="005C450F"/>
    <w:rsid w:val="005C4632"/>
    <w:rsid w:val="005C472B"/>
    <w:rsid w:val="005C7416"/>
    <w:rsid w:val="005D1647"/>
    <w:rsid w:val="005D2299"/>
    <w:rsid w:val="005E3410"/>
    <w:rsid w:val="005E586F"/>
    <w:rsid w:val="005F09FF"/>
    <w:rsid w:val="005F24F4"/>
    <w:rsid w:val="005F3439"/>
    <w:rsid w:val="005F46F0"/>
    <w:rsid w:val="005F5A83"/>
    <w:rsid w:val="005F6276"/>
    <w:rsid w:val="00600CEA"/>
    <w:rsid w:val="006010EF"/>
    <w:rsid w:val="00601D54"/>
    <w:rsid w:val="00602A56"/>
    <w:rsid w:val="006033AD"/>
    <w:rsid w:val="0060412B"/>
    <w:rsid w:val="00605472"/>
    <w:rsid w:val="00607AAD"/>
    <w:rsid w:val="00610260"/>
    <w:rsid w:val="00610A5C"/>
    <w:rsid w:val="006112FF"/>
    <w:rsid w:val="00614A95"/>
    <w:rsid w:val="0061596A"/>
    <w:rsid w:val="00617951"/>
    <w:rsid w:val="00620BE1"/>
    <w:rsid w:val="00623894"/>
    <w:rsid w:val="00624DF2"/>
    <w:rsid w:val="00625F8B"/>
    <w:rsid w:val="00627DB9"/>
    <w:rsid w:val="00633D4A"/>
    <w:rsid w:val="0063418C"/>
    <w:rsid w:val="00634DF8"/>
    <w:rsid w:val="006358E6"/>
    <w:rsid w:val="00635DC6"/>
    <w:rsid w:val="00637BE1"/>
    <w:rsid w:val="006408ED"/>
    <w:rsid w:val="006411EB"/>
    <w:rsid w:val="0064263B"/>
    <w:rsid w:val="00644A97"/>
    <w:rsid w:val="00646504"/>
    <w:rsid w:val="00652562"/>
    <w:rsid w:val="00652FE0"/>
    <w:rsid w:val="006549D5"/>
    <w:rsid w:val="00654CE6"/>
    <w:rsid w:val="00655765"/>
    <w:rsid w:val="006558A9"/>
    <w:rsid w:val="00655ACB"/>
    <w:rsid w:val="0065696A"/>
    <w:rsid w:val="0065727C"/>
    <w:rsid w:val="00657D85"/>
    <w:rsid w:val="006625B1"/>
    <w:rsid w:val="00666D87"/>
    <w:rsid w:val="00672ED4"/>
    <w:rsid w:val="006734B1"/>
    <w:rsid w:val="00676E23"/>
    <w:rsid w:val="006808D9"/>
    <w:rsid w:val="006831CF"/>
    <w:rsid w:val="00684D81"/>
    <w:rsid w:val="00685434"/>
    <w:rsid w:val="00687CC8"/>
    <w:rsid w:val="00687E7F"/>
    <w:rsid w:val="00690C09"/>
    <w:rsid w:val="00694DA4"/>
    <w:rsid w:val="006965FD"/>
    <w:rsid w:val="006974E9"/>
    <w:rsid w:val="006A2C7D"/>
    <w:rsid w:val="006A44CE"/>
    <w:rsid w:val="006A4F92"/>
    <w:rsid w:val="006B01E7"/>
    <w:rsid w:val="006B0312"/>
    <w:rsid w:val="006B257B"/>
    <w:rsid w:val="006B2F49"/>
    <w:rsid w:val="006B3010"/>
    <w:rsid w:val="006C0943"/>
    <w:rsid w:val="006C2D32"/>
    <w:rsid w:val="006C3CA4"/>
    <w:rsid w:val="006C473F"/>
    <w:rsid w:val="006C4920"/>
    <w:rsid w:val="006C54A5"/>
    <w:rsid w:val="006C55BB"/>
    <w:rsid w:val="006C630F"/>
    <w:rsid w:val="006C6848"/>
    <w:rsid w:val="006C6A9B"/>
    <w:rsid w:val="006D132E"/>
    <w:rsid w:val="006D4CAB"/>
    <w:rsid w:val="006D6683"/>
    <w:rsid w:val="006D6EAC"/>
    <w:rsid w:val="006E1303"/>
    <w:rsid w:val="006E1307"/>
    <w:rsid w:val="006E2B32"/>
    <w:rsid w:val="006E3723"/>
    <w:rsid w:val="006F1845"/>
    <w:rsid w:val="006F39A1"/>
    <w:rsid w:val="006F5EB5"/>
    <w:rsid w:val="00703F7A"/>
    <w:rsid w:val="00704371"/>
    <w:rsid w:val="0070460A"/>
    <w:rsid w:val="007048AA"/>
    <w:rsid w:val="00707F50"/>
    <w:rsid w:val="0071247E"/>
    <w:rsid w:val="00712E88"/>
    <w:rsid w:val="007162AE"/>
    <w:rsid w:val="00716674"/>
    <w:rsid w:val="00716688"/>
    <w:rsid w:val="0071695E"/>
    <w:rsid w:val="00716FB1"/>
    <w:rsid w:val="00717C7A"/>
    <w:rsid w:val="00720FE6"/>
    <w:rsid w:val="0072252F"/>
    <w:rsid w:val="0072287F"/>
    <w:rsid w:val="0072317C"/>
    <w:rsid w:val="00723B51"/>
    <w:rsid w:val="00730E45"/>
    <w:rsid w:val="0073231A"/>
    <w:rsid w:val="007406D6"/>
    <w:rsid w:val="007407FA"/>
    <w:rsid w:val="00740EAD"/>
    <w:rsid w:val="0074164E"/>
    <w:rsid w:val="007457D0"/>
    <w:rsid w:val="00745942"/>
    <w:rsid w:val="007459FE"/>
    <w:rsid w:val="0075080B"/>
    <w:rsid w:val="0075328D"/>
    <w:rsid w:val="00753B6B"/>
    <w:rsid w:val="00754A6C"/>
    <w:rsid w:val="00757FB8"/>
    <w:rsid w:val="00760058"/>
    <w:rsid w:val="00762F1C"/>
    <w:rsid w:val="0076436B"/>
    <w:rsid w:val="00766C21"/>
    <w:rsid w:val="007670B6"/>
    <w:rsid w:val="007673A1"/>
    <w:rsid w:val="00770787"/>
    <w:rsid w:val="00771B77"/>
    <w:rsid w:val="0077276F"/>
    <w:rsid w:val="0077532A"/>
    <w:rsid w:val="007758C6"/>
    <w:rsid w:val="00776D31"/>
    <w:rsid w:val="007808BF"/>
    <w:rsid w:val="00781116"/>
    <w:rsid w:val="007836DE"/>
    <w:rsid w:val="00783E83"/>
    <w:rsid w:val="00784296"/>
    <w:rsid w:val="00784319"/>
    <w:rsid w:val="00790772"/>
    <w:rsid w:val="00791D6C"/>
    <w:rsid w:val="007941A9"/>
    <w:rsid w:val="00794C12"/>
    <w:rsid w:val="007A0209"/>
    <w:rsid w:val="007A2883"/>
    <w:rsid w:val="007A4DC5"/>
    <w:rsid w:val="007A72BB"/>
    <w:rsid w:val="007B1F6D"/>
    <w:rsid w:val="007B22CF"/>
    <w:rsid w:val="007B33C0"/>
    <w:rsid w:val="007B3487"/>
    <w:rsid w:val="007B45A0"/>
    <w:rsid w:val="007B630E"/>
    <w:rsid w:val="007B69ED"/>
    <w:rsid w:val="007C0E4F"/>
    <w:rsid w:val="007C2198"/>
    <w:rsid w:val="007C3C8A"/>
    <w:rsid w:val="007C48F8"/>
    <w:rsid w:val="007C528E"/>
    <w:rsid w:val="007C7FDA"/>
    <w:rsid w:val="007D0FCE"/>
    <w:rsid w:val="007D2035"/>
    <w:rsid w:val="007D3082"/>
    <w:rsid w:val="007D62EC"/>
    <w:rsid w:val="007D6A82"/>
    <w:rsid w:val="007E4639"/>
    <w:rsid w:val="007F0AC9"/>
    <w:rsid w:val="007F18E9"/>
    <w:rsid w:val="007F37E1"/>
    <w:rsid w:val="007F4F95"/>
    <w:rsid w:val="007F7188"/>
    <w:rsid w:val="0080000D"/>
    <w:rsid w:val="00806323"/>
    <w:rsid w:val="0081169A"/>
    <w:rsid w:val="00811A4C"/>
    <w:rsid w:val="00812D33"/>
    <w:rsid w:val="0081407A"/>
    <w:rsid w:val="00814518"/>
    <w:rsid w:val="008150A7"/>
    <w:rsid w:val="008179C1"/>
    <w:rsid w:val="00820A13"/>
    <w:rsid w:val="0082379A"/>
    <w:rsid w:val="00823B48"/>
    <w:rsid w:val="008240B3"/>
    <w:rsid w:val="00824D4B"/>
    <w:rsid w:val="00825537"/>
    <w:rsid w:val="00825729"/>
    <w:rsid w:val="00830288"/>
    <w:rsid w:val="00831D8B"/>
    <w:rsid w:val="00835C10"/>
    <w:rsid w:val="008375BC"/>
    <w:rsid w:val="00840F73"/>
    <w:rsid w:val="00841BC1"/>
    <w:rsid w:val="00841C98"/>
    <w:rsid w:val="00842472"/>
    <w:rsid w:val="00842CD2"/>
    <w:rsid w:val="00842FDF"/>
    <w:rsid w:val="00843283"/>
    <w:rsid w:val="00843814"/>
    <w:rsid w:val="008452BF"/>
    <w:rsid w:val="00846DF7"/>
    <w:rsid w:val="00852AF5"/>
    <w:rsid w:val="0085309E"/>
    <w:rsid w:val="008537F7"/>
    <w:rsid w:val="00855BA2"/>
    <w:rsid w:val="00856A83"/>
    <w:rsid w:val="00857554"/>
    <w:rsid w:val="00863A2A"/>
    <w:rsid w:val="0086469C"/>
    <w:rsid w:val="00864935"/>
    <w:rsid w:val="00864EBF"/>
    <w:rsid w:val="008659B1"/>
    <w:rsid w:val="008675D1"/>
    <w:rsid w:val="008701FD"/>
    <w:rsid w:val="00871316"/>
    <w:rsid w:val="0087133E"/>
    <w:rsid w:val="00873E02"/>
    <w:rsid w:val="008748CC"/>
    <w:rsid w:val="00874B4A"/>
    <w:rsid w:val="008774FF"/>
    <w:rsid w:val="0089075D"/>
    <w:rsid w:val="00890AB8"/>
    <w:rsid w:val="008925EA"/>
    <w:rsid w:val="0089319D"/>
    <w:rsid w:val="00893A93"/>
    <w:rsid w:val="008973D4"/>
    <w:rsid w:val="008A2403"/>
    <w:rsid w:val="008A4CDB"/>
    <w:rsid w:val="008A7738"/>
    <w:rsid w:val="008A7C02"/>
    <w:rsid w:val="008B7F8B"/>
    <w:rsid w:val="008C0F3B"/>
    <w:rsid w:val="008C2110"/>
    <w:rsid w:val="008C2982"/>
    <w:rsid w:val="008C2AE8"/>
    <w:rsid w:val="008C2E7D"/>
    <w:rsid w:val="008C382C"/>
    <w:rsid w:val="008C50D0"/>
    <w:rsid w:val="008C50F7"/>
    <w:rsid w:val="008C614C"/>
    <w:rsid w:val="008C6245"/>
    <w:rsid w:val="008C696E"/>
    <w:rsid w:val="008C7A6C"/>
    <w:rsid w:val="008C7D4F"/>
    <w:rsid w:val="008D0963"/>
    <w:rsid w:val="008D0C5F"/>
    <w:rsid w:val="008D0E78"/>
    <w:rsid w:val="008D1F6E"/>
    <w:rsid w:val="008D2BEC"/>
    <w:rsid w:val="008D4C18"/>
    <w:rsid w:val="008D6274"/>
    <w:rsid w:val="008E0DAD"/>
    <w:rsid w:val="008E0FC3"/>
    <w:rsid w:val="008E260E"/>
    <w:rsid w:val="008E5209"/>
    <w:rsid w:val="008E625A"/>
    <w:rsid w:val="008E647F"/>
    <w:rsid w:val="008E6B55"/>
    <w:rsid w:val="008F093D"/>
    <w:rsid w:val="008F15E2"/>
    <w:rsid w:val="008F436F"/>
    <w:rsid w:val="008F501C"/>
    <w:rsid w:val="008F5446"/>
    <w:rsid w:val="0090151D"/>
    <w:rsid w:val="00905170"/>
    <w:rsid w:val="00905392"/>
    <w:rsid w:val="009059D5"/>
    <w:rsid w:val="00905B5A"/>
    <w:rsid w:val="0090700A"/>
    <w:rsid w:val="00914C74"/>
    <w:rsid w:val="00917182"/>
    <w:rsid w:val="009174E3"/>
    <w:rsid w:val="009213BE"/>
    <w:rsid w:val="00922551"/>
    <w:rsid w:val="00923BFE"/>
    <w:rsid w:val="009263B9"/>
    <w:rsid w:val="00927784"/>
    <w:rsid w:val="00930AEB"/>
    <w:rsid w:val="00931522"/>
    <w:rsid w:val="009338A6"/>
    <w:rsid w:val="00934776"/>
    <w:rsid w:val="009355A5"/>
    <w:rsid w:val="00936469"/>
    <w:rsid w:val="009413DB"/>
    <w:rsid w:val="00947446"/>
    <w:rsid w:val="0095226A"/>
    <w:rsid w:val="00952625"/>
    <w:rsid w:val="00953CDD"/>
    <w:rsid w:val="00957A90"/>
    <w:rsid w:val="0096035D"/>
    <w:rsid w:val="00961DB8"/>
    <w:rsid w:val="0096232D"/>
    <w:rsid w:val="0096445A"/>
    <w:rsid w:val="00964960"/>
    <w:rsid w:val="00964D5E"/>
    <w:rsid w:val="0097070F"/>
    <w:rsid w:val="00972EFB"/>
    <w:rsid w:val="009813C4"/>
    <w:rsid w:val="00981B7D"/>
    <w:rsid w:val="0098636B"/>
    <w:rsid w:val="0098699E"/>
    <w:rsid w:val="009870F4"/>
    <w:rsid w:val="009871AB"/>
    <w:rsid w:val="009906B9"/>
    <w:rsid w:val="00990913"/>
    <w:rsid w:val="00991917"/>
    <w:rsid w:val="00993234"/>
    <w:rsid w:val="00995B43"/>
    <w:rsid w:val="009A0B26"/>
    <w:rsid w:val="009A2D35"/>
    <w:rsid w:val="009A3C83"/>
    <w:rsid w:val="009A5FF9"/>
    <w:rsid w:val="009A7FBA"/>
    <w:rsid w:val="009B03D4"/>
    <w:rsid w:val="009B0718"/>
    <w:rsid w:val="009B2C46"/>
    <w:rsid w:val="009B33BE"/>
    <w:rsid w:val="009B406E"/>
    <w:rsid w:val="009B4EF8"/>
    <w:rsid w:val="009B506C"/>
    <w:rsid w:val="009B5795"/>
    <w:rsid w:val="009B5A68"/>
    <w:rsid w:val="009B7B1D"/>
    <w:rsid w:val="009B7F31"/>
    <w:rsid w:val="009C0AAD"/>
    <w:rsid w:val="009C17E0"/>
    <w:rsid w:val="009C3719"/>
    <w:rsid w:val="009C4B3E"/>
    <w:rsid w:val="009C69E4"/>
    <w:rsid w:val="009D21FD"/>
    <w:rsid w:val="009D3AE0"/>
    <w:rsid w:val="009D54B2"/>
    <w:rsid w:val="009D7E9F"/>
    <w:rsid w:val="009E15DE"/>
    <w:rsid w:val="009E31ED"/>
    <w:rsid w:val="009E3850"/>
    <w:rsid w:val="009E6BE2"/>
    <w:rsid w:val="009E78FD"/>
    <w:rsid w:val="009F0DF3"/>
    <w:rsid w:val="009F3A86"/>
    <w:rsid w:val="00A017A9"/>
    <w:rsid w:val="00A02AB5"/>
    <w:rsid w:val="00A03183"/>
    <w:rsid w:val="00A044E1"/>
    <w:rsid w:val="00A04A4C"/>
    <w:rsid w:val="00A0520F"/>
    <w:rsid w:val="00A103D7"/>
    <w:rsid w:val="00A10C26"/>
    <w:rsid w:val="00A12142"/>
    <w:rsid w:val="00A1303A"/>
    <w:rsid w:val="00A135BA"/>
    <w:rsid w:val="00A135E5"/>
    <w:rsid w:val="00A1592B"/>
    <w:rsid w:val="00A16FFA"/>
    <w:rsid w:val="00A23796"/>
    <w:rsid w:val="00A263D2"/>
    <w:rsid w:val="00A30C53"/>
    <w:rsid w:val="00A317D8"/>
    <w:rsid w:val="00A33387"/>
    <w:rsid w:val="00A34AC3"/>
    <w:rsid w:val="00A35317"/>
    <w:rsid w:val="00A35D4D"/>
    <w:rsid w:val="00A4091B"/>
    <w:rsid w:val="00A44F7C"/>
    <w:rsid w:val="00A45CBC"/>
    <w:rsid w:val="00A46A0E"/>
    <w:rsid w:val="00A52334"/>
    <w:rsid w:val="00A53893"/>
    <w:rsid w:val="00A54EEF"/>
    <w:rsid w:val="00A553B7"/>
    <w:rsid w:val="00A573DA"/>
    <w:rsid w:val="00A5742C"/>
    <w:rsid w:val="00A658C8"/>
    <w:rsid w:val="00A66F04"/>
    <w:rsid w:val="00A6785D"/>
    <w:rsid w:val="00A67FA8"/>
    <w:rsid w:val="00A725D4"/>
    <w:rsid w:val="00A73601"/>
    <w:rsid w:val="00A73A41"/>
    <w:rsid w:val="00A76E35"/>
    <w:rsid w:val="00A77FE2"/>
    <w:rsid w:val="00A8243D"/>
    <w:rsid w:val="00A82827"/>
    <w:rsid w:val="00A837F4"/>
    <w:rsid w:val="00A84F00"/>
    <w:rsid w:val="00A92341"/>
    <w:rsid w:val="00A946F5"/>
    <w:rsid w:val="00A9619C"/>
    <w:rsid w:val="00A96F96"/>
    <w:rsid w:val="00AA3D4B"/>
    <w:rsid w:val="00AA4B1F"/>
    <w:rsid w:val="00AA507D"/>
    <w:rsid w:val="00AA6704"/>
    <w:rsid w:val="00AB104E"/>
    <w:rsid w:val="00AB52BF"/>
    <w:rsid w:val="00AB552B"/>
    <w:rsid w:val="00AB78E4"/>
    <w:rsid w:val="00AC19A7"/>
    <w:rsid w:val="00AC42AD"/>
    <w:rsid w:val="00AC46BB"/>
    <w:rsid w:val="00AC7C9A"/>
    <w:rsid w:val="00AD121A"/>
    <w:rsid w:val="00AD121F"/>
    <w:rsid w:val="00AD4AFC"/>
    <w:rsid w:val="00AD5EE2"/>
    <w:rsid w:val="00AD5F4B"/>
    <w:rsid w:val="00AD7321"/>
    <w:rsid w:val="00AE0EA6"/>
    <w:rsid w:val="00AE1EE5"/>
    <w:rsid w:val="00AE4397"/>
    <w:rsid w:val="00AE5B93"/>
    <w:rsid w:val="00AE62A3"/>
    <w:rsid w:val="00AF09B0"/>
    <w:rsid w:val="00AF0F62"/>
    <w:rsid w:val="00AF1C52"/>
    <w:rsid w:val="00AF2F3C"/>
    <w:rsid w:val="00AF413F"/>
    <w:rsid w:val="00AF542F"/>
    <w:rsid w:val="00AF706E"/>
    <w:rsid w:val="00AF7834"/>
    <w:rsid w:val="00B03024"/>
    <w:rsid w:val="00B061A3"/>
    <w:rsid w:val="00B13115"/>
    <w:rsid w:val="00B162E8"/>
    <w:rsid w:val="00B17307"/>
    <w:rsid w:val="00B17CFF"/>
    <w:rsid w:val="00B203B7"/>
    <w:rsid w:val="00B20449"/>
    <w:rsid w:val="00B20D61"/>
    <w:rsid w:val="00B213F7"/>
    <w:rsid w:val="00B222ED"/>
    <w:rsid w:val="00B229E2"/>
    <w:rsid w:val="00B22BB5"/>
    <w:rsid w:val="00B23202"/>
    <w:rsid w:val="00B240FB"/>
    <w:rsid w:val="00B26D7D"/>
    <w:rsid w:val="00B27281"/>
    <w:rsid w:val="00B314EA"/>
    <w:rsid w:val="00B31BD4"/>
    <w:rsid w:val="00B32D4D"/>
    <w:rsid w:val="00B33627"/>
    <w:rsid w:val="00B33AA7"/>
    <w:rsid w:val="00B376B0"/>
    <w:rsid w:val="00B3784E"/>
    <w:rsid w:val="00B4087D"/>
    <w:rsid w:val="00B4186A"/>
    <w:rsid w:val="00B42883"/>
    <w:rsid w:val="00B46335"/>
    <w:rsid w:val="00B476A4"/>
    <w:rsid w:val="00B479C0"/>
    <w:rsid w:val="00B501C1"/>
    <w:rsid w:val="00B50AE8"/>
    <w:rsid w:val="00B52A97"/>
    <w:rsid w:val="00B52F08"/>
    <w:rsid w:val="00B53294"/>
    <w:rsid w:val="00B537AE"/>
    <w:rsid w:val="00B56DFA"/>
    <w:rsid w:val="00B571B1"/>
    <w:rsid w:val="00B61FA6"/>
    <w:rsid w:val="00B622CB"/>
    <w:rsid w:val="00B64514"/>
    <w:rsid w:val="00B65831"/>
    <w:rsid w:val="00B66E17"/>
    <w:rsid w:val="00B670B6"/>
    <w:rsid w:val="00B6726B"/>
    <w:rsid w:val="00B67390"/>
    <w:rsid w:val="00B717BA"/>
    <w:rsid w:val="00B721A6"/>
    <w:rsid w:val="00B74EEE"/>
    <w:rsid w:val="00B8039F"/>
    <w:rsid w:val="00B807B1"/>
    <w:rsid w:val="00B82C1D"/>
    <w:rsid w:val="00B85DA9"/>
    <w:rsid w:val="00B8659D"/>
    <w:rsid w:val="00B91011"/>
    <w:rsid w:val="00B91FE0"/>
    <w:rsid w:val="00B9500E"/>
    <w:rsid w:val="00BA45C3"/>
    <w:rsid w:val="00BB4CA1"/>
    <w:rsid w:val="00BB5B74"/>
    <w:rsid w:val="00BC1FC8"/>
    <w:rsid w:val="00BC34A9"/>
    <w:rsid w:val="00BC6735"/>
    <w:rsid w:val="00BD4A94"/>
    <w:rsid w:val="00BD6729"/>
    <w:rsid w:val="00BD6774"/>
    <w:rsid w:val="00BE30C8"/>
    <w:rsid w:val="00BE460A"/>
    <w:rsid w:val="00BE6C56"/>
    <w:rsid w:val="00BE7A30"/>
    <w:rsid w:val="00BF1FDC"/>
    <w:rsid w:val="00BF3FEF"/>
    <w:rsid w:val="00BF4080"/>
    <w:rsid w:val="00BF4AB4"/>
    <w:rsid w:val="00BF78DF"/>
    <w:rsid w:val="00C01C5D"/>
    <w:rsid w:val="00C03A5F"/>
    <w:rsid w:val="00C0789B"/>
    <w:rsid w:val="00C12052"/>
    <w:rsid w:val="00C13C6C"/>
    <w:rsid w:val="00C13FB2"/>
    <w:rsid w:val="00C1412E"/>
    <w:rsid w:val="00C15B53"/>
    <w:rsid w:val="00C16ACD"/>
    <w:rsid w:val="00C16BB1"/>
    <w:rsid w:val="00C223DB"/>
    <w:rsid w:val="00C23710"/>
    <w:rsid w:val="00C248E4"/>
    <w:rsid w:val="00C258EB"/>
    <w:rsid w:val="00C278C2"/>
    <w:rsid w:val="00C31630"/>
    <w:rsid w:val="00C328BD"/>
    <w:rsid w:val="00C34BC8"/>
    <w:rsid w:val="00C36F43"/>
    <w:rsid w:val="00C40824"/>
    <w:rsid w:val="00C42912"/>
    <w:rsid w:val="00C42F0B"/>
    <w:rsid w:val="00C50EDB"/>
    <w:rsid w:val="00C535A7"/>
    <w:rsid w:val="00C55E64"/>
    <w:rsid w:val="00C57AF4"/>
    <w:rsid w:val="00C60057"/>
    <w:rsid w:val="00C6033F"/>
    <w:rsid w:val="00C623CF"/>
    <w:rsid w:val="00C63BBF"/>
    <w:rsid w:val="00C67666"/>
    <w:rsid w:val="00C67EA7"/>
    <w:rsid w:val="00C77F41"/>
    <w:rsid w:val="00C80A99"/>
    <w:rsid w:val="00C83107"/>
    <w:rsid w:val="00C8312A"/>
    <w:rsid w:val="00C83AB3"/>
    <w:rsid w:val="00C922F5"/>
    <w:rsid w:val="00C953D8"/>
    <w:rsid w:val="00C95949"/>
    <w:rsid w:val="00C96801"/>
    <w:rsid w:val="00CA1628"/>
    <w:rsid w:val="00CA1F22"/>
    <w:rsid w:val="00CA54A5"/>
    <w:rsid w:val="00CA6BF1"/>
    <w:rsid w:val="00CB2B7E"/>
    <w:rsid w:val="00CB595E"/>
    <w:rsid w:val="00CB64B0"/>
    <w:rsid w:val="00CB7007"/>
    <w:rsid w:val="00CC2C4E"/>
    <w:rsid w:val="00CC4FFF"/>
    <w:rsid w:val="00CC51EA"/>
    <w:rsid w:val="00CC7F8B"/>
    <w:rsid w:val="00CD0879"/>
    <w:rsid w:val="00CD35BA"/>
    <w:rsid w:val="00CD3A0D"/>
    <w:rsid w:val="00CD7FA9"/>
    <w:rsid w:val="00CE72B1"/>
    <w:rsid w:val="00CF0603"/>
    <w:rsid w:val="00CF0B42"/>
    <w:rsid w:val="00CF1450"/>
    <w:rsid w:val="00CF250B"/>
    <w:rsid w:val="00D01342"/>
    <w:rsid w:val="00D04BCE"/>
    <w:rsid w:val="00D0571F"/>
    <w:rsid w:val="00D05FA7"/>
    <w:rsid w:val="00D06796"/>
    <w:rsid w:val="00D10732"/>
    <w:rsid w:val="00D10EFC"/>
    <w:rsid w:val="00D10FCE"/>
    <w:rsid w:val="00D1617E"/>
    <w:rsid w:val="00D2274C"/>
    <w:rsid w:val="00D263A9"/>
    <w:rsid w:val="00D26A4B"/>
    <w:rsid w:val="00D27D1B"/>
    <w:rsid w:val="00D30E69"/>
    <w:rsid w:val="00D31D8B"/>
    <w:rsid w:val="00D349FC"/>
    <w:rsid w:val="00D3596D"/>
    <w:rsid w:val="00D36393"/>
    <w:rsid w:val="00D36766"/>
    <w:rsid w:val="00D37B04"/>
    <w:rsid w:val="00D4064E"/>
    <w:rsid w:val="00D41E35"/>
    <w:rsid w:val="00D424E9"/>
    <w:rsid w:val="00D43376"/>
    <w:rsid w:val="00D43D60"/>
    <w:rsid w:val="00D452E8"/>
    <w:rsid w:val="00D47202"/>
    <w:rsid w:val="00D56589"/>
    <w:rsid w:val="00D56FDF"/>
    <w:rsid w:val="00D61546"/>
    <w:rsid w:val="00D628EA"/>
    <w:rsid w:val="00D6705C"/>
    <w:rsid w:val="00D677CF"/>
    <w:rsid w:val="00D679B2"/>
    <w:rsid w:val="00D71DCE"/>
    <w:rsid w:val="00D72867"/>
    <w:rsid w:val="00D775AA"/>
    <w:rsid w:val="00D81456"/>
    <w:rsid w:val="00D8168B"/>
    <w:rsid w:val="00D83007"/>
    <w:rsid w:val="00D853A4"/>
    <w:rsid w:val="00D85710"/>
    <w:rsid w:val="00D9420C"/>
    <w:rsid w:val="00D97F43"/>
    <w:rsid w:val="00DA1732"/>
    <w:rsid w:val="00DA2B1A"/>
    <w:rsid w:val="00DA539D"/>
    <w:rsid w:val="00DA5835"/>
    <w:rsid w:val="00DA6233"/>
    <w:rsid w:val="00DB04FC"/>
    <w:rsid w:val="00DB2285"/>
    <w:rsid w:val="00DB3A06"/>
    <w:rsid w:val="00DB6513"/>
    <w:rsid w:val="00DB713E"/>
    <w:rsid w:val="00DC0A3D"/>
    <w:rsid w:val="00DC3B68"/>
    <w:rsid w:val="00DC3DAB"/>
    <w:rsid w:val="00DC4C51"/>
    <w:rsid w:val="00DC4F56"/>
    <w:rsid w:val="00DD475F"/>
    <w:rsid w:val="00DD4C2B"/>
    <w:rsid w:val="00DE0294"/>
    <w:rsid w:val="00DE2E3C"/>
    <w:rsid w:val="00DE6305"/>
    <w:rsid w:val="00DF10D8"/>
    <w:rsid w:val="00DF1C6E"/>
    <w:rsid w:val="00DF1F1F"/>
    <w:rsid w:val="00DF2513"/>
    <w:rsid w:val="00E004A7"/>
    <w:rsid w:val="00E107F9"/>
    <w:rsid w:val="00E1623C"/>
    <w:rsid w:val="00E209AB"/>
    <w:rsid w:val="00E20AB2"/>
    <w:rsid w:val="00E21AF7"/>
    <w:rsid w:val="00E21DA8"/>
    <w:rsid w:val="00E21F55"/>
    <w:rsid w:val="00E21F60"/>
    <w:rsid w:val="00E23557"/>
    <w:rsid w:val="00E23EEA"/>
    <w:rsid w:val="00E24000"/>
    <w:rsid w:val="00E240A9"/>
    <w:rsid w:val="00E316F6"/>
    <w:rsid w:val="00E31878"/>
    <w:rsid w:val="00E337DD"/>
    <w:rsid w:val="00E33D04"/>
    <w:rsid w:val="00E35768"/>
    <w:rsid w:val="00E37487"/>
    <w:rsid w:val="00E40446"/>
    <w:rsid w:val="00E427CD"/>
    <w:rsid w:val="00E442D1"/>
    <w:rsid w:val="00E47484"/>
    <w:rsid w:val="00E53646"/>
    <w:rsid w:val="00E558C7"/>
    <w:rsid w:val="00E56514"/>
    <w:rsid w:val="00E60F71"/>
    <w:rsid w:val="00E61D13"/>
    <w:rsid w:val="00E64A1A"/>
    <w:rsid w:val="00E6567A"/>
    <w:rsid w:val="00E66487"/>
    <w:rsid w:val="00E66F79"/>
    <w:rsid w:val="00E71FB1"/>
    <w:rsid w:val="00E741D6"/>
    <w:rsid w:val="00E75390"/>
    <w:rsid w:val="00E82538"/>
    <w:rsid w:val="00E833EC"/>
    <w:rsid w:val="00E83724"/>
    <w:rsid w:val="00E83D7F"/>
    <w:rsid w:val="00E8710D"/>
    <w:rsid w:val="00E8757A"/>
    <w:rsid w:val="00E94B34"/>
    <w:rsid w:val="00EA0097"/>
    <w:rsid w:val="00EA0F12"/>
    <w:rsid w:val="00EA26AB"/>
    <w:rsid w:val="00EA2C87"/>
    <w:rsid w:val="00EA5054"/>
    <w:rsid w:val="00EA6E20"/>
    <w:rsid w:val="00EA7EE9"/>
    <w:rsid w:val="00EB09C1"/>
    <w:rsid w:val="00EB0EAE"/>
    <w:rsid w:val="00EB191D"/>
    <w:rsid w:val="00EB2724"/>
    <w:rsid w:val="00EB2E92"/>
    <w:rsid w:val="00EB38FA"/>
    <w:rsid w:val="00EB39F1"/>
    <w:rsid w:val="00EB3C1D"/>
    <w:rsid w:val="00EB782E"/>
    <w:rsid w:val="00EC4DCE"/>
    <w:rsid w:val="00EC7356"/>
    <w:rsid w:val="00EC7509"/>
    <w:rsid w:val="00ED1F2D"/>
    <w:rsid w:val="00ED2174"/>
    <w:rsid w:val="00ED2E40"/>
    <w:rsid w:val="00ED4050"/>
    <w:rsid w:val="00ED50B1"/>
    <w:rsid w:val="00EE046F"/>
    <w:rsid w:val="00EE16A2"/>
    <w:rsid w:val="00EE1AFC"/>
    <w:rsid w:val="00EE2F13"/>
    <w:rsid w:val="00EF2F53"/>
    <w:rsid w:val="00EF3179"/>
    <w:rsid w:val="00EF31D4"/>
    <w:rsid w:val="00EF3284"/>
    <w:rsid w:val="00EF4045"/>
    <w:rsid w:val="00EF476A"/>
    <w:rsid w:val="00EF5EB6"/>
    <w:rsid w:val="00F001BE"/>
    <w:rsid w:val="00F003D0"/>
    <w:rsid w:val="00F00FAC"/>
    <w:rsid w:val="00F01BBB"/>
    <w:rsid w:val="00F0226E"/>
    <w:rsid w:val="00F023FF"/>
    <w:rsid w:val="00F02C2A"/>
    <w:rsid w:val="00F03EBE"/>
    <w:rsid w:val="00F05264"/>
    <w:rsid w:val="00F06B2A"/>
    <w:rsid w:val="00F06EA4"/>
    <w:rsid w:val="00F1062B"/>
    <w:rsid w:val="00F112D3"/>
    <w:rsid w:val="00F12212"/>
    <w:rsid w:val="00F13E17"/>
    <w:rsid w:val="00F20183"/>
    <w:rsid w:val="00F202EB"/>
    <w:rsid w:val="00F206CF"/>
    <w:rsid w:val="00F215AC"/>
    <w:rsid w:val="00F2326C"/>
    <w:rsid w:val="00F244EB"/>
    <w:rsid w:val="00F24B5D"/>
    <w:rsid w:val="00F2671C"/>
    <w:rsid w:val="00F2783D"/>
    <w:rsid w:val="00F31D22"/>
    <w:rsid w:val="00F3210C"/>
    <w:rsid w:val="00F3397C"/>
    <w:rsid w:val="00F3608B"/>
    <w:rsid w:val="00F374D1"/>
    <w:rsid w:val="00F431E5"/>
    <w:rsid w:val="00F4320C"/>
    <w:rsid w:val="00F44795"/>
    <w:rsid w:val="00F45952"/>
    <w:rsid w:val="00F4690D"/>
    <w:rsid w:val="00F46A3C"/>
    <w:rsid w:val="00F52EF0"/>
    <w:rsid w:val="00F534A5"/>
    <w:rsid w:val="00F54605"/>
    <w:rsid w:val="00F54EC1"/>
    <w:rsid w:val="00F55D66"/>
    <w:rsid w:val="00F57456"/>
    <w:rsid w:val="00F61944"/>
    <w:rsid w:val="00F630D8"/>
    <w:rsid w:val="00F651DF"/>
    <w:rsid w:val="00F71639"/>
    <w:rsid w:val="00F8584D"/>
    <w:rsid w:val="00F8719C"/>
    <w:rsid w:val="00F93FEF"/>
    <w:rsid w:val="00F97F51"/>
    <w:rsid w:val="00FA0B62"/>
    <w:rsid w:val="00FA2BB3"/>
    <w:rsid w:val="00FA4ECB"/>
    <w:rsid w:val="00FA5692"/>
    <w:rsid w:val="00FA65ED"/>
    <w:rsid w:val="00FA7C2D"/>
    <w:rsid w:val="00FB033F"/>
    <w:rsid w:val="00FB1446"/>
    <w:rsid w:val="00FB7E90"/>
    <w:rsid w:val="00FC0127"/>
    <w:rsid w:val="00FC1422"/>
    <w:rsid w:val="00FC49FB"/>
    <w:rsid w:val="00FC7F49"/>
    <w:rsid w:val="00FD1489"/>
    <w:rsid w:val="00FD2EE9"/>
    <w:rsid w:val="00FD4993"/>
    <w:rsid w:val="00FE01AA"/>
    <w:rsid w:val="00FE18DB"/>
    <w:rsid w:val="00FE2975"/>
    <w:rsid w:val="00FE52E3"/>
    <w:rsid w:val="00FE5C67"/>
    <w:rsid w:val="00FE7118"/>
    <w:rsid w:val="00FE77C5"/>
    <w:rsid w:val="00FF224A"/>
    <w:rsid w:val="00FF51A4"/>
    <w:rsid w:val="00FF5895"/>
    <w:rsid w:val="00FF5BF5"/>
    <w:rsid w:val="00FF606F"/>
    <w:rsid w:val="00FF7287"/>
    <w:rsid w:val="00FF76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0A539"/>
  <w15:chartTrackingRefBased/>
  <w15:docId w15:val="{C4112C0A-04C1-4A4E-B896-743BC9F71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A3"/>
    <w:pPr>
      <w:widowControl w:val="0"/>
      <w:spacing w:after="0" w:line="240" w:lineRule="auto"/>
      <w:jc w:val="both"/>
    </w:pPr>
    <w:rPr>
      <w:rFonts w:ascii="DengXian" w:eastAsia="DengXian" w:hAnsi="DengXian" w:cs="DengXian"/>
      <w:sz w:val="21"/>
      <w:szCs w:val="21"/>
      <w:lang w:val="en-US" w:eastAsia="zh-CN"/>
    </w:rPr>
  </w:style>
  <w:style w:type="paragraph" w:styleId="Heading1">
    <w:name w:val="heading 1"/>
    <w:basedOn w:val="Normal"/>
    <w:next w:val="Normal"/>
    <w:link w:val="Heading1Char"/>
    <w:uiPriority w:val="9"/>
    <w:qFormat/>
    <w:rsid w:val="004E50B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qFormat/>
    <w:rsid w:val="001224A3"/>
    <w:pPr>
      <w:widowControl w:val="0"/>
      <w:spacing w:after="0" w:line="240" w:lineRule="auto"/>
      <w:jc w:val="both"/>
    </w:pPr>
    <w:rPr>
      <w:rFonts w:ascii="Calibri" w:eastAsia="SimSun" w:hAnsi="Calibri" w:cs="Arial Unicode MS"/>
      <w:color w:val="000000"/>
      <w:szCs w:val="21"/>
      <w:u w:color="000000"/>
      <w:lang w:val="en-US" w:eastAsia="en-GB"/>
    </w:rPr>
  </w:style>
  <w:style w:type="paragraph" w:styleId="ListParagraph">
    <w:name w:val="List Paragraph"/>
    <w:basedOn w:val="Normal"/>
    <w:uiPriority w:val="34"/>
    <w:qFormat/>
    <w:rsid w:val="001224A3"/>
    <w:pPr>
      <w:widowControl/>
      <w:ind w:left="720"/>
      <w:contextualSpacing/>
      <w:jc w:val="left"/>
    </w:pPr>
    <w:rPr>
      <w:rFonts w:ascii="Times" w:eastAsiaTheme="minorEastAsia" w:hAnsi="Times" w:cstheme="minorBidi"/>
      <w:sz w:val="20"/>
      <w:szCs w:val="20"/>
      <w:lang w:eastAsia="en-US"/>
    </w:rPr>
  </w:style>
  <w:style w:type="paragraph" w:styleId="Header">
    <w:name w:val="header"/>
    <w:basedOn w:val="Normal"/>
    <w:link w:val="HeaderChar"/>
    <w:uiPriority w:val="99"/>
    <w:unhideWhenUsed/>
    <w:rsid w:val="001224A3"/>
    <w:pPr>
      <w:tabs>
        <w:tab w:val="center" w:pos="4513"/>
        <w:tab w:val="right" w:pos="9026"/>
      </w:tabs>
    </w:pPr>
  </w:style>
  <w:style w:type="character" w:customStyle="1" w:styleId="HeaderChar">
    <w:name w:val="Header Char"/>
    <w:basedOn w:val="DefaultParagraphFont"/>
    <w:link w:val="Header"/>
    <w:uiPriority w:val="99"/>
    <w:rsid w:val="001224A3"/>
    <w:rPr>
      <w:rFonts w:ascii="DengXian" w:eastAsia="DengXian" w:hAnsi="DengXian" w:cs="DengXian"/>
      <w:sz w:val="21"/>
      <w:szCs w:val="21"/>
      <w:lang w:val="en-US" w:eastAsia="zh-CN"/>
    </w:rPr>
  </w:style>
  <w:style w:type="paragraph" w:styleId="Footer">
    <w:name w:val="footer"/>
    <w:basedOn w:val="Normal"/>
    <w:link w:val="FooterChar"/>
    <w:uiPriority w:val="99"/>
    <w:unhideWhenUsed/>
    <w:rsid w:val="001224A3"/>
    <w:pPr>
      <w:tabs>
        <w:tab w:val="center" w:pos="4513"/>
        <w:tab w:val="right" w:pos="9026"/>
      </w:tabs>
    </w:pPr>
  </w:style>
  <w:style w:type="character" w:customStyle="1" w:styleId="FooterChar">
    <w:name w:val="Footer Char"/>
    <w:basedOn w:val="DefaultParagraphFont"/>
    <w:link w:val="Footer"/>
    <w:uiPriority w:val="99"/>
    <w:rsid w:val="001224A3"/>
    <w:rPr>
      <w:rFonts w:ascii="DengXian" w:eastAsia="DengXian" w:hAnsi="DengXian" w:cs="DengXian"/>
      <w:sz w:val="21"/>
      <w:szCs w:val="21"/>
      <w:lang w:val="en-US" w:eastAsia="zh-CN"/>
    </w:rPr>
  </w:style>
  <w:style w:type="character" w:styleId="LineNumber">
    <w:name w:val="line number"/>
    <w:basedOn w:val="DefaultParagraphFont"/>
    <w:uiPriority w:val="99"/>
    <w:semiHidden/>
    <w:unhideWhenUsed/>
    <w:rsid w:val="00115EC4"/>
  </w:style>
  <w:style w:type="character" w:styleId="Hyperlink">
    <w:name w:val="Hyperlink"/>
    <w:basedOn w:val="DefaultParagraphFont"/>
    <w:uiPriority w:val="99"/>
    <w:unhideWhenUsed/>
    <w:rsid w:val="000212A1"/>
    <w:rPr>
      <w:color w:val="0563C1" w:themeColor="hyperlink"/>
      <w:u w:val="single"/>
    </w:rPr>
  </w:style>
  <w:style w:type="character" w:customStyle="1" w:styleId="UnresolvedMention1">
    <w:name w:val="Unresolved Mention1"/>
    <w:basedOn w:val="DefaultParagraphFont"/>
    <w:uiPriority w:val="99"/>
    <w:semiHidden/>
    <w:unhideWhenUsed/>
    <w:rsid w:val="000212A1"/>
    <w:rPr>
      <w:color w:val="605E5C"/>
      <w:shd w:val="clear" w:color="auto" w:fill="E1DFDD"/>
    </w:rPr>
  </w:style>
  <w:style w:type="paragraph" w:customStyle="1" w:styleId="contentpasted0">
    <w:name w:val="contentpasted0"/>
    <w:basedOn w:val="Normal"/>
    <w:rsid w:val="000212A1"/>
    <w:pPr>
      <w:widowControl/>
      <w:spacing w:before="100" w:beforeAutospacing="1" w:after="100" w:afterAutospacing="1"/>
      <w:jc w:val="left"/>
    </w:pPr>
    <w:rPr>
      <w:rFonts w:ascii="Calibri" w:eastAsiaTheme="minorHAnsi" w:hAnsi="Calibri" w:cs="Calibri"/>
      <w:sz w:val="22"/>
      <w:szCs w:val="22"/>
      <w:lang w:val="en-GB" w:eastAsia="en-GB"/>
    </w:rPr>
  </w:style>
  <w:style w:type="character" w:customStyle="1" w:styleId="contentpasted2">
    <w:name w:val="contentpasted2"/>
    <w:basedOn w:val="DefaultParagraphFont"/>
    <w:rsid w:val="000212A1"/>
  </w:style>
  <w:style w:type="character" w:styleId="CommentReference">
    <w:name w:val="annotation reference"/>
    <w:basedOn w:val="DefaultParagraphFont"/>
    <w:uiPriority w:val="99"/>
    <w:semiHidden/>
    <w:unhideWhenUsed/>
    <w:rsid w:val="0085309E"/>
    <w:rPr>
      <w:sz w:val="16"/>
      <w:szCs w:val="16"/>
    </w:rPr>
  </w:style>
  <w:style w:type="paragraph" w:styleId="CommentText">
    <w:name w:val="annotation text"/>
    <w:basedOn w:val="Normal"/>
    <w:link w:val="CommentTextChar"/>
    <w:uiPriority w:val="99"/>
    <w:unhideWhenUsed/>
    <w:rsid w:val="0085309E"/>
    <w:rPr>
      <w:sz w:val="20"/>
      <w:szCs w:val="20"/>
    </w:rPr>
  </w:style>
  <w:style w:type="character" w:customStyle="1" w:styleId="CommentTextChar">
    <w:name w:val="Comment Text Char"/>
    <w:basedOn w:val="DefaultParagraphFont"/>
    <w:link w:val="CommentText"/>
    <w:uiPriority w:val="99"/>
    <w:rsid w:val="0085309E"/>
    <w:rPr>
      <w:rFonts w:ascii="DengXian" w:eastAsia="DengXian" w:hAnsi="DengXian" w:cs="DengXian"/>
      <w:sz w:val="20"/>
      <w:szCs w:val="20"/>
      <w:lang w:val="en-US" w:eastAsia="zh-CN"/>
    </w:rPr>
  </w:style>
  <w:style w:type="paragraph" w:styleId="CommentSubject">
    <w:name w:val="annotation subject"/>
    <w:basedOn w:val="CommentText"/>
    <w:next w:val="CommentText"/>
    <w:link w:val="CommentSubjectChar"/>
    <w:uiPriority w:val="99"/>
    <w:semiHidden/>
    <w:unhideWhenUsed/>
    <w:rsid w:val="0085309E"/>
    <w:rPr>
      <w:b/>
      <w:bCs/>
    </w:rPr>
  </w:style>
  <w:style w:type="character" w:customStyle="1" w:styleId="CommentSubjectChar">
    <w:name w:val="Comment Subject Char"/>
    <w:basedOn w:val="CommentTextChar"/>
    <w:link w:val="CommentSubject"/>
    <w:uiPriority w:val="99"/>
    <w:semiHidden/>
    <w:rsid w:val="0085309E"/>
    <w:rPr>
      <w:rFonts w:ascii="DengXian" w:eastAsia="DengXian" w:hAnsi="DengXian" w:cs="DengXian"/>
      <w:b/>
      <w:bCs/>
      <w:sz w:val="20"/>
      <w:szCs w:val="20"/>
      <w:lang w:val="en-US" w:eastAsia="zh-CN"/>
    </w:rPr>
  </w:style>
  <w:style w:type="paragraph" w:customStyle="1" w:styleId="EndNoteBibliographyTitle">
    <w:name w:val="EndNote Bibliography Title"/>
    <w:basedOn w:val="Normal"/>
    <w:link w:val="EndNoteBibliographyTitleChar"/>
    <w:rsid w:val="00716688"/>
    <w:pPr>
      <w:jc w:val="center"/>
    </w:pPr>
    <w:rPr>
      <w:rFonts w:ascii="Calibri" w:hAnsi="Calibri" w:cs="Calibri"/>
      <w:noProof/>
      <w:sz w:val="20"/>
    </w:rPr>
  </w:style>
  <w:style w:type="character" w:customStyle="1" w:styleId="EndNoteBibliographyTitleChar">
    <w:name w:val="EndNote Bibliography Title Char"/>
    <w:basedOn w:val="DefaultParagraphFont"/>
    <w:link w:val="EndNoteBibliographyTitle"/>
    <w:rsid w:val="00716688"/>
    <w:rPr>
      <w:rFonts w:ascii="Calibri" w:eastAsia="DengXian" w:hAnsi="Calibri" w:cs="Calibri"/>
      <w:noProof/>
      <w:sz w:val="20"/>
      <w:szCs w:val="21"/>
      <w:lang w:val="en-US" w:eastAsia="zh-CN"/>
    </w:rPr>
  </w:style>
  <w:style w:type="paragraph" w:customStyle="1" w:styleId="EndNoteBibliography">
    <w:name w:val="EndNote Bibliography"/>
    <w:basedOn w:val="Normal"/>
    <w:link w:val="EndNoteBibliographyChar"/>
    <w:rsid w:val="00716688"/>
    <w:rPr>
      <w:rFonts w:ascii="Calibri" w:hAnsi="Calibri" w:cs="Calibri"/>
      <w:noProof/>
      <w:sz w:val="20"/>
    </w:rPr>
  </w:style>
  <w:style w:type="character" w:customStyle="1" w:styleId="EndNoteBibliographyChar">
    <w:name w:val="EndNote Bibliography Char"/>
    <w:basedOn w:val="DefaultParagraphFont"/>
    <w:link w:val="EndNoteBibliography"/>
    <w:rsid w:val="00716688"/>
    <w:rPr>
      <w:rFonts w:ascii="Calibri" w:eastAsia="DengXian" w:hAnsi="Calibri" w:cs="Calibri"/>
      <w:noProof/>
      <w:sz w:val="20"/>
      <w:szCs w:val="21"/>
      <w:lang w:val="en-US" w:eastAsia="zh-CN"/>
    </w:rPr>
  </w:style>
  <w:style w:type="character" w:styleId="FollowedHyperlink">
    <w:name w:val="FollowedHyperlink"/>
    <w:basedOn w:val="DefaultParagraphFont"/>
    <w:uiPriority w:val="99"/>
    <w:semiHidden/>
    <w:unhideWhenUsed/>
    <w:rsid w:val="00FE52E3"/>
    <w:rPr>
      <w:color w:val="954F72" w:themeColor="followedHyperlink"/>
      <w:u w:val="single"/>
    </w:rPr>
  </w:style>
  <w:style w:type="paragraph" w:customStyle="1" w:styleId="xmsonormal">
    <w:name w:val="x_msonormal"/>
    <w:basedOn w:val="Normal"/>
    <w:rsid w:val="00687CC8"/>
    <w:pPr>
      <w:widowControl/>
      <w:spacing w:before="100" w:beforeAutospacing="1" w:after="100" w:afterAutospacing="1"/>
      <w:jc w:val="left"/>
    </w:pPr>
    <w:rPr>
      <w:rFonts w:ascii="Times New Roman" w:eastAsia="Times New Roman" w:hAnsi="Times New Roman" w:cs="Times New Roman"/>
      <w:sz w:val="24"/>
      <w:szCs w:val="24"/>
      <w:lang w:val="en-GB" w:eastAsia="en-GB"/>
    </w:rPr>
  </w:style>
  <w:style w:type="paragraph" w:styleId="Revision">
    <w:name w:val="Revision"/>
    <w:hidden/>
    <w:uiPriority w:val="99"/>
    <w:semiHidden/>
    <w:rsid w:val="00605472"/>
    <w:pPr>
      <w:spacing w:after="0" w:line="240" w:lineRule="auto"/>
    </w:pPr>
    <w:rPr>
      <w:rFonts w:ascii="DengXian" w:eastAsia="DengXian" w:hAnsi="DengXian" w:cs="DengXian"/>
      <w:sz w:val="21"/>
      <w:szCs w:val="21"/>
      <w:lang w:val="en-US" w:eastAsia="zh-CN"/>
    </w:rPr>
  </w:style>
  <w:style w:type="character" w:customStyle="1" w:styleId="Heading1Char">
    <w:name w:val="Heading 1 Char"/>
    <w:basedOn w:val="DefaultParagraphFont"/>
    <w:link w:val="Heading1"/>
    <w:uiPriority w:val="9"/>
    <w:rsid w:val="004E50B1"/>
    <w:rPr>
      <w:rFonts w:asciiTheme="majorHAnsi" w:eastAsiaTheme="majorEastAsia" w:hAnsiTheme="majorHAnsi" w:cstheme="majorBidi"/>
      <w:color w:val="2F5496" w:themeColor="accent1" w:themeShade="BF"/>
      <w:sz w:val="32"/>
      <w:szCs w:val="32"/>
      <w:lang w:val="en-US" w:eastAsia="zh-CN"/>
    </w:rPr>
  </w:style>
  <w:style w:type="paragraph" w:styleId="BalloonText">
    <w:name w:val="Balloon Text"/>
    <w:basedOn w:val="Normal"/>
    <w:link w:val="BalloonTextChar"/>
    <w:uiPriority w:val="99"/>
    <w:semiHidden/>
    <w:unhideWhenUsed/>
    <w:rsid w:val="007162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62AE"/>
    <w:rPr>
      <w:rFonts w:ascii="Segoe UI" w:eastAsia="DengXian" w:hAnsi="Segoe UI" w:cs="Segoe UI"/>
      <w:sz w:val="18"/>
      <w:szCs w:val="18"/>
      <w:lang w:val="en-US" w:eastAsia="zh-CN"/>
    </w:rPr>
  </w:style>
  <w:style w:type="character" w:styleId="UnresolvedMention">
    <w:name w:val="Unresolved Mention"/>
    <w:basedOn w:val="DefaultParagraphFont"/>
    <w:uiPriority w:val="99"/>
    <w:semiHidden/>
    <w:unhideWhenUsed/>
    <w:rsid w:val="002D3343"/>
    <w:rPr>
      <w:color w:val="605E5C"/>
      <w:shd w:val="clear" w:color="auto" w:fill="E1DFDD"/>
    </w:rPr>
  </w:style>
  <w:style w:type="paragraph" w:styleId="NormalWeb">
    <w:name w:val="Normal (Web)"/>
    <w:basedOn w:val="Normal"/>
    <w:uiPriority w:val="99"/>
    <w:semiHidden/>
    <w:unhideWhenUsed/>
    <w:rsid w:val="003C3F83"/>
    <w:pPr>
      <w:widowControl/>
      <w:spacing w:before="100" w:beforeAutospacing="1" w:after="100" w:afterAutospacing="1"/>
      <w:jc w:val="left"/>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0668">
      <w:bodyDiv w:val="1"/>
      <w:marLeft w:val="0"/>
      <w:marRight w:val="0"/>
      <w:marTop w:val="0"/>
      <w:marBottom w:val="0"/>
      <w:divBdr>
        <w:top w:val="none" w:sz="0" w:space="0" w:color="auto"/>
        <w:left w:val="none" w:sz="0" w:space="0" w:color="auto"/>
        <w:bottom w:val="none" w:sz="0" w:space="0" w:color="auto"/>
        <w:right w:val="none" w:sz="0" w:space="0" w:color="auto"/>
      </w:divBdr>
    </w:div>
    <w:div w:id="311301416">
      <w:bodyDiv w:val="1"/>
      <w:marLeft w:val="0"/>
      <w:marRight w:val="0"/>
      <w:marTop w:val="0"/>
      <w:marBottom w:val="0"/>
      <w:divBdr>
        <w:top w:val="none" w:sz="0" w:space="0" w:color="auto"/>
        <w:left w:val="none" w:sz="0" w:space="0" w:color="auto"/>
        <w:bottom w:val="none" w:sz="0" w:space="0" w:color="auto"/>
        <w:right w:val="none" w:sz="0" w:space="0" w:color="auto"/>
      </w:divBdr>
    </w:div>
    <w:div w:id="624625086">
      <w:bodyDiv w:val="1"/>
      <w:marLeft w:val="0"/>
      <w:marRight w:val="0"/>
      <w:marTop w:val="0"/>
      <w:marBottom w:val="0"/>
      <w:divBdr>
        <w:top w:val="none" w:sz="0" w:space="0" w:color="auto"/>
        <w:left w:val="none" w:sz="0" w:space="0" w:color="auto"/>
        <w:bottom w:val="none" w:sz="0" w:space="0" w:color="auto"/>
        <w:right w:val="none" w:sz="0" w:space="0" w:color="auto"/>
      </w:divBdr>
    </w:div>
    <w:div w:id="921255122">
      <w:bodyDiv w:val="1"/>
      <w:marLeft w:val="0"/>
      <w:marRight w:val="0"/>
      <w:marTop w:val="0"/>
      <w:marBottom w:val="0"/>
      <w:divBdr>
        <w:top w:val="none" w:sz="0" w:space="0" w:color="auto"/>
        <w:left w:val="none" w:sz="0" w:space="0" w:color="auto"/>
        <w:bottom w:val="none" w:sz="0" w:space="0" w:color="auto"/>
        <w:right w:val="none" w:sz="0" w:space="0" w:color="auto"/>
      </w:divBdr>
    </w:div>
    <w:div w:id="981350840">
      <w:bodyDiv w:val="1"/>
      <w:marLeft w:val="0"/>
      <w:marRight w:val="0"/>
      <w:marTop w:val="0"/>
      <w:marBottom w:val="0"/>
      <w:divBdr>
        <w:top w:val="none" w:sz="0" w:space="0" w:color="auto"/>
        <w:left w:val="none" w:sz="0" w:space="0" w:color="auto"/>
        <w:bottom w:val="none" w:sz="0" w:space="0" w:color="auto"/>
        <w:right w:val="none" w:sz="0" w:space="0" w:color="auto"/>
      </w:divBdr>
    </w:div>
    <w:div w:id="1737316767">
      <w:bodyDiv w:val="1"/>
      <w:marLeft w:val="0"/>
      <w:marRight w:val="0"/>
      <w:marTop w:val="0"/>
      <w:marBottom w:val="0"/>
      <w:divBdr>
        <w:top w:val="none" w:sz="0" w:space="0" w:color="auto"/>
        <w:left w:val="none" w:sz="0" w:space="0" w:color="auto"/>
        <w:bottom w:val="none" w:sz="0" w:space="0" w:color="auto"/>
        <w:right w:val="none" w:sz="0" w:space="0" w:color="auto"/>
      </w:divBdr>
    </w:div>
    <w:div w:id="197152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enodo.org/" TargetMode="External"/><Relationship Id="rId117" Type="http://schemas.openxmlformats.org/officeDocument/2006/relationships/theme" Target="theme/theme1.xml"/><Relationship Id="rId21" Type="http://schemas.openxmlformats.org/officeDocument/2006/relationships/hyperlink" Target="https://doi.org/10.1038/nbt.3134" TargetMode="External"/><Relationship Id="rId42" Type="http://schemas.openxmlformats.org/officeDocument/2006/relationships/hyperlink" Target="https://docs.github.com/en/get-started/learning-about-github/types-of-github-accounts" TargetMode="External"/><Relationship Id="rId47" Type="http://schemas.openxmlformats.org/officeDocument/2006/relationships/hyperlink" Target="https://doi.org/10.1038/s41598-022-10376-9" TargetMode="External"/><Relationship Id="rId63" Type="http://schemas.openxmlformats.org/officeDocument/2006/relationships/hyperlink" Target="https://doi.org/10.1186/s13059-015-0850-7" TargetMode="External"/><Relationship Id="rId68" Type="http://schemas.openxmlformats.org/officeDocument/2006/relationships/hyperlink" Target="https://doi.org/10.12688/f1000research.29032.2" TargetMode="External"/><Relationship Id="rId84" Type="http://schemas.openxmlformats.org/officeDocument/2006/relationships/hyperlink" Target="https://doi.org/10.1186/1751-0473-8-7" TargetMode="External"/><Relationship Id="rId89" Type="http://schemas.openxmlformats.org/officeDocument/2006/relationships/hyperlink" Target="https://doi.org/10.7326/0003-4819-152-11-201006010-00232" TargetMode="External"/><Relationship Id="rId112" Type="http://schemas.openxmlformats.org/officeDocument/2006/relationships/hyperlink" Target="https://yaml.org/" TargetMode="External"/><Relationship Id="rId16" Type="http://schemas.openxmlformats.org/officeDocument/2006/relationships/hyperlink" Target="https://docs.anaconda.com/" TargetMode="External"/><Relationship Id="rId107" Type="http://schemas.openxmlformats.org/officeDocument/2006/relationships/hyperlink" Target="https://recognitionrewards.nl/wp-content/uploads/2020/12/position-paper-room-for-everyones-talent.pdf" TargetMode="External"/><Relationship Id="rId11" Type="http://schemas.openxmlformats.org/officeDocument/2006/relationships/image" Target="media/image3.png"/><Relationship Id="rId32" Type="http://schemas.openxmlformats.org/officeDocument/2006/relationships/hyperlink" Target="https://doi.org/10.1038/s41592-018-0137-5" TargetMode="External"/><Relationship Id="rId37" Type="http://schemas.openxmlformats.org/officeDocument/2006/relationships/hyperlink" Target="https://fairsharing.org/" TargetMode="External"/><Relationship Id="rId53" Type="http://schemas.openxmlformats.org/officeDocument/2006/relationships/hyperlink" Target="https://doi.org/10.1093/bioinformatics/btt113" TargetMode="External"/><Relationship Id="rId58" Type="http://schemas.openxmlformats.org/officeDocument/2006/relationships/hyperlink" Target="https://doi.org/10.1371/journal.pcbi.1010168" TargetMode="External"/><Relationship Id="rId74" Type="http://schemas.openxmlformats.org/officeDocument/2006/relationships/hyperlink" Target="https://opensource.org/licenses/" TargetMode="External"/><Relationship Id="rId79" Type="http://schemas.openxmlformats.org/officeDocument/2006/relationships/hyperlink" Target="https://doi.org/10.3389/fninf.2017.00076" TargetMode="External"/><Relationship Id="rId102" Type="http://schemas.openxmlformats.org/officeDocument/2006/relationships/hyperlink" Target="https://doi.org/10.1371/journal.pbio.2006022" TargetMode="External"/><Relationship Id="rId5" Type="http://schemas.openxmlformats.org/officeDocument/2006/relationships/webSettings" Target="webSettings.xml"/><Relationship Id="rId90" Type="http://schemas.openxmlformats.org/officeDocument/2006/relationships/hyperlink" Target="https://www.science.org/content/page/science-journals-editorial-policies" TargetMode="External"/><Relationship Id="rId95" Type="http://schemas.openxmlformats.org/officeDocument/2006/relationships/hyperlink" Target="https://doi.org/10.5334/jors.ay" TargetMode="External"/><Relationship Id="rId22" Type="http://schemas.openxmlformats.org/officeDocument/2006/relationships/hyperlink" Target="https://doi.org/10.1136/bmj.h5527" TargetMode="External"/><Relationship Id="rId27" Type="http://schemas.openxmlformats.org/officeDocument/2006/relationships/hyperlink" Target="https://doi.org/10.1371/journal.pone.0230697" TargetMode="External"/><Relationship Id="rId43" Type="http://schemas.openxmlformats.org/officeDocument/2006/relationships/hyperlink" Target="https://docs.github.com/en/get-started/learning-about-github/types-of-github-accounts" TargetMode="External"/><Relationship Id="rId48" Type="http://schemas.openxmlformats.org/officeDocument/2006/relationships/hyperlink" Target="https://doi.org/10.1371/journal.pcbi.1009481" TargetMode="External"/><Relationship Id="rId64" Type="http://schemas.openxmlformats.org/officeDocument/2006/relationships/hyperlink" Target="https://zenodo.org/record/7589725" TargetMode="External"/><Relationship Id="rId69" Type="http://schemas.openxmlformats.org/officeDocument/2006/relationships/hyperlink" Target="https://doi.org/doi:10.17226/25303" TargetMode="External"/><Relationship Id="rId113" Type="http://schemas.openxmlformats.org/officeDocument/2006/relationships/hyperlink" Target="https://doi.org/https://doi.org/10.1093/bib/bbad375" TargetMode="External"/><Relationship Id="rId80" Type="http://schemas.openxmlformats.org/officeDocument/2006/relationships/hyperlink" Target="https://journals.plos.org/ploscompbiol/s/materials-software-and-code-sharing" TargetMode="External"/><Relationship Id="rId85" Type="http://schemas.openxmlformats.org/officeDocument/2006/relationships/hyperlink" Target="https://doi.org/10.1093/nar/gkac1186" TargetMode="External"/><Relationship Id="rId12" Type="http://schemas.openxmlformats.org/officeDocument/2006/relationships/image" Target="media/image4.png"/><Relationship Id="rId17" Type="http://schemas.openxmlformats.org/officeDocument/2006/relationships/hyperlink" Target="https://doi.org/10.1038/nmeth.2564" TargetMode="External"/><Relationship Id="rId33" Type="http://schemas.openxmlformats.org/officeDocument/2006/relationships/hyperlink" Target="https://doi.org/10.1038/s41562-021-01190-w" TargetMode="External"/><Relationship Id="rId38" Type="http://schemas.openxmlformats.org/officeDocument/2006/relationships/hyperlink" Target="https://plato.stanford.edu/archives/sum2021/entries/scientific-reproducibility" TargetMode="External"/><Relationship Id="rId59" Type="http://schemas.openxmlformats.org/officeDocument/2006/relationships/hyperlink" Target="https://doi.org/10.1371/journal.pcbi.1006561" TargetMode="External"/><Relationship Id="rId103" Type="http://schemas.openxmlformats.org/officeDocument/2006/relationships/hyperlink" Target="https://doi.org/10.1016/j.patter.2020.100099" TargetMode="External"/><Relationship Id="rId108" Type="http://schemas.openxmlformats.org/officeDocument/2006/relationships/hyperlink" Target="https://doi.org/10.1371/journal.pcbi.1001122" TargetMode="External"/><Relationship Id="rId54" Type="http://schemas.openxmlformats.org/officeDocument/2006/relationships/hyperlink" Target="https://doi.org/10.1093/bib/bbw134" TargetMode="External"/><Relationship Id="rId70" Type="http://schemas.openxmlformats.org/officeDocument/2006/relationships/hyperlink" Target="https://www.nature.com/nature-portfolio/editorial-policies/reporting-standards" TargetMode="External"/><Relationship Id="rId75" Type="http://schemas.openxmlformats.org/officeDocument/2006/relationships/hyperlink" Target="https://osiris4r.eu/" TargetMode="External"/><Relationship Id="rId91" Type="http://schemas.openxmlformats.org/officeDocument/2006/relationships/hyperlink" Target="https://doi.org/10.1515/jib-2021-0021" TargetMode="External"/><Relationship Id="rId96" Type="http://schemas.openxmlformats.org/officeDocument/2006/relationships/hyperlink" Target="https://doi.org/10.1073/pnas.170829011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sphinx-doc.org/en/master/" TargetMode="External"/><Relationship Id="rId28" Type="http://schemas.openxmlformats.org/officeDocument/2006/relationships/hyperlink" Target="https://doi.org/10.1007/978-3-030-52200-1_36" TargetMode="External"/><Relationship Id="rId49" Type="http://schemas.openxmlformats.org/officeDocument/2006/relationships/hyperlink" Target="https://doi.org/10.1111/ceo.13943" TargetMode="External"/><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sfdora.org/" TargetMode="External"/><Relationship Id="rId44" Type="http://schemas.openxmlformats.org/officeDocument/2006/relationships/hyperlink" Target="https://doi.org/10.1016/j.cels.2018.03.014" TargetMode="External"/><Relationship Id="rId52" Type="http://schemas.openxmlformats.org/officeDocument/2006/relationships/hyperlink" Target="https://doi.org/10.1371/journal.pmed.0020124" TargetMode="External"/><Relationship Id="rId60" Type="http://schemas.openxmlformats.org/officeDocument/2006/relationships/hyperlink" Target="https://doi.org/10.18352/lq.10113" TargetMode="External"/><Relationship Id="rId65" Type="http://schemas.openxmlformats.org/officeDocument/2006/relationships/hyperlink" Target="https://doi.org/10.1007/s11538-018-0498-z" TargetMode="External"/><Relationship Id="rId73" Type="http://schemas.openxmlformats.org/officeDocument/2006/relationships/hyperlink" Target="https://doi.org/10.1371/journal.pcbi.1008316" TargetMode="External"/><Relationship Id="rId78" Type="http://schemas.openxmlformats.org/officeDocument/2006/relationships/hyperlink" Target="https://doi.org/10.1371/journal.pcbi.1004947" TargetMode="External"/><Relationship Id="rId81" Type="http://schemas.openxmlformats.org/officeDocument/2006/relationships/hyperlink" Target="https://doi.org/10.15252/embj.2018101215" TargetMode="External"/><Relationship Id="rId86" Type="http://schemas.openxmlformats.org/officeDocument/2006/relationships/hyperlink" Target="https://cran.r-project.org/web/packages/roxygen2/index.html" TargetMode="External"/><Relationship Id="rId94" Type="http://schemas.openxmlformats.org/officeDocument/2006/relationships/hyperlink" Target="https://icerm.brown.edu/topical_workshops/tw12-5-rcem/icerm_report.pdf" TargetMode="External"/><Relationship Id="rId99" Type="http://schemas.openxmlformats.org/officeDocument/2006/relationships/hyperlink" Target="https://doi.org/https://doi.org/10.48550/arXiv.2301.06007" TargetMode="External"/><Relationship Id="rId101" Type="http://schemas.openxmlformats.org/officeDocument/2006/relationships/hyperlink" Target="https://doi.org/10.15252/msb.20209982" TargetMode="External"/><Relationship Id="rId4" Type="http://schemas.openxmlformats.org/officeDocument/2006/relationships/settings" Target="settings.xml"/><Relationship Id="rId9" Type="http://schemas.openxmlformats.org/officeDocument/2006/relationships/hyperlink" Target="https://github.com/EDS-Bioinformatics-Laboratory/ENCORE" TargetMode="External"/><Relationship Id="rId13" Type="http://schemas.openxmlformats.org/officeDocument/2006/relationships/image" Target="media/image5.tiff"/><Relationship Id="rId18" Type="http://schemas.openxmlformats.org/officeDocument/2006/relationships/hyperlink" Target="https://doi.org/10.1038/s41597-022-01710-x" TargetMode="External"/><Relationship Id="rId39" Type="http://schemas.openxmlformats.org/officeDocument/2006/relationships/hyperlink" Target="https://figshare.com/" TargetMode="External"/><Relationship Id="rId109" Type="http://schemas.openxmlformats.org/officeDocument/2006/relationships/hyperlink" Target="https://doi.org/10.1038/sdata.2016.18" TargetMode="External"/><Relationship Id="rId34" Type="http://schemas.openxmlformats.org/officeDocument/2006/relationships/hyperlink" Target="https://doi.org/10.1038/s43588-022-00388-w" TargetMode="External"/><Relationship Id="rId50" Type="http://schemas.openxmlformats.org/officeDocument/2006/relationships/hyperlink" Target="https://doi.org/10.1186/s13063-020-04951-6" TargetMode="External"/><Relationship Id="rId55" Type="http://schemas.openxmlformats.org/officeDocument/2006/relationships/hyperlink" Target="https://doi.org/10.1136/bmjhci-2021-100438" TargetMode="External"/><Relationship Id="rId76" Type="http://schemas.openxmlformats.org/officeDocument/2006/relationships/hyperlink" Target="https://doi.org/10.1371/journal.pcbi.1007881" TargetMode="External"/><Relationship Id="rId97" Type="http://schemas.openxmlformats.org/officeDocument/2006/relationships/hyperlink" Target="https://doi.org/10.1038/s41746-019-0079-z" TargetMode="External"/><Relationship Id="rId104" Type="http://schemas.openxmlformats.org/officeDocument/2006/relationships/hyperlink" Target="https://doi.org/10.1007/s12471-017-1064-2" TargetMode="External"/><Relationship Id="rId7" Type="http://schemas.openxmlformats.org/officeDocument/2006/relationships/endnotes" Target="endnotes.xml"/><Relationship Id="rId71" Type="http://schemas.openxmlformats.org/officeDocument/2006/relationships/hyperlink" Target="https://www.nature.com/documents/nr-reporting-summary-flat.pdf" TargetMode="External"/><Relationship Id="rId92" Type="http://schemas.openxmlformats.org/officeDocument/2006/relationships/hyperlink" Target="https://doi.org/10.3390/data5020043" TargetMode="External"/><Relationship Id="rId2" Type="http://schemas.openxmlformats.org/officeDocument/2006/relationships/numbering" Target="numbering.xml"/><Relationship Id="rId29" Type="http://schemas.openxmlformats.org/officeDocument/2006/relationships/hyperlink" Target="https://doi.org/10.1038/nbt.3820" TargetMode="External"/><Relationship Id="rId24" Type="http://schemas.openxmlformats.org/officeDocument/2006/relationships/hyperlink" Target="https://doi.org/10.1093/gigascience/giaa056" TargetMode="External"/><Relationship Id="rId40" Type="http://schemas.openxmlformats.org/officeDocument/2006/relationships/hyperlink" Target="https://doi.org/10.1093/nar/gkac247" TargetMode="External"/><Relationship Id="rId45" Type="http://schemas.openxmlformats.org/officeDocument/2006/relationships/hyperlink" Target="https://doi.org/10.1038/s41592-018-0046-7" TargetMode="External"/><Relationship Id="rId66" Type="http://schemas.openxmlformats.org/officeDocument/2006/relationships/hyperlink" Target="https://doi.org/10.3389/fimmu.2020.620716" TargetMode="External"/><Relationship Id="rId87" Type="http://schemas.openxmlformats.org/officeDocument/2006/relationships/hyperlink" Target="https://doi.org/10.1371/journal.pcbi.1007007" TargetMode="External"/><Relationship Id="rId110" Type="http://schemas.openxmlformats.org/officeDocument/2006/relationships/hyperlink" Target="https://doi.org/10.1371/journal.pbio.1001745" TargetMode="External"/><Relationship Id="rId115" Type="http://schemas.openxmlformats.org/officeDocument/2006/relationships/fontTable" Target="fontTable.xml"/><Relationship Id="rId61" Type="http://schemas.openxmlformats.org/officeDocument/2006/relationships/hyperlink" Target="https://doi.org/10.1186/2041-1480-5-25" TargetMode="External"/><Relationship Id="rId82" Type="http://schemas.openxmlformats.org/officeDocument/2006/relationships/hyperlink" Target="https://www.python.org/doc/essays/styleguide/" TargetMode="External"/><Relationship Id="rId19" Type="http://schemas.openxmlformats.org/officeDocument/2006/relationships/hyperlink" Target="https://doi.org/10.1186/s12859-014-0369-z" TargetMode="External"/><Relationship Id="rId14" Type="http://schemas.openxmlformats.org/officeDocument/2006/relationships/image" Target="media/image6.tiff"/><Relationship Id="rId30" Type="http://schemas.openxmlformats.org/officeDocument/2006/relationships/hyperlink" Target="https://doi.org/10.1186/s13104-021-05875-3" TargetMode="External"/><Relationship Id="rId35" Type="http://schemas.openxmlformats.org/officeDocument/2006/relationships/hyperlink" Target="https://www.equator-network.org/about-us/what-is-a-reporting-guideline/" TargetMode="External"/><Relationship Id="rId56" Type="http://schemas.openxmlformats.org/officeDocument/2006/relationships/hyperlink" Target="https://doi.org/10.21105/jose.00144" TargetMode="External"/><Relationship Id="rId77" Type="http://schemas.openxmlformats.org/officeDocument/2006/relationships/hyperlink" Target="https://doi.org/10.1038/s41562-019-0629-z" TargetMode="External"/><Relationship Id="rId100" Type="http://schemas.openxmlformats.org/officeDocument/2006/relationships/hyperlink" Target="https://style.tidyverse.org/" TargetMode="External"/><Relationship Id="rId105" Type="http://schemas.openxmlformats.org/officeDocument/2006/relationships/hyperlink" Target="https://github.com/EDS-Bioinformatics-Laboratory/FSS-Navigator" TargetMode="External"/><Relationship Id="rId8" Type="http://schemas.openxmlformats.org/officeDocument/2006/relationships/image" Target="media/image1.png"/><Relationship Id="rId51" Type="http://schemas.openxmlformats.org/officeDocument/2006/relationships/hyperlink" Target="https://www.icmje.org/recommendations/browse/roles-and-responsibilities/defining-the-role-of-authors-and-contributors.html" TargetMode="External"/><Relationship Id="rId72" Type="http://schemas.openxmlformats.org/officeDocument/2006/relationships/hyperlink" Target="https://doi.org/10.1371/journal.pcbi.1000424" TargetMode="External"/><Relationship Id="rId93" Type="http://schemas.openxmlformats.org/officeDocument/2006/relationships/hyperlink" Target="https://doi.org/10.1146/annurev-statistics-010814-020127" TargetMode="External"/><Relationship Id="rId98" Type="http://schemas.openxmlformats.org/officeDocument/2006/relationships/hyperlink" Target="https://doi.org/10.1371/journal.pcbi.1005412" TargetMode="External"/><Relationship Id="rId3" Type="http://schemas.openxmlformats.org/officeDocument/2006/relationships/styles" Target="styles.xml"/><Relationship Id="rId25" Type="http://schemas.openxmlformats.org/officeDocument/2006/relationships/hyperlink" Target="https://doi.org/10.1371/journal.pcbi.1005871" TargetMode="External"/><Relationship Id="rId46" Type="http://schemas.openxmlformats.org/officeDocument/2006/relationships/hyperlink" Target="https://doi.org/10.1038/s41586-020-2766-y" TargetMode="External"/><Relationship Id="rId67" Type="http://schemas.openxmlformats.org/officeDocument/2006/relationships/hyperlink" Target="https://doi.org/10.1007/s10827-018-0702-z" TargetMode="External"/><Relationship Id="rId116" Type="http://schemas.microsoft.com/office/2011/relationships/people" Target="people.xml"/><Relationship Id="rId20" Type="http://schemas.openxmlformats.org/officeDocument/2006/relationships/hyperlink" Target="https://doi.org/10.1371/journal.pcbi.1004668" TargetMode="External"/><Relationship Id="rId41" Type="http://schemas.openxmlformats.org/officeDocument/2006/relationships/hyperlink" Target="https://doi.org/10.7717/peerj-cs.1023" TargetMode="External"/><Relationship Id="rId62" Type="http://schemas.openxmlformats.org/officeDocument/2006/relationships/hyperlink" Target="https://www.markdownguide.org/about/" TargetMode="External"/><Relationship Id="rId83" Type="http://schemas.openxmlformats.org/officeDocument/2006/relationships/hyperlink" Target="https://github.com/ropenscilabs/r2readthedocs/" TargetMode="External"/><Relationship Id="rId88" Type="http://schemas.openxmlformats.org/officeDocument/2006/relationships/hyperlink" Target="https://doi.org/10.1371/journal.pcbi.1003285" TargetMode="External"/><Relationship Id="rId111" Type="http://schemas.openxmlformats.org/officeDocument/2006/relationships/hyperlink" Target="https://doi.org/10.1371/journal.pcbi.1005510" TargetMode="External"/><Relationship Id="rId15" Type="http://schemas.openxmlformats.org/officeDocument/2006/relationships/image" Target="media/image7.png"/><Relationship Id="rId36" Type="http://schemas.openxmlformats.org/officeDocument/2006/relationships/hyperlink" Target="https://fair-software.eu/" TargetMode="External"/><Relationship Id="rId57" Type="http://schemas.openxmlformats.org/officeDocument/2006/relationships/hyperlink" Target="https://doi.org/10.12688/f1000research.11837.1" TargetMode="External"/><Relationship Id="rId106" Type="http://schemas.openxmlformats.org/officeDocument/2006/relationships/hyperlink" Target="https://doi.org/10.7326/0003-4819-147-8-200710160-00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B8729F7-1353-3445-A5DE-C0277DE96466}">
  <we:reference id="wa200002281" version="1.0.0.0" store="en-GB" storeType="OMEX"/>
  <we:alternateReferences>
    <we:reference id="WA200002281" version="1.0.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26C77-5267-49C4-A30B-5751F1C1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22531</Words>
  <Characters>124376</Characters>
  <Application>Microsoft Office Word</Application>
  <DocSecurity>0</DocSecurity>
  <Lines>2703</Lines>
  <Paragraphs>1650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van Kampen</dc:creator>
  <cp:keywords/>
  <dc:description/>
  <cp:lastModifiedBy>Kampen, A.H.C. van (Antoine)</cp:lastModifiedBy>
  <cp:revision>25</cp:revision>
  <cp:lastPrinted>2023-09-04T12:19:00Z</cp:lastPrinted>
  <dcterms:created xsi:type="dcterms:W3CDTF">2024-02-16T07:56:00Z</dcterms:created>
  <dcterms:modified xsi:type="dcterms:W3CDTF">2024-02-19T10:04:00Z</dcterms:modified>
</cp:coreProperties>
</file>